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E1B0" w14:textId="3F729204" w:rsidR="00152E27" w:rsidRPr="00152E27" w:rsidRDefault="00152E27" w:rsidP="00152E27">
      <w:pPr>
        <w:spacing w:after="480" w:line="240" w:lineRule="auto"/>
        <w:ind w:left="810"/>
        <w:rPr>
          <w:rFonts w:ascii="Arial" w:hAnsi="Arial" w:cs="Arial"/>
          <w:color w:val="A6A6A6" w:themeColor="background1" w:themeShade="A6"/>
          <w:sz w:val="56"/>
          <w:szCs w:val="56"/>
        </w:rPr>
      </w:pPr>
      <w:r>
        <w:rPr>
          <w:rFonts w:ascii="Arial" w:hAnsi="Arial" w:cs="Arial"/>
          <w:color w:val="595959" w:themeColor="text1" w:themeTint="A6"/>
          <w:sz w:val="56"/>
          <w:szCs w:val="56"/>
        </w:rPr>
        <w:t>City of Tekoa</w:t>
      </w:r>
      <w:r w:rsidR="006A7EE6" w:rsidRPr="00DE1C22">
        <w:rPr>
          <w:rFonts w:ascii="Arial" w:hAnsi="Arial" w:cs="Arial"/>
          <w:color w:val="808080" w:themeColor="background1" w:themeShade="80"/>
          <w:sz w:val="56"/>
          <w:szCs w:val="56"/>
        </w:rPr>
        <w:br/>
      </w:r>
      <w:r>
        <w:rPr>
          <w:rFonts w:ascii="Arial" w:hAnsi="Arial" w:cs="Arial"/>
          <w:color w:val="A6A6A6" w:themeColor="background1" w:themeShade="A6"/>
          <w:sz w:val="56"/>
          <w:szCs w:val="56"/>
        </w:rPr>
        <w:t xml:space="preserve">Wastewater </w:t>
      </w:r>
      <w:r w:rsidR="002269D6">
        <w:rPr>
          <w:rFonts w:ascii="Arial" w:hAnsi="Arial" w:cs="Arial"/>
          <w:color w:val="A6A6A6" w:themeColor="background1" w:themeShade="A6"/>
          <w:sz w:val="56"/>
          <w:szCs w:val="56"/>
        </w:rPr>
        <w:t>Treatment</w:t>
      </w:r>
      <w:r>
        <w:rPr>
          <w:rFonts w:ascii="Arial" w:hAnsi="Arial" w:cs="Arial"/>
          <w:color w:val="A6A6A6" w:themeColor="background1" w:themeShade="A6"/>
          <w:sz w:val="56"/>
          <w:szCs w:val="56"/>
        </w:rPr>
        <w:t xml:space="preserve"> Plant Facility Plan</w:t>
      </w:r>
    </w:p>
    <w:p w14:paraId="225063BA" w14:textId="77777777" w:rsidR="006A7EE6" w:rsidRDefault="006A7EE6" w:rsidP="006A7EE6">
      <w:pPr>
        <w:spacing w:after="480" w:line="240" w:lineRule="auto"/>
        <w:ind w:left="810"/>
        <w:rPr>
          <w:rFonts w:ascii="Arial" w:hAnsi="Arial" w:cs="Arial"/>
          <w:sz w:val="40"/>
        </w:rPr>
      </w:pPr>
    </w:p>
    <w:p w14:paraId="010EA45A" w14:textId="72B196BB" w:rsidR="006A7EE6" w:rsidRPr="00D75B83" w:rsidRDefault="006A7EE6" w:rsidP="006A7EE6">
      <w:pPr>
        <w:spacing w:after="480" w:line="240" w:lineRule="auto"/>
        <w:ind w:left="810"/>
        <w:rPr>
          <w:rFonts w:ascii="Arial" w:hAnsi="Arial" w:cs="Arial"/>
          <w:sz w:val="40"/>
        </w:rPr>
      </w:pPr>
      <w:r w:rsidRPr="00D75B83">
        <w:rPr>
          <w:rFonts w:ascii="Arial" w:hAnsi="Arial" w:cs="Arial"/>
          <w:noProof/>
        </w:rPr>
        <mc:AlternateContent>
          <mc:Choice Requires="wps">
            <w:drawing>
              <wp:anchor distT="0" distB="0" distL="114300" distR="114300" simplePos="0" relativeHeight="251669504" behindDoc="0" locked="0" layoutInCell="1" allowOverlap="1" wp14:anchorId="65781FE7" wp14:editId="4C6CDB47">
                <wp:simplePos x="0" y="0"/>
                <wp:positionH relativeFrom="column">
                  <wp:posOffset>518795</wp:posOffset>
                </wp:positionH>
                <wp:positionV relativeFrom="paragraph">
                  <wp:posOffset>410400</wp:posOffset>
                </wp:positionV>
                <wp:extent cx="2867025" cy="0"/>
                <wp:effectExtent l="0" t="19050" r="47625" b="38100"/>
                <wp:wrapNone/>
                <wp:docPr id="36" name="Straight Connector 36"/>
                <wp:cNvGraphicFramePr/>
                <a:graphic xmlns:a="http://schemas.openxmlformats.org/drawingml/2006/main">
                  <a:graphicData uri="http://schemas.microsoft.com/office/word/2010/wordprocessingShape">
                    <wps:wsp>
                      <wps:cNvCnPr/>
                      <wps:spPr>
                        <a:xfrm>
                          <a:off x="0" y="0"/>
                          <a:ext cx="2867025" cy="0"/>
                        </a:xfrm>
                        <a:prstGeom prst="line">
                          <a:avLst/>
                        </a:prstGeom>
                        <a:ln w="57150">
                          <a:solidFill>
                            <a:srgbClr val="3281B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F84C9" id="Straight Connector 3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5pt,32.3pt" to="266.6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" strokecolor="#3281b7" strokeweight="4.5pt">
                <v:stroke joinstyle="miter"/>
              </v:line>
            </w:pict>
          </mc:Fallback>
        </mc:AlternateContent>
      </w:r>
      <w:r>
        <w:rPr>
          <w:rFonts w:ascii="Arial" w:hAnsi="Arial" w:cs="Arial"/>
          <w:sz w:val="40"/>
        </w:rPr>
        <w:t>Engineering Report</w:t>
      </w:r>
    </w:p>
    <w:p w14:paraId="29C3B2A4" w14:textId="0571803F" w:rsidR="006A7EE6" w:rsidRDefault="00B72E76" w:rsidP="006A7EE6">
      <w:pPr>
        <w:spacing w:before="120" w:after="0" w:line="240" w:lineRule="auto"/>
        <w:ind w:left="806"/>
        <w:rPr>
          <w:rFonts w:ascii="Arial" w:hAnsi="Arial" w:cs="Arial"/>
          <w:b/>
          <w:sz w:val="24"/>
          <w:szCs w:val="24"/>
        </w:rPr>
      </w:pPr>
      <w:r>
        <w:rPr>
          <w:rFonts w:ascii="Arial" w:hAnsi="Arial" w:cs="Arial"/>
          <w:b/>
          <w:sz w:val="24"/>
          <w:szCs w:val="24"/>
        </w:rPr>
        <w:t xml:space="preserve">July </w:t>
      </w:r>
      <w:r w:rsidR="006A7EE6">
        <w:rPr>
          <w:rFonts w:ascii="Arial" w:hAnsi="Arial" w:cs="Arial"/>
          <w:b/>
          <w:sz w:val="24"/>
          <w:szCs w:val="24"/>
        </w:rPr>
        <w:t>202</w:t>
      </w:r>
      <w:r w:rsidR="00152E27">
        <w:rPr>
          <w:rFonts w:ascii="Arial" w:hAnsi="Arial" w:cs="Arial"/>
          <w:b/>
          <w:sz w:val="24"/>
          <w:szCs w:val="24"/>
        </w:rPr>
        <w:t>5</w:t>
      </w:r>
    </w:p>
    <w:p w14:paraId="53A8FBEB" w14:textId="22C4A1DB" w:rsidR="006A7EE6" w:rsidRPr="00AA3052" w:rsidRDefault="006A7EE6" w:rsidP="006A7EE6">
      <w:pPr>
        <w:spacing w:before="120" w:after="480" w:line="240" w:lineRule="auto"/>
        <w:ind w:left="806"/>
        <w:rPr>
          <w:rFonts w:ascii="Arial" w:hAnsi="Arial" w:cs="Arial"/>
          <w:b/>
          <w:sz w:val="24"/>
          <w:szCs w:val="24"/>
        </w:rPr>
      </w:pPr>
      <w:r>
        <w:rPr>
          <w:rFonts w:ascii="Arial" w:hAnsi="Arial" w:cs="Arial"/>
          <w:color w:val="808080" w:themeColor="background1" w:themeShade="80"/>
          <w:sz w:val="18"/>
          <w:szCs w:val="18"/>
        </w:rPr>
        <w:t>30</w:t>
      </w:r>
      <w:r w:rsidR="00152E27">
        <w:rPr>
          <w:rFonts w:ascii="Arial" w:hAnsi="Arial" w:cs="Arial"/>
          <w:color w:val="808080" w:themeColor="background1" w:themeShade="80"/>
          <w:sz w:val="18"/>
          <w:szCs w:val="18"/>
        </w:rPr>
        <w:t>393</w:t>
      </w:r>
      <w:r>
        <w:rPr>
          <w:rFonts w:ascii="Arial" w:hAnsi="Arial" w:cs="Arial"/>
          <w:color w:val="808080" w:themeColor="background1" w:themeShade="80"/>
          <w:sz w:val="18"/>
          <w:szCs w:val="18"/>
        </w:rPr>
        <w:t>.0</w:t>
      </w:r>
      <w:r w:rsidR="00152E27">
        <w:rPr>
          <w:rFonts w:ascii="Arial" w:hAnsi="Arial" w:cs="Arial"/>
          <w:color w:val="808080" w:themeColor="background1" w:themeShade="80"/>
          <w:sz w:val="18"/>
          <w:szCs w:val="18"/>
        </w:rPr>
        <w:t>41</w:t>
      </w:r>
      <w:r>
        <w:rPr>
          <w:rFonts w:ascii="Arial" w:hAnsi="Arial" w:cs="Arial"/>
          <w:color w:val="808080" w:themeColor="background1" w:themeShade="80"/>
          <w:sz w:val="18"/>
          <w:szCs w:val="18"/>
        </w:rPr>
        <w:t>.01</w:t>
      </w:r>
    </w:p>
    <w:p w14:paraId="14D55083" w14:textId="77777777" w:rsidR="006A7EE6" w:rsidRDefault="006A7EE6" w:rsidP="006A7EE6">
      <w:pPr>
        <w:tabs>
          <w:tab w:val="left" w:pos="6210"/>
        </w:tabs>
        <w:spacing w:before="360"/>
        <w:ind w:left="810"/>
        <w:rPr>
          <w:rFonts w:ascii="Arial" w:hAnsi="Arial" w:cs="Arial"/>
          <w:b/>
          <w:sz w:val="24"/>
          <w:szCs w:val="24"/>
        </w:rPr>
      </w:pPr>
    </w:p>
    <w:p w14:paraId="567E5D32" w14:textId="77777777" w:rsidR="006A7EE6" w:rsidRDefault="006A7EE6" w:rsidP="006A7EE6">
      <w:pPr>
        <w:tabs>
          <w:tab w:val="left" w:pos="6210"/>
        </w:tabs>
        <w:spacing w:before="360"/>
        <w:ind w:left="810"/>
        <w:rPr>
          <w:rFonts w:ascii="Arial" w:hAnsi="Arial" w:cs="Arial"/>
          <w:b/>
          <w:sz w:val="24"/>
          <w:szCs w:val="24"/>
        </w:rPr>
      </w:pPr>
    </w:p>
    <w:p w14:paraId="48CA3C6D" w14:textId="77777777" w:rsidR="006A7EE6" w:rsidRDefault="006A7EE6" w:rsidP="006A7EE6">
      <w:pPr>
        <w:tabs>
          <w:tab w:val="left" w:pos="6210"/>
        </w:tabs>
        <w:spacing w:before="360"/>
        <w:ind w:left="810"/>
        <w:rPr>
          <w:rFonts w:ascii="Arial" w:hAnsi="Arial" w:cs="Arial"/>
          <w:b/>
          <w:sz w:val="24"/>
          <w:szCs w:val="24"/>
        </w:rPr>
      </w:pPr>
      <w:r>
        <w:rPr>
          <w:rFonts w:ascii="Arial" w:hAnsi="Arial" w:cs="Arial"/>
          <w:b/>
          <w:sz w:val="24"/>
          <w:szCs w:val="24"/>
        </w:rPr>
        <w:tab/>
      </w:r>
    </w:p>
    <w:p w14:paraId="117D05B4" w14:textId="77777777" w:rsidR="006A7EE6" w:rsidRDefault="006A7EE6" w:rsidP="006A7EE6">
      <w:pPr>
        <w:spacing w:before="360"/>
        <w:rPr>
          <w:rFonts w:ascii="Arial" w:hAnsi="Arial" w:cs="Arial"/>
          <w:b/>
          <w:sz w:val="24"/>
          <w:szCs w:val="24"/>
        </w:rPr>
      </w:pPr>
    </w:p>
    <w:p w14:paraId="045097A5" w14:textId="24474108" w:rsidR="006A7EE6" w:rsidRDefault="006A7EE6" w:rsidP="006A7EE6">
      <w:pPr>
        <w:spacing w:before="360"/>
        <w:ind w:left="810"/>
        <w:rPr>
          <w:rFonts w:ascii="Arial" w:hAnsi="Arial" w:cs="Arial"/>
          <w:b/>
          <w:sz w:val="24"/>
          <w:szCs w:val="24"/>
        </w:rPr>
      </w:pPr>
    </w:p>
    <w:p w14:paraId="5C9689F9" w14:textId="77777777" w:rsidR="00874A77" w:rsidRDefault="00874A77" w:rsidP="006A7EE6">
      <w:pPr>
        <w:spacing w:before="360"/>
        <w:ind w:left="810"/>
        <w:rPr>
          <w:rFonts w:ascii="Arial" w:hAnsi="Arial" w:cs="Arial"/>
          <w:b/>
          <w:sz w:val="24"/>
          <w:szCs w:val="24"/>
        </w:rPr>
      </w:pPr>
    </w:p>
    <w:p w14:paraId="629AE6B0" w14:textId="4EB5C591" w:rsidR="006A7EE6" w:rsidRDefault="006A7EE6" w:rsidP="006A7EE6">
      <w:pPr>
        <w:spacing w:after="0" w:line="260" w:lineRule="exact"/>
        <w:ind w:left="810"/>
        <w:rPr>
          <w:rFonts w:ascii="Arial" w:hAnsi="Arial" w:cs="Arial"/>
          <w:b/>
          <w:sz w:val="24"/>
          <w:szCs w:val="24"/>
        </w:rPr>
      </w:pPr>
      <w:r w:rsidRPr="009F2CB3">
        <w:rPr>
          <w:rFonts w:ascii="Arial" w:hAnsi="Arial" w:cs="Arial"/>
          <w:b/>
          <w:sz w:val="24"/>
          <w:szCs w:val="24"/>
        </w:rPr>
        <w:t>Prepared for:</w:t>
      </w:r>
      <w:r w:rsidRPr="009F2CB3">
        <w:rPr>
          <w:rFonts w:ascii="Arial" w:hAnsi="Arial" w:cs="Arial"/>
          <w:b/>
          <w:sz w:val="24"/>
          <w:szCs w:val="24"/>
        </w:rPr>
        <w:br/>
      </w:r>
      <w:r w:rsidR="00152E27">
        <w:rPr>
          <w:rFonts w:ascii="Arial" w:hAnsi="Arial" w:cs="Arial"/>
          <w:bCs/>
          <w:sz w:val="20"/>
        </w:rPr>
        <w:t>The City of Tekoa</w:t>
      </w:r>
      <w:r w:rsidRPr="00DA7AAB">
        <w:rPr>
          <w:rFonts w:ascii="Arial" w:hAnsi="Arial" w:cs="Arial"/>
          <w:bCs/>
          <w:sz w:val="20"/>
        </w:rPr>
        <w:br/>
      </w:r>
      <w:r w:rsidRPr="00DA7AAB">
        <w:rPr>
          <w:rFonts w:ascii="Arial" w:hAnsi="Arial" w:cs="Arial"/>
          <w:bCs/>
          <w:sz w:val="20"/>
        </w:rPr>
        <w:br/>
      </w:r>
    </w:p>
    <w:p w14:paraId="6B90C9DF" w14:textId="48BD0D2E" w:rsidR="006A7EE6" w:rsidRDefault="006A7EE6" w:rsidP="006A7EE6">
      <w:pPr>
        <w:spacing w:after="0" w:line="260" w:lineRule="exact"/>
        <w:ind w:left="810"/>
        <w:rPr>
          <w:rFonts w:ascii="Arial" w:hAnsi="Arial" w:cs="Arial"/>
          <w:bCs/>
          <w:sz w:val="20"/>
        </w:rPr>
      </w:pPr>
      <w:r w:rsidRPr="009F2CB3">
        <w:rPr>
          <w:rFonts w:ascii="Arial" w:hAnsi="Arial" w:cs="Arial"/>
          <w:b/>
          <w:noProof/>
          <w:sz w:val="24"/>
          <w:szCs w:val="24"/>
        </w:rPr>
        <w:drawing>
          <wp:anchor distT="0" distB="0" distL="114300" distR="114300" simplePos="0" relativeHeight="251670528" behindDoc="0" locked="0" layoutInCell="1" allowOverlap="1" wp14:anchorId="0724FE06" wp14:editId="6A6F0E24">
            <wp:simplePos x="0" y="0"/>
            <wp:positionH relativeFrom="column">
              <wp:posOffset>4238625</wp:posOffset>
            </wp:positionH>
            <wp:positionV relativeFrom="paragraph">
              <wp:posOffset>29845</wp:posOffset>
            </wp:positionV>
            <wp:extent cx="1606550" cy="73342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70254D.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6550" cy="733425"/>
                    </a:xfrm>
                    <a:prstGeom prst="rect">
                      <a:avLst/>
                    </a:prstGeom>
                  </pic:spPr>
                </pic:pic>
              </a:graphicData>
            </a:graphic>
            <wp14:sizeRelH relativeFrom="page">
              <wp14:pctWidth>0</wp14:pctWidth>
            </wp14:sizeRelH>
            <wp14:sizeRelV relativeFrom="page">
              <wp14:pctHeight>0</wp14:pctHeight>
            </wp14:sizeRelV>
          </wp:anchor>
        </w:drawing>
      </w:r>
      <w:r w:rsidRPr="009F2CB3">
        <w:rPr>
          <w:rFonts w:ascii="Arial" w:hAnsi="Arial" w:cs="Arial"/>
          <w:b/>
          <w:sz w:val="24"/>
          <w:szCs w:val="24"/>
        </w:rPr>
        <w:t>Prepared by:</w:t>
      </w:r>
      <w:r w:rsidRPr="00DA7AAB">
        <w:rPr>
          <w:rFonts w:ascii="Arial" w:hAnsi="Arial" w:cs="Arial"/>
          <w:bCs/>
          <w:sz w:val="20"/>
        </w:rPr>
        <w:br/>
        <w:t>Century West Engineering</w:t>
      </w:r>
      <w:r w:rsidRPr="00DA7AAB">
        <w:rPr>
          <w:rFonts w:ascii="Arial" w:hAnsi="Arial" w:cs="Arial"/>
          <w:bCs/>
          <w:sz w:val="20"/>
        </w:rPr>
        <w:br/>
      </w:r>
      <w:r w:rsidR="00870D4A">
        <w:rPr>
          <w:rFonts w:ascii="Arial" w:hAnsi="Arial" w:cs="Arial"/>
          <w:bCs/>
          <w:sz w:val="20"/>
        </w:rPr>
        <w:t>11707 E Montgomery Drive</w:t>
      </w:r>
    </w:p>
    <w:p w14:paraId="2C9D6B58" w14:textId="129AB3E3" w:rsidR="006A7EE6" w:rsidRPr="00DA7AAB" w:rsidRDefault="00870D4A" w:rsidP="006A7EE6">
      <w:pPr>
        <w:spacing w:after="0" w:line="260" w:lineRule="exact"/>
        <w:ind w:left="810"/>
        <w:rPr>
          <w:rFonts w:ascii="Arial" w:hAnsi="Arial" w:cs="Arial"/>
          <w:bCs/>
          <w:sz w:val="20"/>
        </w:rPr>
      </w:pPr>
      <w:r>
        <w:rPr>
          <w:rFonts w:ascii="Arial" w:hAnsi="Arial" w:cs="Arial"/>
          <w:bCs/>
          <w:sz w:val="20"/>
        </w:rPr>
        <w:t>Spokane Valley, WA 99206</w:t>
      </w:r>
    </w:p>
    <w:p w14:paraId="2E2BE836" w14:textId="77777777" w:rsidR="006A7EE6" w:rsidRDefault="006A7EE6" w:rsidP="006A7EE6"/>
    <w:p w14:paraId="3313ED24" w14:textId="4A757831" w:rsidR="00C24782" w:rsidRDefault="00C24782" w:rsidP="00B9684F">
      <w:pPr>
        <w:spacing w:before="422" w:line="365" w:lineRule="exact"/>
        <w:jc w:val="center"/>
        <w:textAlignment w:val="baseline"/>
        <w:rPr>
          <w:rFonts w:cstheme="minorHAnsi"/>
          <w:b/>
          <w:caps/>
          <w:sz w:val="32"/>
          <w:szCs w:val="32"/>
        </w:rPr>
        <w:sectPr w:rsidR="00C24782">
          <w:pgSz w:w="12240" w:h="15840"/>
          <w:pgMar w:top="1440" w:right="1440" w:bottom="1440" w:left="1440" w:header="720" w:footer="720" w:gutter="0"/>
          <w:cols w:space="720"/>
          <w:docGrid w:linePitch="360"/>
        </w:sectPr>
      </w:pPr>
    </w:p>
    <w:p w14:paraId="7EE8C5E5" w14:textId="72EC2726" w:rsidR="00152E27" w:rsidRPr="00152E27" w:rsidRDefault="00152E27" w:rsidP="00C24782">
      <w:pPr>
        <w:spacing w:after="480" w:line="240" w:lineRule="auto"/>
        <w:rPr>
          <w:rFonts w:ascii="Arial" w:hAnsi="Arial" w:cs="Arial"/>
          <w:color w:val="A6A6A6" w:themeColor="background1" w:themeShade="A6"/>
          <w:sz w:val="52"/>
          <w:szCs w:val="52"/>
        </w:rPr>
      </w:pPr>
      <w:r>
        <w:rPr>
          <w:rFonts w:ascii="Arial" w:hAnsi="Arial" w:cs="Arial"/>
          <w:color w:val="595959" w:themeColor="text1" w:themeTint="A6"/>
          <w:sz w:val="52"/>
          <w:szCs w:val="52"/>
        </w:rPr>
        <w:lastRenderedPageBreak/>
        <w:t>City of Tekoa</w:t>
      </w:r>
      <w:r w:rsidR="00C24782" w:rsidRPr="00254CD9">
        <w:rPr>
          <w:rFonts w:ascii="Arial" w:hAnsi="Arial" w:cs="Arial"/>
          <w:color w:val="808080" w:themeColor="background1" w:themeShade="80"/>
          <w:sz w:val="52"/>
          <w:szCs w:val="52"/>
        </w:rPr>
        <w:br/>
      </w:r>
      <w:r>
        <w:rPr>
          <w:rFonts w:ascii="Arial" w:hAnsi="Arial" w:cs="Arial"/>
          <w:color w:val="A6A6A6" w:themeColor="background1" w:themeShade="A6"/>
          <w:sz w:val="52"/>
          <w:szCs w:val="52"/>
        </w:rPr>
        <w:t>Wastewater Treatment Plant Facility Plan</w:t>
      </w:r>
      <w:r w:rsidR="00C24782">
        <w:rPr>
          <w:rFonts w:ascii="Arial" w:hAnsi="Arial" w:cs="Arial"/>
          <w:color w:val="595959" w:themeColor="text1" w:themeTint="A6"/>
          <w:sz w:val="52"/>
          <w:szCs w:val="52"/>
        </w:rPr>
        <w:br/>
      </w:r>
    </w:p>
    <w:p w14:paraId="16789D31" w14:textId="53585604" w:rsidR="00034FEE" w:rsidRDefault="00C24782" w:rsidP="00C24782">
      <w:pPr>
        <w:spacing w:after="480" w:line="240" w:lineRule="auto"/>
        <w:rPr>
          <w:rFonts w:ascii="Arial" w:hAnsi="Arial" w:cs="Arial"/>
          <w:color w:val="808080" w:themeColor="background1" w:themeShade="80"/>
          <w:sz w:val="18"/>
          <w:szCs w:val="18"/>
        </w:rPr>
      </w:pPr>
      <w:r>
        <w:rPr>
          <w:rFonts w:ascii="Arial" w:hAnsi="Arial" w:cs="Arial"/>
          <w:color w:val="595959" w:themeColor="text1" w:themeTint="A6"/>
          <w:sz w:val="36"/>
          <w:szCs w:val="36"/>
        </w:rPr>
        <w:br/>
      </w:r>
      <w:r w:rsidR="00FB2567">
        <w:rPr>
          <w:rFonts w:ascii="Arial" w:hAnsi="Arial" w:cs="Arial"/>
          <w:color w:val="595959" w:themeColor="text1" w:themeTint="A6"/>
          <w:sz w:val="36"/>
          <w:szCs w:val="36"/>
        </w:rPr>
        <w:t>Engineering Report</w:t>
      </w:r>
      <w:r>
        <w:rPr>
          <w:rFonts w:ascii="Arial" w:hAnsi="Arial" w:cs="Arial"/>
          <w:color w:val="595959" w:themeColor="text1" w:themeTint="A6"/>
          <w:sz w:val="36"/>
          <w:szCs w:val="36"/>
        </w:rPr>
        <w:br/>
      </w:r>
      <w:r w:rsidR="00FB2567">
        <w:rPr>
          <w:rFonts w:ascii="Arial" w:hAnsi="Arial" w:cs="Arial"/>
          <w:color w:val="808080" w:themeColor="background1" w:themeShade="80"/>
          <w:sz w:val="18"/>
          <w:szCs w:val="18"/>
        </w:rPr>
        <w:t>30</w:t>
      </w:r>
      <w:r w:rsidR="00152E27">
        <w:rPr>
          <w:rFonts w:ascii="Arial" w:hAnsi="Arial" w:cs="Arial"/>
          <w:color w:val="808080" w:themeColor="background1" w:themeShade="80"/>
          <w:sz w:val="18"/>
          <w:szCs w:val="18"/>
        </w:rPr>
        <w:t>393</w:t>
      </w:r>
      <w:r w:rsidR="00FB2567">
        <w:rPr>
          <w:rFonts w:ascii="Arial" w:hAnsi="Arial" w:cs="Arial"/>
          <w:color w:val="808080" w:themeColor="background1" w:themeShade="80"/>
          <w:sz w:val="18"/>
          <w:szCs w:val="18"/>
        </w:rPr>
        <w:t>.0</w:t>
      </w:r>
      <w:r w:rsidR="00152E27">
        <w:rPr>
          <w:rFonts w:ascii="Arial" w:hAnsi="Arial" w:cs="Arial"/>
          <w:color w:val="808080" w:themeColor="background1" w:themeShade="80"/>
          <w:sz w:val="18"/>
          <w:szCs w:val="18"/>
        </w:rPr>
        <w:t>41</w:t>
      </w:r>
      <w:r w:rsidR="00FB2567">
        <w:rPr>
          <w:rFonts w:ascii="Arial" w:hAnsi="Arial" w:cs="Arial"/>
          <w:color w:val="808080" w:themeColor="background1" w:themeShade="80"/>
          <w:sz w:val="18"/>
          <w:szCs w:val="18"/>
        </w:rPr>
        <w:t>.01</w:t>
      </w:r>
    </w:p>
    <w:p w14:paraId="3EA938F3" w14:textId="77777777" w:rsidR="00034FEE" w:rsidRDefault="00034FEE" w:rsidP="00C24782">
      <w:pPr>
        <w:spacing w:after="480" w:line="240" w:lineRule="auto"/>
        <w:rPr>
          <w:rFonts w:ascii="Arial" w:hAnsi="Arial" w:cs="Arial"/>
          <w:color w:val="808080" w:themeColor="background1" w:themeShade="80"/>
          <w:sz w:val="18"/>
          <w:szCs w:val="18"/>
        </w:rPr>
      </w:pPr>
    </w:p>
    <w:tbl>
      <w:tblPr>
        <w:tblStyle w:val="TableGrid"/>
        <w:tblpPr w:leftFromText="187" w:rightFromText="187" w:vertAnchor="text" w:horzAnchor="margin" w:tblpX="-180" w:tblpY="3358"/>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5"/>
        <w:gridCol w:w="5075"/>
      </w:tblGrid>
      <w:tr w:rsidR="00034FEE" w14:paraId="3A90C005" w14:textId="77777777" w:rsidTr="001117B9">
        <w:trPr>
          <w:trHeight w:val="2101"/>
        </w:trPr>
        <w:tc>
          <w:tcPr>
            <w:tcW w:w="5095" w:type="dxa"/>
          </w:tcPr>
          <w:p w14:paraId="6EE77736" w14:textId="77777777" w:rsidR="00034FEE" w:rsidRDefault="00034FEE" w:rsidP="001117B9">
            <w:pPr>
              <w:spacing w:line="260" w:lineRule="exact"/>
              <w:rPr>
                <w:rFonts w:ascii="Arial" w:hAnsi="Arial" w:cs="Arial"/>
                <w:b/>
                <w:sz w:val="20"/>
              </w:rPr>
            </w:pPr>
          </w:p>
          <w:p w14:paraId="40D53CB7" w14:textId="10440829" w:rsidR="00034FEE" w:rsidRDefault="00034FEE" w:rsidP="001117B9">
            <w:pPr>
              <w:spacing w:after="0" w:line="260" w:lineRule="exact"/>
              <w:rPr>
                <w:rFonts w:ascii="Arial" w:hAnsi="Arial" w:cs="Arial"/>
                <w:b/>
                <w:sz w:val="20"/>
              </w:rPr>
            </w:pPr>
            <w:r>
              <w:rPr>
                <w:rFonts w:ascii="Arial" w:hAnsi="Arial" w:cs="Arial"/>
                <w:b/>
                <w:sz w:val="20"/>
              </w:rPr>
              <w:br/>
            </w:r>
          </w:p>
          <w:p w14:paraId="1CF9CD1C" w14:textId="363E7833" w:rsidR="00034FEE" w:rsidRDefault="00034FEE" w:rsidP="001117B9">
            <w:pPr>
              <w:spacing w:after="0" w:line="260" w:lineRule="exact"/>
              <w:rPr>
                <w:rFonts w:ascii="Arial" w:hAnsi="Arial" w:cs="Arial"/>
                <w:b/>
                <w:sz w:val="20"/>
              </w:rPr>
            </w:pPr>
          </w:p>
          <w:p w14:paraId="15960BE1" w14:textId="385277ED" w:rsidR="00034FEE" w:rsidRDefault="00034FEE" w:rsidP="001117B9">
            <w:pPr>
              <w:spacing w:after="0" w:line="260" w:lineRule="exact"/>
              <w:rPr>
                <w:rFonts w:ascii="Arial" w:hAnsi="Arial" w:cs="Arial"/>
                <w:b/>
                <w:sz w:val="20"/>
              </w:rPr>
            </w:pPr>
          </w:p>
          <w:p w14:paraId="382904AF" w14:textId="18A57043" w:rsidR="00034FEE" w:rsidRDefault="00034FEE" w:rsidP="001117B9">
            <w:pPr>
              <w:spacing w:after="0" w:line="260" w:lineRule="exact"/>
              <w:rPr>
                <w:rFonts w:ascii="Arial" w:hAnsi="Arial" w:cs="Arial"/>
                <w:b/>
                <w:sz w:val="20"/>
              </w:rPr>
            </w:pPr>
          </w:p>
          <w:p w14:paraId="3C74E204" w14:textId="77777777" w:rsidR="00034FEE" w:rsidRDefault="00034FEE" w:rsidP="001117B9">
            <w:pPr>
              <w:spacing w:after="0" w:line="260" w:lineRule="exact"/>
              <w:rPr>
                <w:rFonts w:ascii="Arial" w:hAnsi="Arial" w:cs="Arial"/>
                <w:b/>
                <w:sz w:val="20"/>
              </w:rPr>
            </w:pPr>
          </w:p>
          <w:p w14:paraId="2F2A8C87" w14:textId="77777777" w:rsidR="00874A77" w:rsidRDefault="00874A77" w:rsidP="001117B9">
            <w:pPr>
              <w:spacing w:after="0" w:line="260" w:lineRule="exact"/>
              <w:rPr>
                <w:rFonts w:ascii="Arial" w:hAnsi="Arial" w:cs="Arial"/>
                <w:b/>
                <w:sz w:val="20"/>
              </w:rPr>
            </w:pPr>
          </w:p>
          <w:p w14:paraId="6EA156E7" w14:textId="0449F3D7" w:rsidR="00874A77" w:rsidRDefault="00034FEE" w:rsidP="001117B9">
            <w:pPr>
              <w:spacing w:after="0" w:line="260" w:lineRule="exact"/>
              <w:rPr>
                <w:rFonts w:ascii="Arial" w:hAnsi="Arial" w:cs="Arial"/>
                <w:bCs/>
                <w:sz w:val="20"/>
              </w:rPr>
            </w:pPr>
            <w:r w:rsidRPr="00DA7AAB">
              <w:rPr>
                <w:rFonts w:ascii="Arial" w:hAnsi="Arial" w:cs="Arial"/>
                <w:b/>
                <w:sz w:val="20"/>
              </w:rPr>
              <w:t>Prepared for:</w:t>
            </w:r>
            <w:r w:rsidRPr="00DA7AAB">
              <w:rPr>
                <w:rFonts w:ascii="Arial" w:hAnsi="Arial" w:cs="Arial"/>
                <w:bCs/>
                <w:sz w:val="20"/>
              </w:rPr>
              <w:br/>
            </w:r>
            <w:r w:rsidR="00152E27">
              <w:rPr>
                <w:rFonts w:ascii="Arial" w:hAnsi="Arial" w:cs="Arial"/>
                <w:bCs/>
                <w:sz w:val="20"/>
              </w:rPr>
              <w:t>The City of Tekoa</w:t>
            </w:r>
          </w:p>
          <w:p w14:paraId="4F871A1D" w14:textId="0DEA3FE1" w:rsidR="00034FEE" w:rsidRDefault="00034FEE" w:rsidP="001117B9">
            <w:pPr>
              <w:spacing w:after="0" w:line="260" w:lineRule="exact"/>
              <w:rPr>
                <w:rFonts w:ascii="Arial" w:hAnsi="Arial" w:cs="Arial"/>
                <w:bCs/>
                <w:sz w:val="20"/>
              </w:rPr>
            </w:pPr>
            <w:r w:rsidRPr="00DA7AAB">
              <w:rPr>
                <w:rFonts w:ascii="Arial" w:hAnsi="Arial" w:cs="Arial"/>
                <w:bCs/>
                <w:sz w:val="20"/>
              </w:rPr>
              <w:br/>
            </w:r>
            <w:r w:rsidRPr="00DA7AAB">
              <w:rPr>
                <w:rFonts w:ascii="Arial" w:hAnsi="Arial" w:cs="Arial"/>
                <w:bCs/>
                <w:sz w:val="20"/>
              </w:rPr>
              <w:br/>
            </w:r>
            <w:r w:rsidRPr="00DA7AAB">
              <w:rPr>
                <w:rFonts w:ascii="Arial" w:hAnsi="Arial" w:cs="Arial"/>
                <w:b/>
                <w:sz w:val="20"/>
              </w:rPr>
              <w:t>Prepared by:</w:t>
            </w:r>
            <w:r w:rsidRPr="00DA7AAB">
              <w:rPr>
                <w:rFonts w:ascii="Arial" w:hAnsi="Arial" w:cs="Arial"/>
                <w:bCs/>
                <w:sz w:val="20"/>
              </w:rPr>
              <w:br/>
              <w:t>Century West Engineering</w:t>
            </w:r>
            <w:r w:rsidRPr="00DA7AAB">
              <w:rPr>
                <w:rFonts w:ascii="Arial" w:hAnsi="Arial" w:cs="Arial"/>
                <w:bCs/>
                <w:sz w:val="20"/>
              </w:rPr>
              <w:br/>
            </w:r>
            <w:r>
              <w:rPr>
                <w:rFonts w:ascii="Arial" w:hAnsi="Arial" w:cs="Arial"/>
                <w:bCs/>
                <w:sz w:val="20"/>
              </w:rPr>
              <w:t>11707 E Montgomery Drive</w:t>
            </w:r>
          </w:p>
          <w:p w14:paraId="11317DE4" w14:textId="3C9CFD66" w:rsidR="00034FEE" w:rsidRPr="004219E9" w:rsidRDefault="00034FEE" w:rsidP="004219E9">
            <w:pPr>
              <w:spacing w:after="0" w:line="260" w:lineRule="exact"/>
              <w:rPr>
                <w:rFonts w:ascii="Arial" w:hAnsi="Arial" w:cs="Arial"/>
                <w:bCs/>
                <w:sz w:val="20"/>
              </w:rPr>
            </w:pPr>
            <w:r>
              <w:rPr>
                <w:rFonts w:ascii="Arial" w:hAnsi="Arial" w:cs="Arial"/>
                <w:bCs/>
                <w:sz w:val="20"/>
              </w:rPr>
              <w:t>Spokane Valley, WA 99206</w:t>
            </w:r>
          </w:p>
        </w:tc>
        <w:tc>
          <w:tcPr>
            <w:tcW w:w="5075" w:type="dxa"/>
          </w:tcPr>
          <w:p w14:paraId="32B73C4A" w14:textId="7257AE41" w:rsidR="00034FEE" w:rsidRDefault="00034FEE" w:rsidP="001117B9">
            <w:pPr>
              <w:rPr>
                <w:sz w:val="32"/>
              </w:rPr>
            </w:pPr>
            <w:r>
              <w:rPr>
                <w:noProof/>
              </w:rPr>
              <w:drawing>
                <wp:anchor distT="0" distB="0" distL="114300" distR="114300" simplePos="0" relativeHeight="251672576" behindDoc="0" locked="0" layoutInCell="1" allowOverlap="1" wp14:anchorId="5E235130" wp14:editId="194AECE7">
                  <wp:simplePos x="0" y="0"/>
                  <wp:positionH relativeFrom="column">
                    <wp:posOffset>1357096</wp:posOffset>
                  </wp:positionH>
                  <wp:positionV relativeFrom="paragraph">
                    <wp:posOffset>2055799</wp:posOffset>
                  </wp:positionV>
                  <wp:extent cx="1606550" cy="733425"/>
                  <wp:effectExtent l="0" t="0" r="0" b="952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70254D.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6550" cy="733425"/>
                          </a:xfrm>
                          <a:prstGeom prst="rect">
                            <a:avLst/>
                          </a:prstGeom>
                        </pic:spPr>
                      </pic:pic>
                    </a:graphicData>
                  </a:graphic>
                  <wp14:sizeRelH relativeFrom="page">
                    <wp14:pctWidth>0</wp14:pctWidth>
                  </wp14:sizeRelH>
                  <wp14:sizeRelV relativeFrom="page">
                    <wp14:pctHeight>0</wp14:pctHeight>
                  </wp14:sizeRelV>
                </wp:anchor>
              </w:drawing>
            </w:r>
          </w:p>
        </w:tc>
      </w:tr>
    </w:tbl>
    <w:p w14:paraId="73DF78DC" w14:textId="603B5258" w:rsidR="002A6CFB" w:rsidRDefault="002A6CFB" w:rsidP="00C24782">
      <w:pPr>
        <w:spacing w:after="480" w:line="240" w:lineRule="auto"/>
        <w:rPr>
          <w:rFonts w:ascii="Arial" w:hAnsi="Arial" w:cs="Arial"/>
          <w:color w:val="808080" w:themeColor="background1" w:themeShade="80"/>
          <w:sz w:val="18"/>
          <w:szCs w:val="18"/>
        </w:rPr>
      </w:pPr>
    </w:p>
    <w:p w14:paraId="5ED2D5C1" w14:textId="77777777" w:rsidR="002A6CFB" w:rsidRDefault="002A6CFB">
      <w:pPr>
        <w:spacing w:after="160" w:line="259"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br w:type="page"/>
      </w:r>
    </w:p>
    <w:p w14:paraId="105EDD2A" w14:textId="77777777" w:rsidR="000C19A5" w:rsidRPr="00591649" w:rsidRDefault="000C19A5" w:rsidP="00591649">
      <w:pPr>
        <w:pStyle w:val="TableofContents"/>
      </w:pPr>
      <w:r w:rsidRPr="00591649">
        <w:lastRenderedPageBreak/>
        <w:t>Table of Contents</w:t>
      </w:r>
    </w:p>
    <w:sdt>
      <w:sdtPr>
        <w:rPr>
          <w:rFonts w:asciiTheme="minorHAnsi" w:eastAsia="Calibri" w:hAnsiTheme="minorHAnsi" w:cs="Times New Roman"/>
          <w:b w:val="0"/>
          <w:caps w:val="0"/>
        </w:rPr>
        <w:id w:val="572477925"/>
        <w:docPartObj>
          <w:docPartGallery w:val="Table of Contents"/>
          <w:docPartUnique/>
        </w:docPartObj>
      </w:sdtPr>
      <w:sdtEndPr>
        <w:rPr>
          <w:rFonts w:ascii="Calibri" w:eastAsiaTheme="minorHAnsi" w:hAnsi="Calibri" w:cstheme="minorBidi"/>
          <w:b/>
          <w:caps/>
        </w:rPr>
      </w:sdtEndPr>
      <w:sdtContent>
        <w:p w14:paraId="759EEA65" w14:textId="6CE4814A" w:rsidR="00713818" w:rsidRDefault="003064B6">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r>
            <w:rPr>
              <w:bCs/>
              <w:caps w:val="0"/>
              <w:noProof/>
            </w:rPr>
            <w:fldChar w:fldCharType="begin"/>
          </w:r>
          <w:r>
            <w:rPr>
              <w:bCs/>
              <w:caps w:val="0"/>
              <w:noProof/>
            </w:rPr>
            <w:instrText xml:space="preserve"> TOC \o "2-3" \h \z \u \t "Heading 1,1" </w:instrText>
          </w:r>
          <w:r>
            <w:rPr>
              <w:bCs/>
              <w:caps w:val="0"/>
              <w:noProof/>
            </w:rPr>
            <w:fldChar w:fldCharType="separate"/>
          </w:r>
          <w:hyperlink w:anchor="_Toc204171833" w:history="1">
            <w:r w:rsidR="00713818" w:rsidRPr="00A232B5">
              <w:rPr>
                <w:rStyle w:val="Hyperlink"/>
                <w:noProof/>
              </w:rPr>
              <w:t>1</w:t>
            </w:r>
            <w:r w:rsidR="00713818">
              <w:rPr>
                <w:rFonts w:asciiTheme="minorHAnsi" w:eastAsiaTheme="minorEastAsia" w:hAnsiTheme="minorHAnsi"/>
                <w:b w:val="0"/>
                <w:caps w:val="0"/>
                <w:noProof/>
                <w:kern w:val="2"/>
                <w:sz w:val="24"/>
                <w:szCs w:val="24"/>
                <w14:ligatures w14:val="standardContextual"/>
              </w:rPr>
              <w:tab/>
            </w:r>
            <w:r w:rsidR="00713818" w:rsidRPr="00A232B5">
              <w:rPr>
                <w:rStyle w:val="Hyperlink"/>
                <w:noProof/>
              </w:rPr>
              <w:t>INTRODUCTION</w:t>
            </w:r>
            <w:r w:rsidR="00713818">
              <w:rPr>
                <w:noProof/>
                <w:webHidden/>
              </w:rPr>
              <w:tab/>
            </w:r>
            <w:r w:rsidR="00713818">
              <w:rPr>
                <w:noProof/>
                <w:webHidden/>
              </w:rPr>
              <w:fldChar w:fldCharType="begin"/>
            </w:r>
            <w:r w:rsidR="00713818">
              <w:rPr>
                <w:noProof/>
                <w:webHidden/>
              </w:rPr>
              <w:instrText xml:space="preserve"> PAGEREF _Toc204171833 \h </w:instrText>
            </w:r>
            <w:r w:rsidR="00713818">
              <w:rPr>
                <w:noProof/>
                <w:webHidden/>
              </w:rPr>
            </w:r>
            <w:r w:rsidR="00713818">
              <w:rPr>
                <w:noProof/>
                <w:webHidden/>
              </w:rPr>
              <w:fldChar w:fldCharType="separate"/>
            </w:r>
            <w:r w:rsidR="00713818">
              <w:rPr>
                <w:noProof/>
                <w:webHidden/>
              </w:rPr>
              <w:t>19</w:t>
            </w:r>
            <w:r w:rsidR="00713818">
              <w:rPr>
                <w:noProof/>
                <w:webHidden/>
              </w:rPr>
              <w:fldChar w:fldCharType="end"/>
            </w:r>
          </w:hyperlink>
        </w:p>
        <w:p w14:paraId="6C9325B7" w14:textId="77C6E2FA"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34" w:history="1">
            <w:r w:rsidRPr="00A232B5">
              <w:rPr>
                <w:rStyle w:val="Hyperlink"/>
                <w:noProof/>
              </w:rPr>
              <w:t>1.1</w:t>
            </w:r>
            <w:r>
              <w:rPr>
                <w:rFonts w:eastAsiaTheme="minorEastAsia"/>
                <w:noProof/>
                <w:kern w:val="2"/>
                <w:sz w:val="24"/>
                <w:szCs w:val="24"/>
                <w14:ligatures w14:val="standardContextual"/>
              </w:rPr>
              <w:tab/>
            </w:r>
            <w:r w:rsidRPr="00A232B5">
              <w:rPr>
                <w:rStyle w:val="Hyperlink"/>
                <w:noProof/>
              </w:rPr>
              <w:t>Regulatory Requirements</w:t>
            </w:r>
            <w:r>
              <w:rPr>
                <w:noProof/>
                <w:webHidden/>
              </w:rPr>
              <w:tab/>
            </w:r>
            <w:r>
              <w:rPr>
                <w:noProof/>
                <w:webHidden/>
              </w:rPr>
              <w:fldChar w:fldCharType="begin"/>
            </w:r>
            <w:r>
              <w:rPr>
                <w:noProof/>
                <w:webHidden/>
              </w:rPr>
              <w:instrText xml:space="preserve"> PAGEREF _Toc204171834 \h </w:instrText>
            </w:r>
            <w:r>
              <w:rPr>
                <w:noProof/>
                <w:webHidden/>
              </w:rPr>
            </w:r>
            <w:r>
              <w:rPr>
                <w:noProof/>
                <w:webHidden/>
              </w:rPr>
              <w:fldChar w:fldCharType="separate"/>
            </w:r>
            <w:r>
              <w:rPr>
                <w:noProof/>
                <w:webHidden/>
              </w:rPr>
              <w:t>19</w:t>
            </w:r>
            <w:r>
              <w:rPr>
                <w:noProof/>
                <w:webHidden/>
              </w:rPr>
              <w:fldChar w:fldCharType="end"/>
            </w:r>
          </w:hyperlink>
        </w:p>
        <w:p w14:paraId="641AD597" w14:textId="74233222"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35" w:history="1">
            <w:r w:rsidRPr="00A232B5">
              <w:rPr>
                <w:rStyle w:val="Hyperlink"/>
                <w:noProof/>
              </w:rPr>
              <w:t>1.2</w:t>
            </w:r>
            <w:r>
              <w:rPr>
                <w:rFonts w:eastAsiaTheme="minorEastAsia"/>
                <w:noProof/>
                <w:kern w:val="2"/>
                <w:sz w:val="24"/>
                <w:szCs w:val="24"/>
                <w14:ligatures w14:val="standardContextual"/>
              </w:rPr>
              <w:tab/>
            </w:r>
            <w:r w:rsidRPr="00A232B5">
              <w:rPr>
                <w:rStyle w:val="Hyperlink"/>
                <w:noProof/>
              </w:rPr>
              <w:t>Agency Information</w:t>
            </w:r>
            <w:r>
              <w:rPr>
                <w:noProof/>
                <w:webHidden/>
              </w:rPr>
              <w:tab/>
            </w:r>
            <w:r>
              <w:rPr>
                <w:noProof/>
                <w:webHidden/>
              </w:rPr>
              <w:fldChar w:fldCharType="begin"/>
            </w:r>
            <w:r>
              <w:rPr>
                <w:noProof/>
                <w:webHidden/>
              </w:rPr>
              <w:instrText xml:space="preserve"> PAGEREF _Toc204171835 \h </w:instrText>
            </w:r>
            <w:r>
              <w:rPr>
                <w:noProof/>
                <w:webHidden/>
              </w:rPr>
            </w:r>
            <w:r>
              <w:rPr>
                <w:noProof/>
                <w:webHidden/>
              </w:rPr>
              <w:fldChar w:fldCharType="separate"/>
            </w:r>
            <w:r>
              <w:rPr>
                <w:noProof/>
                <w:webHidden/>
              </w:rPr>
              <w:t>20</w:t>
            </w:r>
            <w:r>
              <w:rPr>
                <w:noProof/>
                <w:webHidden/>
              </w:rPr>
              <w:fldChar w:fldCharType="end"/>
            </w:r>
          </w:hyperlink>
        </w:p>
        <w:p w14:paraId="7480E249" w14:textId="18E83DE3"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36" w:history="1">
            <w:r w:rsidRPr="00A232B5">
              <w:rPr>
                <w:rStyle w:val="Hyperlink"/>
                <w:noProof/>
              </w:rPr>
              <w:t>1.3</w:t>
            </w:r>
            <w:r>
              <w:rPr>
                <w:rFonts w:eastAsiaTheme="minorEastAsia"/>
                <w:noProof/>
                <w:kern w:val="2"/>
                <w:sz w:val="24"/>
                <w:szCs w:val="24"/>
                <w14:ligatures w14:val="standardContextual"/>
              </w:rPr>
              <w:tab/>
            </w:r>
            <w:r w:rsidRPr="00A232B5">
              <w:rPr>
                <w:rStyle w:val="Hyperlink"/>
                <w:bCs/>
                <w:noProof/>
              </w:rPr>
              <w:t>Issues and Objectives</w:t>
            </w:r>
            <w:r>
              <w:rPr>
                <w:noProof/>
                <w:webHidden/>
              </w:rPr>
              <w:tab/>
            </w:r>
            <w:r>
              <w:rPr>
                <w:noProof/>
                <w:webHidden/>
              </w:rPr>
              <w:fldChar w:fldCharType="begin"/>
            </w:r>
            <w:r>
              <w:rPr>
                <w:noProof/>
                <w:webHidden/>
              </w:rPr>
              <w:instrText xml:space="preserve"> PAGEREF _Toc204171836 \h </w:instrText>
            </w:r>
            <w:r>
              <w:rPr>
                <w:noProof/>
                <w:webHidden/>
              </w:rPr>
            </w:r>
            <w:r>
              <w:rPr>
                <w:noProof/>
                <w:webHidden/>
              </w:rPr>
              <w:fldChar w:fldCharType="separate"/>
            </w:r>
            <w:r>
              <w:rPr>
                <w:noProof/>
                <w:webHidden/>
              </w:rPr>
              <w:t>20</w:t>
            </w:r>
            <w:r>
              <w:rPr>
                <w:noProof/>
                <w:webHidden/>
              </w:rPr>
              <w:fldChar w:fldCharType="end"/>
            </w:r>
          </w:hyperlink>
        </w:p>
        <w:p w14:paraId="0F7601F5" w14:textId="7101EBBA" w:rsidR="00713818" w:rsidRDefault="00713818">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4171837" w:history="1">
            <w:r w:rsidRPr="00A232B5">
              <w:rPr>
                <w:rStyle w:val="Hyperlink"/>
                <w:noProof/>
              </w:rPr>
              <w:t>2</w:t>
            </w:r>
            <w:r>
              <w:rPr>
                <w:rFonts w:asciiTheme="minorHAnsi" w:eastAsiaTheme="minorEastAsia" w:hAnsiTheme="minorHAnsi"/>
                <w:b w:val="0"/>
                <w:caps w:val="0"/>
                <w:noProof/>
                <w:kern w:val="2"/>
                <w:sz w:val="24"/>
                <w:szCs w:val="24"/>
                <w14:ligatures w14:val="standardContextual"/>
              </w:rPr>
              <w:tab/>
            </w:r>
            <w:r w:rsidRPr="00A232B5">
              <w:rPr>
                <w:rStyle w:val="Hyperlink"/>
                <w:noProof/>
              </w:rPr>
              <w:t>DISCHARGE STANDARDS</w:t>
            </w:r>
            <w:r>
              <w:rPr>
                <w:noProof/>
                <w:webHidden/>
              </w:rPr>
              <w:tab/>
            </w:r>
            <w:r>
              <w:rPr>
                <w:noProof/>
                <w:webHidden/>
              </w:rPr>
              <w:fldChar w:fldCharType="begin"/>
            </w:r>
            <w:r>
              <w:rPr>
                <w:noProof/>
                <w:webHidden/>
              </w:rPr>
              <w:instrText xml:space="preserve"> PAGEREF _Toc204171837 \h </w:instrText>
            </w:r>
            <w:r>
              <w:rPr>
                <w:noProof/>
                <w:webHidden/>
              </w:rPr>
            </w:r>
            <w:r>
              <w:rPr>
                <w:noProof/>
                <w:webHidden/>
              </w:rPr>
              <w:fldChar w:fldCharType="separate"/>
            </w:r>
            <w:r>
              <w:rPr>
                <w:noProof/>
                <w:webHidden/>
              </w:rPr>
              <w:t>23</w:t>
            </w:r>
            <w:r>
              <w:rPr>
                <w:noProof/>
                <w:webHidden/>
              </w:rPr>
              <w:fldChar w:fldCharType="end"/>
            </w:r>
          </w:hyperlink>
        </w:p>
        <w:p w14:paraId="3D35DC29" w14:textId="049F5DC9"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38" w:history="1">
            <w:r w:rsidRPr="00A232B5">
              <w:rPr>
                <w:rStyle w:val="Hyperlink"/>
                <w:noProof/>
              </w:rPr>
              <w:t>2.1</w:t>
            </w:r>
            <w:r>
              <w:rPr>
                <w:rFonts w:eastAsiaTheme="minorEastAsia"/>
                <w:noProof/>
                <w:kern w:val="2"/>
                <w:sz w:val="24"/>
                <w:szCs w:val="24"/>
                <w14:ligatures w14:val="standardContextual"/>
              </w:rPr>
              <w:tab/>
            </w:r>
            <w:r w:rsidRPr="00A232B5">
              <w:rPr>
                <w:rStyle w:val="Hyperlink"/>
                <w:noProof/>
              </w:rPr>
              <w:t>Existing Permit</w:t>
            </w:r>
            <w:r>
              <w:rPr>
                <w:noProof/>
                <w:webHidden/>
              </w:rPr>
              <w:tab/>
            </w:r>
            <w:r>
              <w:rPr>
                <w:noProof/>
                <w:webHidden/>
              </w:rPr>
              <w:fldChar w:fldCharType="begin"/>
            </w:r>
            <w:r>
              <w:rPr>
                <w:noProof/>
                <w:webHidden/>
              </w:rPr>
              <w:instrText xml:space="preserve"> PAGEREF _Toc204171838 \h </w:instrText>
            </w:r>
            <w:r>
              <w:rPr>
                <w:noProof/>
                <w:webHidden/>
              </w:rPr>
            </w:r>
            <w:r>
              <w:rPr>
                <w:noProof/>
                <w:webHidden/>
              </w:rPr>
              <w:fldChar w:fldCharType="separate"/>
            </w:r>
            <w:r>
              <w:rPr>
                <w:noProof/>
                <w:webHidden/>
              </w:rPr>
              <w:t>23</w:t>
            </w:r>
            <w:r>
              <w:rPr>
                <w:noProof/>
                <w:webHidden/>
              </w:rPr>
              <w:fldChar w:fldCharType="end"/>
            </w:r>
          </w:hyperlink>
        </w:p>
        <w:p w14:paraId="564BE7A9" w14:textId="01891E77"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39" w:history="1">
            <w:r w:rsidRPr="00A232B5">
              <w:rPr>
                <w:rStyle w:val="Hyperlink"/>
                <w:noProof/>
              </w:rPr>
              <w:t>2.2</w:t>
            </w:r>
            <w:r>
              <w:rPr>
                <w:rFonts w:eastAsiaTheme="minorEastAsia"/>
                <w:noProof/>
                <w:kern w:val="2"/>
                <w:sz w:val="24"/>
                <w:szCs w:val="24"/>
                <w14:ligatures w14:val="standardContextual"/>
              </w:rPr>
              <w:tab/>
            </w:r>
            <w:r w:rsidRPr="00A232B5">
              <w:rPr>
                <w:rStyle w:val="Hyperlink"/>
                <w:bCs/>
                <w:noProof/>
              </w:rPr>
              <w:t>Limits</w:t>
            </w:r>
            <w:r>
              <w:rPr>
                <w:noProof/>
                <w:webHidden/>
              </w:rPr>
              <w:tab/>
            </w:r>
            <w:r>
              <w:rPr>
                <w:noProof/>
                <w:webHidden/>
              </w:rPr>
              <w:fldChar w:fldCharType="begin"/>
            </w:r>
            <w:r>
              <w:rPr>
                <w:noProof/>
                <w:webHidden/>
              </w:rPr>
              <w:instrText xml:space="preserve"> PAGEREF _Toc204171839 \h </w:instrText>
            </w:r>
            <w:r>
              <w:rPr>
                <w:noProof/>
                <w:webHidden/>
              </w:rPr>
            </w:r>
            <w:r>
              <w:rPr>
                <w:noProof/>
                <w:webHidden/>
              </w:rPr>
              <w:fldChar w:fldCharType="separate"/>
            </w:r>
            <w:r>
              <w:rPr>
                <w:noProof/>
                <w:webHidden/>
              </w:rPr>
              <w:t>23</w:t>
            </w:r>
            <w:r>
              <w:rPr>
                <w:noProof/>
                <w:webHidden/>
              </w:rPr>
              <w:fldChar w:fldCharType="end"/>
            </w:r>
          </w:hyperlink>
        </w:p>
        <w:p w14:paraId="39032546" w14:textId="51884D0B"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40" w:history="1">
            <w:r w:rsidRPr="00A232B5">
              <w:rPr>
                <w:rStyle w:val="Hyperlink"/>
                <w:noProof/>
              </w:rPr>
              <w:t>2.3</w:t>
            </w:r>
            <w:r>
              <w:rPr>
                <w:rFonts w:eastAsiaTheme="minorEastAsia"/>
                <w:noProof/>
                <w:kern w:val="2"/>
                <w:sz w:val="24"/>
                <w:szCs w:val="24"/>
                <w14:ligatures w14:val="standardContextual"/>
              </w:rPr>
              <w:tab/>
            </w:r>
            <w:r w:rsidRPr="00A232B5">
              <w:rPr>
                <w:rStyle w:val="Hyperlink"/>
                <w:noProof/>
              </w:rPr>
              <w:t>Compliance History</w:t>
            </w:r>
            <w:r>
              <w:rPr>
                <w:noProof/>
                <w:webHidden/>
              </w:rPr>
              <w:tab/>
            </w:r>
            <w:r>
              <w:rPr>
                <w:noProof/>
                <w:webHidden/>
              </w:rPr>
              <w:fldChar w:fldCharType="begin"/>
            </w:r>
            <w:r>
              <w:rPr>
                <w:noProof/>
                <w:webHidden/>
              </w:rPr>
              <w:instrText xml:space="preserve"> PAGEREF _Toc204171840 \h </w:instrText>
            </w:r>
            <w:r>
              <w:rPr>
                <w:noProof/>
                <w:webHidden/>
              </w:rPr>
            </w:r>
            <w:r>
              <w:rPr>
                <w:noProof/>
                <w:webHidden/>
              </w:rPr>
              <w:fldChar w:fldCharType="separate"/>
            </w:r>
            <w:r>
              <w:rPr>
                <w:noProof/>
                <w:webHidden/>
              </w:rPr>
              <w:t>25</w:t>
            </w:r>
            <w:r>
              <w:rPr>
                <w:noProof/>
                <w:webHidden/>
              </w:rPr>
              <w:fldChar w:fldCharType="end"/>
            </w:r>
          </w:hyperlink>
        </w:p>
        <w:p w14:paraId="48B9B0F7" w14:textId="304EC4AE"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41" w:history="1">
            <w:r w:rsidRPr="00A232B5">
              <w:rPr>
                <w:rStyle w:val="Hyperlink"/>
                <w:noProof/>
              </w:rPr>
              <w:t>2.4</w:t>
            </w:r>
            <w:r>
              <w:rPr>
                <w:rFonts w:eastAsiaTheme="minorEastAsia"/>
                <w:noProof/>
                <w:kern w:val="2"/>
                <w:sz w:val="24"/>
                <w:szCs w:val="24"/>
                <w14:ligatures w14:val="standardContextual"/>
              </w:rPr>
              <w:tab/>
            </w:r>
            <w:r w:rsidRPr="00A232B5">
              <w:rPr>
                <w:rStyle w:val="Hyperlink"/>
                <w:noProof/>
              </w:rPr>
              <w:t>Watershed Considerations</w:t>
            </w:r>
            <w:r>
              <w:rPr>
                <w:noProof/>
                <w:webHidden/>
              </w:rPr>
              <w:tab/>
            </w:r>
            <w:r>
              <w:rPr>
                <w:noProof/>
                <w:webHidden/>
              </w:rPr>
              <w:fldChar w:fldCharType="begin"/>
            </w:r>
            <w:r>
              <w:rPr>
                <w:noProof/>
                <w:webHidden/>
              </w:rPr>
              <w:instrText xml:space="preserve"> PAGEREF _Toc204171841 \h </w:instrText>
            </w:r>
            <w:r>
              <w:rPr>
                <w:noProof/>
                <w:webHidden/>
              </w:rPr>
            </w:r>
            <w:r>
              <w:rPr>
                <w:noProof/>
                <w:webHidden/>
              </w:rPr>
              <w:fldChar w:fldCharType="separate"/>
            </w:r>
            <w:r>
              <w:rPr>
                <w:noProof/>
                <w:webHidden/>
              </w:rPr>
              <w:t>26</w:t>
            </w:r>
            <w:r>
              <w:rPr>
                <w:noProof/>
                <w:webHidden/>
              </w:rPr>
              <w:fldChar w:fldCharType="end"/>
            </w:r>
          </w:hyperlink>
        </w:p>
        <w:p w14:paraId="16C6D8F6" w14:textId="0FD5C26F"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42" w:history="1">
            <w:r w:rsidRPr="00A232B5">
              <w:rPr>
                <w:rStyle w:val="Hyperlink"/>
                <w:noProof/>
              </w:rPr>
              <w:t>Hangman Creek Watershed Study</w:t>
            </w:r>
            <w:r>
              <w:rPr>
                <w:noProof/>
                <w:webHidden/>
              </w:rPr>
              <w:tab/>
            </w:r>
            <w:r>
              <w:rPr>
                <w:noProof/>
                <w:webHidden/>
              </w:rPr>
              <w:fldChar w:fldCharType="begin"/>
            </w:r>
            <w:r>
              <w:rPr>
                <w:noProof/>
                <w:webHidden/>
              </w:rPr>
              <w:instrText xml:space="preserve"> PAGEREF _Toc204171842 \h </w:instrText>
            </w:r>
            <w:r>
              <w:rPr>
                <w:noProof/>
                <w:webHidden/>
              </w:rPr>
            </w:r>
            <w:r>
              <w:rPr>
                <w:noProof/>
                <w:webHidden/>
              </w:rPr>
              <w:fldChar w:fldCharType="separate"/>
            </w:r>
            <w:r>
              <w:rPr>
                <w:noProof/>
                <w:webHidden/>
              </w:rPr>
              <w:t>26</w:t>
            </w:r>
            <w:r>
              <w:rPr>
                <w:noProof/>
                <w:webHidden/>
              </w:rPr>
              <w:fldChar w:fldCharType="end"/>
            </w:r>
          </w:hyperlink>
        </w:p>
        <w:p w14:paraId="657E180D" w14:textId="4BA0873B"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43" w:history="1">
            <w:r w:rsidRPr="00A232B5">
              <w:rPr>
                <w:rStyle w:val="Hyperlink"/>
                <w:noProof/>
              </w:rPr>
              <w:t>Tekoa Receiving Water Study</w:t>
            </w:r>
            <w:r>
              <w:rPr>
                <w:noProof/>
                <w:webHidden/>
              </w:rPr>
              <w:tab/>
            </w:r>
            <w:r>
              <w:rPr>
                <w:noProof/>
                <w:webHidden/>
              </w:rPr>
              <w:fldChar w:fldCharType="begin"/>
            </w:r>
            <w:r>
              <w:rPr>
                <w:noProof/>
                <w:webHidden/>
              </w:rPr>
              <w:instrText xml:space="preserve"> PAGEREF _Toc204171843 \h </w:instrText>
            </w:r>
            <w:r>
              <w:rPr>
                <w:noProof/>
                <w:webHidden/>
              </w:rPr>
            </w:r>
            <w:r>
              <w:rPr>
                <w:noProof/>
                <w:webHidden/>
              </w:rPr>
              <w:fldChar w:fldCharType="separate"/>
            </w:r>
            <w:r>
              <w:rPr>
                <w:noProof/>
                <w:webHidden/>
              </w:rPr>
              <w:t>26</w:t>
            </w:r>
            <w:r>
              <w:rPr>
                <w:noProof/>
                <w:webHidden/>
              </w:rPr>
              <w:fldChar w:fldCharType="end"/>
            </w:r>
          </w:hyperlink>
        </w:p>
        <w:p w14:paraId="316D9DE3" w14:textId="4A1002CA" w:rsidR="00713818" w:rsidRDefault="00713818">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4171844" w:history="1">
            <w:r w:rsidRPr="00A232B5">
              <w:rPr>
                <w:rStyle w:val="Hyperlink"/>
                <w:noProof/>
              </w:rPr>
              <w:t>3</w:t>
            </w:r>
            <w:r>
              <w:rPr>
                <w:rFonts w:asciiTheme="minorHAnsi" w:eastAsiaTheme="minorEastAsia" w:hAnsiTheme="minorHAnsi"/>
                <w:b w:val="0"/>
                <w:caps w:val="0"/>
                <w:noProof/>
                <w:kern w:val="2"/>
                <w:sz w:val="24"/>
                <w:szCs w:val="24"/>
                <w14:ligatures w14:val="standardContextual"/>
              </w:rPr>
              <w:tab/>
            </w:r>
            <w:r w:rsidRPr="00A232B5">
              <w:rPr>
                <w:rStyle w:val="Hyperlink"/>
                <w:noProof/>
              </w:rPr>
              <w:t>BACKGROUND INFORMATION</w:t>
            </w:r>
            <w:r>
              <w:rPr>
                <w:noProof/>
                <w:webHidden/>
              </w:rPr>
              <w:tab/>
            </w:r>
            <w:r>
              <w:rPr>
                <w:noProof/>
                <w:webHidden/>
              </w:rPr>
              <w:fldChar w:fldCharType="begin"/>
            </w:r>
            <w:r>
              <w:rPr>
                <w:noProof/>
                <w:webHidden/>
              </w:rPr>
              <w:instrText xml:space="preserve"> PAGEREF _Toc204171844 \h </w:instrText>
            </w:r>
            <w:r>
              <w:rPr>
                <w:noProof/>
                <w:webHidden/>
              </w:rPr>
            </w:r>
            <w:r>
              <w:rPr>
                <w:noProof/>
                <w:webHidden/>
              </w:rPr>
              <w:fldChar w:fldCharType="separate"/>
            </w:r>
            <w:r>
              <w:rPr>
                <w:noProof/>
                <w:webHidden/>
              </w:rPr>
              <w:t>27</w:t>
            </w:r>
            <w:r>
              <w:rPr>
                <w:noProof/>
                <w:webHidden/>
              </w:rPr>
              <w:fldChar w:fldCharType="end"/>
            </w:r>
          </w:hyperlink>
        </w:p>
        <w:p w14:paraId="554EEE45" w14:textId="55347F16"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45" w:history="1">
            <w:r w:rsidRPr="00A232B5">
              <w:rPr>
                <w:rStyle w:val="Hyperlink"/>
                <w:noProof/>
              </w:rPr>
              <w:t>3.1</w:t>
            </w:r>
            <w:r>
              <w:rPr>
                <w:rFonts w:eastAsiaTheme="minorEastAsia"/>
                <w:noProof/>
                <w:kern w:val="2"/>
                <w:sz w:val="24"/>
                <w:szCs w:val="24"/>
                <w14:ligatures w14:val="standardContextual"/>
              </w:rPr>
              <w:tab/>
            </w:r>
            <w:r w:rsidRPr="00A232B5">
              <w:rPr>
                <w:rStyle w:val="Hyperlink"/>
                <w:noProof/>
              </w:rPr>
              <w:t>Environmental</w:t>
            </w:r>
            <w:r>
              <w:rPr>
                <w:noProof/>
                <w:webHidden/>
              </w:rPr>
              <w:tab/>
            </w:r>
            <w:r>
              <w:rPr>
                <w:noProof/>
                <w:webHidden/>
              </w:rPr>
              <w:fldChar w:fldCharType="begin"/>
            </w:r>
            <w:r>
              <w:rPr>
                <w:noProof/>
                <w:webHidden/>
              </w:rPr>
              <w:instrText xml:space="preserve"> PAGEREF _Toc204171845 \h </w:instrText>
            </w:r>
            <w:r>
              <w:rPr>
                <w:noProof/>
                <w:webHidden/>
              </w:rPr>
            </w:r>
            <w:r>
              <w:rPr>
                <w:noProof/>
                <w:webHidden/>
              </w:rPr>
              <w:fldChar w:fldCharType="separate"/>
            </w:r>
            <w:r>
              <w:rPr>
                <w:noProof/>
                <w:webHidden/>
              </w:rPr>
              <w:t>27</w:t>
            </w:r>
            <w:r>
              <w:rPr>
                <w:noProof/>
                <w:webHidden/>
              </w:rPr>
              <w:fldChar w:fldCharType="end"/>
            </w:r>
          </w:hyperlink>
        </w:p>
        <w:p w14:paraId="5017C0FB" w14:textId="40AACC38"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46" w:history="1">
            <w:r w:rsidRPr="00A232B5">
              <w:rPr>
                <w:rStyle w:val="Hyperlink"/>
                <w:noProof/>
              </w:rPr>
              <w:t>Floodplains</w:t>
            </w:r>
            <w:r>
              <w:rPr>
                <w:noProof/>
                <w:webHidden/>
              </w:rPr>
              <w:tab/>
            </w:r>
            <w:r>
              <w:rPr>
                <w:noProof/>
                <w:webHidden/>
              </w:rPr>
              <w:fldChar w:fldCharType="begin"/>
            </w:r>
            <w:r>
              <w:rPr>
                <w:noProof/>
                <w:webHidden/>
              </w:rPr>
              <w:instrText xml:space="preserve"> PAGEREF _Toc204171846 \h </w:instrText>
            </w:r>
            <w:r>
              <w:rPr>
                <w:noProof/>
                <w:webHidden/>
              </w:rPr>
            </w:r>
            <w:r>
              <w:rPr>
                <w:noProof/>
                <w:webHidden/>
              </w:rPr>
              <w:fldChar w:fldCharType="separate"/>
            </w:r>
            <w:r>
              <w:rPr>
                <w:noProof/>
                <w:webHidden/>
              </w:rPr>
              <w:t>27</w:t>
            </w:r>
            <w:r>
              <w:rPr>
                <w:noProof/>
                <w:webHidden/>
              </w:rPr>
              <w:fldChar w:fldCharType="end"/>
            </w:r>
          </w:hyperlink>
        </w:p>
        <w:p w14:paraId="3A5336F3" w14:textId="2DCC36B1"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47" w:history="1">
            <w:r w:rsidRPr="00A232B5">
              <w:rPr>
                <w:rStyle w:val="Hyperlink"/>
                <w:noProof/>
              </w:rPr>
              <w:t>Wetlands</w:t>
            </w:r>
            <w:r>
              <w:rPr>
                <w:noProof/>
                <w:webHidden/>
              </w:rPr>
              <w:tab/>
            </w:r>
            <w:r>
              <w:rPr>
                <w:noProof/>
                <w:webHidden/>
              </w:rPr>
              <w:fldChar w:fldCharType="begin"/>
            </w:r>
            <w:r>
              <w:rPr>
                <w:noProof/>
                <w:webHidden/>
              </w:rPr>
              <w:instrText xml:space="preserve"> PAGEREF _Toc204171847 \h </w:instrText>
            </w:r>
            <w:r>
              <w:rPr>
                <w:noProof/>
                <w:webHidden/>
              </w:rPr>
            </w:r>
            <w:r>
              <w:rPr>
                <w:noProof/>
                <w:webHidden/>
              </w:rPr>
              <w:fldChar w:fldCharType="separate"/>
            </w:r>
            <w:r>
              <w:rPr>
                <w:noProof/>
                <w:webHidden/>
              </w:rPr>
              <w:t>27</w:t>
            </w:r>
            <w:r>
              <w:rPr>
                <w:noProof/>
                <w:webHidden/>
              </w:rPr>
              <w:fldChar w:fldCharType="end"/>
            </w:r>
          </w:hyperlink>
        </w:p>
        <w:p w14:paraId="256FD2FC" w14:textId="53DFFC3B"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48" w:history="1">
            <w:r w:rsidRPr="00A232B5">
              <w:rPr>
                <w:rStyle w:val="Hyperlink"/>
                <w:noProof/>
              </w:rPr>
              <w:t>Shoreline</w:t>
            </w:r>
            <w:r>
              <w:rPr>
                <w:noProof/>
                <w:webHidden/>
              </w:rPr>
              <w:tab/>
            </w:r>
            <w:r>
              <w:rPr>
                <w:noProof/>
                <w:webHidden/>
              </w:rPr>
              <w:fldChar w:fldCharType="begin"/>
            </w:r>
            <w:r>
              <w:rPr>
                <w:noProof/>
                <w:webHidden/>
              </w:rPr>
              <w:instrText xml:space="preserve"> PAGEREF _Toc204171848 \h </w:instrText>
            </w:r>
            <w:r>
              <w:rPr>
                <w:noProof/>
                <w:webHidden/>
              </w:rPr>
            </w:r>
            <w:r>
              <w:rPr>
                <w:noProof/>
                <w:webHidden/>
              </w:rPr>
              <w:fldChar w:fldCharType="separate"/>
            </w:r>
            <w:r>
              <w:rPr>
                <w:noProof/>
                <w:webHidden/>
              </w:rPr>
              <w:t>28</w:t>
            </w:r>
            <w:r>
              <w:rPr>
                <w:noProof/>
                <w:webHidden/>
              </w:rPr>
              <w:fldChar w:fldCharType="end"/>
            </w:r>
          </w:hyperlink>
        </w:p>
        <w:p w14:paraId="4DFDC4B2" w14:textId="695D931D"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49" w:history="1">
            <w:r w:rsidRPr="00A232B5">
              <w:rPr>
                <w:rStyle w:val="Hyperlink"/>
                <w:noProof/>
              </w:rPr>
              <w:t>Endangered Species/Habitat</w:t>
            </w:r>
            <w:r>
              <w:rPr>
                <w:noProof/>
                <w:webHidden/>
              </w:rPr>
              <w:tab/>
            </w:r>
            <w:r>
              <w:rPr>
                <w:noProof/>
                <w:webHidden/>
              </w:rPr>
              <w:fldChar w:fldCharType="begin"/>
            </w:r>
            <w:r>
              <w:rPr>
                <w:noProof/>
                <w:webHidden/>
              </w:rPr>
              <w:instrText xml:space="preserve"> PAGEREF _Toc204171849 \h </w:instrText>
            </w:r>
            <w:r>
              <w:rPr>
                <w:noProof/>
                <w:webHidden/>
              </w:rPr>
            </w:r>
            <w:r>
              <w:rPr>
                <w:noProof/>
                <w:webHidden/>
              </w:rPr>
              <w:fldChar w:fldCharType="separate"/>
            </w:r>
            <w:r>
              <w:rPr>
                <w:noProof/>
                <w:webHidden/>
              </w:rPr>
              <w:t>28</w:t>
            </w:r>
            <w:r>
              <w:rPr>
                <w:noProof/>
                <w:webHidden/>
              </w:rPr>
              <w:fldChar w:fldCharType="end"/>
            </w:r>
          </w:hyperlink>
        </w:p>
        <w:p w14:paraId="1B6FAE84" w14:textId="7C4CB7F5"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50" w:history="1">
            <w:r w:rsidRPr="00A232B5">
              <w:rPr>
                <w:rStyle w:val="Hyperlink"/>
                <w:noProof/>
              </w:rPr>
              <w:t>National Wild and Scenic Rivers Act</w:t>
            </w:r>
            <w:r>
              <w:rPr>
                <w:noProof/>
                <w:webHidden/>
              </w:rPr>
              <w:tab/>
            </w:r>
            <w:r>
              <w:rPr>
                <w:noProof/>
                <w:webHidden/>
              </w:rPr>
              <w:fldChar w:fldCharType="begin"/>
            </w:r>
            <w:r>
              <w:rPr>
                <w:noProof/>
                <w:webHidden/>
              </w:rPr>
              <w:instrText xml:space="preserve"> PAGEREF _Toc204171850 \h </w:instrText>
            </w:r>
            <w:r>
              <w:rPr>
                <w:noProof/>
                <w:webHidden/>
              </w:rPr>
            </w:r>
            <w:r>
              <w:rPr>
                <w:noProof/>
                <w:webHidden/>
              </w:rPr>
              <w:fldChar w:fldCharType="separate"/>
            </w:r>
            <w:r>
              <w:rPr>
                <w:noProof/>
                <w:webHidden/>
              </w:rPr>
              <w:t>28</w:t>
            </w:r>
            <w:r>
              <w:rPr>
                <w:noProof/>
                <w:webHidden/>
              </w:rPr>
              <w:fldChar w:fldCharType="end"/>
            </w:r>
          </w:hyperlink>
        </w:p>
        <w:p w14:paraId="2686CD3B" w14:textId="1E12D621"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51" w:history="1">
            <w:r w:rsidRPr="00A232B5">
              <w:rPr>
                <w:rStyle w:val="Hyperlink"/>
                <w:noProof/>
              </w:rPr>
              <w:t>3.2</w:t>
            </w:r>
            <w:r>
              <w:rPr>
                <w:rFonts w:eastAsiaTheme="minorEastAsia"/>
                <w:noProof/>
                <w:kern w:val="2"/>
                <w:sz w:val="24"/>
                <w:szCs w:val="24"/>
                <w14:ligatures w14:val="standardContextual"/>
              </w:rPr>
              <w:tab/>
            </w:r>
            <w:r w:rsidRPr="00A232B5">
              <w:rPr>
                <w:rStyle w:val="Hyperlink"/>
                <w:noProof/>
              </w:rPr>
              <w:t>Community Considerations</w:t>
            </w:r>
            <w:r>
              <w:rPr>
                <w:noProof/>
                <w:webHidden/>
              </w:rPr>
              <w:tab/>
            </w:r>
            <w:r>
              <w:rPr>
                <w:noProof/>
                <w:webHidden/>
              </w:rPr>
              <w:fldChar w:fldCharType="begin"/>
            </w:r>
            <w:r>
              <w:rPr>
                <w:noProof/>
                <w:webHidden/>
              </w:rPr>
              <w:instrText xml:space="preserve"> PAGEREF _Toc204171851 \h </w:instrText>
            </w:r>
            <w:r>
              <w:rPr>
                <w:noProof/>
                <w:webHidden/>
              </w:rPr>
            </w:r>
            <w:r>
              <w:rPr>
                <w:noProof/>
                <w:webHidden/>
              </w:rPr>
              <w:fldChar w:fldCharType="separate"/>
            </w:r>
            <w:r>
              <w:rPr>
                <w:noProof/>
                <w:webHidden/>
              </w:rPr>
              <w:t>28</w:t>
            </w:r>
            <w:r>
              <w:rPr>
                <w:noProof/>
                <w:webHidden/>
              </w:rPr>
              <w:fldChar w:fldCharType="end"/>
            </w:r>
          </w:hyperlink>
        </w:p>
        <w:p w14:paraId="1C7C0AA8" w14:textId="3FB3680C"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52" w:history="1">
            <w:r w:rsidRPr="00A232B5">
              <w:rPr>
                <w:rStyle w:val="Hyperlink"/>
                <w:noProof/>
              </w:rPr>
              <w:t>Community Health</w:t>
            </w:r>
            <w:r>
              <w:rPr>
                <w:noProof/>
                <w:webHidden/>
              </w:rPr>
              <w:tab/>
            </w:r>
            <w:r>
              <w:rPr>
                <w:noProof/>
                <w:webHidden/>
              </w:rPr>
              <w:fldChar w:fldCharType="begin"/>
            </w:r>
            <w:r>
              <w:rPr>
                <w:noProof/>
                <w:webHidden/>
              </w:rPr>
              <w:instrText xml:space="preserve"> PAGEREF _Toc204171852 \h </w:instrText>
            </w:r>
            <w:r>
              <w:rPr>
                <w:noProof/>
                <w:webHidden/>
              </w:rPr>
            </w:r>
            <w:r>
              <w:rPr>
                <w:noProof/>
                <w:webHidden/>
              </w:rPr>
              <w:fldChar w:fldCharType="separate"/>
            </w:r>
            <w:r>
              <w:rPr>
                <w:noProof/>
                <w:webHidden/>
              </w:rPr>
              <w:t>28</w:t>
            </w:r>
            <w:r>
              <w:rPr>
                <w:noProof/>
                <w:webHidden/>
              </w:rPr>
              <w:fldChar w:fldCharType="end"/>
            </w:r>
          </w:hyperlink>
        </w:p>
        <w:p w14:paraId="5DB187AD" w14:textId="2ABB1732"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53" w:history="1">
            <w:r w:rsidRPr="00A232B5">
              <w:rPr>
                <w:rStyle w:val="Hyperlink"/>
                <w:noProof/>
              </w:rPr>
              <w:t>Archeological and Historical</w:t>
            </w:r>
            <w:r>
              <w:rPr>
                <w:noProof/>
                <w:webHidden/>
              </w:rPr>
              <w:tab/>
            </w:r>
            <w:r>
              <w:rPr>
                <w:noProof/>
                <w:webHidden/>
              </w:rPr>
              <w:fldChar w:fldCharType="begin"/>
            </w:r>
            <w:r>
              <w:rPr>
                <w:noProof/>
                <w:webHidden/>
              </w:rPr>
              <w:instrText xml:space="preserve"> PAGEREF _Toc204171853 \h </w:instrText>
            </w:r>
            <w:r>
              <w:rPr>
                <w:noProof/>
                <w:webHidden/>
              </w:rPr>
            </w:r>
            <w:r>
              <w:rPr>
                <w:noProof/>
                <w:webHidden/>
              </w:rPr>
              <w:fldChar w:fldCharType="separate"/>
            </w:r>
            <w:r>
              <w:rPr>
                <w:noProof/>
                <w:webHidden/>
              </w:rPr>
              <w:t>29</w:t>
            </w:r>
            <w:r>
              <w:rPr>
                <w:noProof/>
                <w:webHidden/>
              </w:rPr>
              <w:fldChar w:fldCharType="end"/>
            </w:r>
          </w:hyperlink>
        </w:p>
        <w:p w14:paraId="7EAEDDF9" w14:textId="4750995C"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54" w:history="1">
            <w:r w:rsidRPr="00A232B5">
              <w:rPr>
                <w:rStyle w:val="Hyperlink"/>
                <w:rFonts w:eastAsia="Calibri" w:cs="Times New Roman"/>
                <w:noProof/>
              </w:rPr>
              <w:t>3.3</w:t>
            </w:r>
            <w:r>
              <w:rPr>
                <w:rFonts w:eastAsiaTheme="minorEastAsia"/>
                <w:noProof/>
                <w:kern w:val="2"/>
                <w:sz w:val="24"/>
                <w:szCs w:val="24"/>
                <w14:ligatures w14:val="standardContextual"/>
              </w:rPr>
              <w:tab/>
            </w:r>
            <w:r w:rsidRPr="00A232B5">
              <w:rPr>
                <w:rStyle w:val="Hyperlink"/>
                <w:noProof/>
              </w:rPr>
              <w:t>Land Use and Zoning</w:t>
            </w:r>
            <w:r>
              <w:rPr>
                <w:noProof/>
                <w:webHidden/>
              </w:rPr>
              <w:tab/>
            </w:r>
            <w:r>
              <w:rPr>
                <w:noProof/>
                <w:webHidden/>
              </w:rPr>
              <w:fldChar w:fldCharType="begin"/>
            </w:r>
            <w:r>
              <w:rPr>
                <w:noProof/>
                <w:webHidden/>
              </w:rPr>
              <w:instrText xml:space="preserve"> PAGEREF _Toc204171854 \h </w:instrText>
            </w:r>
            <w:r>
              <w:rPr>
                <w:noProof/>
                <w:webHidden/>
              </w:rPr>
            </w:r>
            <w:r>
              <w:rPr>
                <w:noProof/>
                <w:webHidden/>
              </w:rPr>
              <w:fldChar w:fldCharType="separate"/>
            </w:r>
            <w:r>
              <w:rPr>
                <w:noProof/>
                <w:webHidden/>
              </w:rPr>
              <w:t>29</w:t>
            </w:r>
            <w:r>
              <w:rPr>
                <w:noProof/>
                <w:webHidden/>
              </w:rPr>
              <w:fldChar w:fldCharType="end"/>
            </w:r>
          </w:hyperlink>
        </w:p>
        <w:p w14:paraId="15868967" w14:textId="10B4372D"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55" w:history="1">
            <w:r w:rsidRPr="00A232B5">
              <w:rPr>
                <w:rStyle w:val="Hyperlink"/>
                <w:i/>
                <w:iCs/>
                <w:noProof/>
              </w:rPr>
              <w:t>3.4</w:t>
            </w:r>
            <w:r>
              <w:rPr>
                <w:rFonts w:eastAsiaTheme="minorEastAsia"/>
                <w:noProof/>
                <w:kern w:val="2"/>
                <w:sz w:val="24"/>
                <w:szCs w:val="24"/>
                <w14:ligatures w14:val="standardContextual"/>
              </w:rPr>
              <w:tab/>
            </w:r>
            <w:r w:rsidRPr="00A232B5">
              <w:rPr>
                <w:rStyle w:val="Hyperlink"/>
                <w:noProof/>
              </w:rPr>
              <w:t>Urban Growth Areas and Future Development Trends</w:t>
            </w:r>
            <w:r>
              <w:rPr>
                <w:noProof/>
                <w:webHidden/>
              </w:rPr>
              <w:tab/>
            </w:r>
            <w:r>
              <w:rPr>
                <w:noProof/>
                <w:webHidden/>
              </w:rPr>
              <w:fldChar w:fldCharType="begin"/>
            </w:r>
            <w:r>
              <w:rPr>
                <w:noProof/>
                <w:webHidden/>
              </w:rPr>
              <w:instrText xml:space="preserve"> PAGEREF _Toc204171855 \h </w:instrText>
            </w:r>
            <w:r>
              <w:rPr>
                <w:noProof/>
                <w:webHidden/>
              </w:rPr>
            </w:r>
            <w:r>
              <w:rPr>
                <w:noProof/>
                <w:webHidden/>
              </w:rPr>
              <w:fldChar w:fldCharType="separate"/>
            </w:r>
            <w:r>
              <w:rPr>
                <w:noProof/>
                <w:webHidden/>
              </w:rPr>
              <w:t>31</w:t>
            </w:r>
            <w:r>
              <w:rPr>
                <w:noProof/>
                <w:webHidden/>
              </w:rPr>
              <w:fldChar w:fldCharType="end"/>
            </w:r>
          </w:hyperlink>
        </w:p>
        <w:p w14:paraId="6551F647" w14:textId="07506A00"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56" w:history="1">
            <w:r w:rsidRPr="00A232B5">
              <w:rPr>
                <w:rStyle w:val="Hyperlink"/>
                <w:noProof/>
              </w:rPr>
              <w:t>3.5</w:t>
            </w:r>
            <w:r>
              <w:rPr>
                <w:rFonts w:eastAsiaTheme="minorEastAsia"/>
                <w:noProof/>
                <w:kern w:val="2"/>
                <w:sz w:val="24"/>
                <w:szCs w:val="24"/>
                <w14:ligatures w14:val="standardContextual"/>
              </w:rPr>
              <w:tab/>
            </w:r>
            <w:r w:rsidRPr="00A232B5">
              <w:rPr>
                <w:rStyle w:val="Hyperlink"/>
                <w:bCs/>
                <w:noProof/>
              </w:rPr>
              <w:t>Tekoa Area Geography and Landscape</w:t>
            </w:r>
            <w:r>
              <w:rPr>
                <w:noProof/>
                <w:webHidden/>
              </w:rPr>
              <w:tab/>
            </w:r>
            <w:r>
              <w:rPr>
                <w:noProof/>
                <w:webHidden/>
              </w:rPr>
              <w:fldChar w:fldCharType="begin"/>
            </w:r>
            <w:r>
              <w:rPr>
                <w:noProof/>
                <w:webHidden/>
              </w:rPr>
              <w:instrText xml:space="preserve"> PAGEREF _Toc204171856 \h </w:instrText>
            </w:r>
            <w:r>
              <w:rPr>
                <w:noProof/>
                <w:webHidden/>
              </w:rPr>
            </w:r>
            <w:r>
              <w:rPr>
                <w:noProof/>
                <w:webHidden/>
              </w:rPr>
              <w:fldChar w:fldCharType="separate"/>
            </w:r>
            <w:r>
              <w:rPr>
                <w:noProof/>
                <w:webHidden/>
              </w:rPr>
              <w:t>31</w:t>
            </w:r>
            <w:r>
              <w:rPr>
                <w:noProof/>
                <w:webHidden/>
              </w:rPr>
              <w:fldChar w:fldCharType="end"/>
            </w:r>
          </w:hyperlink>
        </w:p>
        <w:p w14:paraId="1461F509" w14:textId="0403D760"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57" w:history="1">
            <w:r w:rsidRPr="00A232B5">
              <w:rPr>
                <w:rStyle w:val="Hyperlink"/>
                <w:noProof/>
              </w:rPr>
              <w:t>3.6</w:t>
            </w:r>
            <w:r>
              <w:rPr>
                <w:rFonts w:eastAsiaTheme="minorEastAsia"/>
                <w:noProof/>
                <w:kern w:val="2"/>
                <w:sz w:val="24"/>
                <w:szCs w:val="24"/>
                <w14:ligatures w14:val="standardContextual"/>
              </w:rPr>
              <w:tab/>
            </w:r>
            <w:r w:rsidRPr="00A232B5">
              <w:rPr>
                <w:rStyle w:val="Hyperlink"/>
                <w:noProof/>
              </w:rPr>
              <w:t>Tekoa Water System Description</w:t>
            </w:r>
            <w:r>
              <w:rPr>
                <w:noProof/>
                <w:webHidden/>
              </w:rPr>
              <w:tab/>
            </w:r>
            <w:r>
              <w:rPr>
                <w:noProof/>
                <w:webHidden/>
              </w:rPr>
              <w:fldChar w:fldCharType="begin"/>
            </w:r>
            <w:r>
              <w:rPr>
                <w:noProof/>
                <w:webHidden/>
              </w:rPr>
              <w:instrText xml:space="preserve"> PAGEREF _Toc204171857 \h </w:instrText>
            </w:r>
            <w:r>
              <w:rPr>
                <w:noProof/>
                <w:webHidden/>
              </w:rPr>
            </w:r>
            <w:r>
              <w:rPr>
                <w:noProof/>
                <w:webHidden/>
              </w:rPr>
              <w:fldChar w:fldCharType="separate"/>
            </w:r>
            <w:r>
              <w:rPr>
                <w:noProof/>
                <w:webHidden/>
              </w:rPr>
              <w:t>32</w:t>
            </w:r>
            <w:r>
              <w:rPr>
                <w:noProof/>
                <w:webHidden/>
              </w:rPr>
              <w:fldChar w:fldCharType="end"/>
            </w:r>
          </w:hyperlink>
        </w:p>
        <w:p w14:paraId="0D021BAF" w14:textId="5ED75CA9"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58" w:history="1">
            <w:r w:rsidRPr="00A232B5">
              <w:rPr>
                <w:rStyle w:val="Hyperlink"/>
                <w:noProof/>
              </w:rPr>
              <w:t>Water Sources</w:t>
            </w:r>
            <w:r>
              <w:rPr>
                <w:noProof/>
                <w:webHidden/>
              </w:rPr>
              <w:tab/>
            </w:r>
            <w:r>
              <w:rPr>
                <w:noProof/>
                <w:webHidden/>
              </w:rPr>
              <w:fldChar w:fldCharType="begin"/>
            </w:r>
            <w:r>
              <w:rPr>
                <w:noProof/>
                <w:webHidden/>
              </w:rPr>
              <w:instrText xml:space="preserve"> PAGEREF _Toc204171858 \h </w:instrText>
            </w:r>
            <w:r>
              <w:rPr>
                <w:noProof/>
                <w:webHidden/>
              </w:rPr>
            </w:r>
            <w:r>
              <w:rPr>
                <w:noProof/>
                <w:webHidden/>
              </w:rPr>
              <w:fldChar w:fldCharType="separate"/>
            </w:r>
            <w:r>
              <w:rPr>
                <w:noProof/>
                <w:webHidden/>
              </w:rPr>
              <w:t>32</w:t>
            </w:r>
            <w:r>
              <w:rPr>
                <w:noProof/>
                <w:webHidden/>
              </w:rPr>
              <w:fldChar w:fldCharType="end"/>
            </w:r>
          </w:hyperlink>
        </w:p>
        <w:p w14:paraId="24ECD202" w14:textId="3D016055"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59" w:history="1">
            <w:r w:rsidRPr="00A232B5">
              <w:rPr>
                <w:rStyle w:val="Hyperlink"/>
                <w:noProof/>
              </w:rPr>
              <w:t>Water Storage</w:t>
            </w:r>
            <w:r>
              <w:rPr>
                <w:noProof/>
                <w:webHidden/>
              </w:rPr>
              <w:tab/>
            </w:r>
            <w:r>
              <w:rPr>
                <w:noProof/>
                <w:webHidden/>
              </w:rPr>
              <w:fldChar w:fldCharType="begin"/>
            </w:r>
            <w:r>
              <w:rPr>
                <w:noProof/>
                <w:webHidden/>
              </w:rPr>
              <w:instrText xml:space="preserve"> PAGEREF _Toc204171859 \h </w:instrText>
            </w:r>
            <w:r>
              <w:rPr>
                <w:noProof/>
                <w:webHidden/>
              </w:rPr>
            </w:r>
            <w:r>
              <w:rPr>
                <w:noProof/>
                <w:webHidden/>
              </w:rPr>
              <w:fldChar w:fldCharType="separate"/>
            </w:r>
            <w:r>
              <w:rPr>
                <w:noProof/>
                <w:webHidden/>
              </w:rPr>
              <w:t>32</w:t>
            </w:r>
            <w:r>
              <w:rPr>
                <w:noProof/>
                <w:webHidden/>
              </w:rPr>
              <w:fldChar w:fldCharType="end"/>
            </w:r>
          </w:hyperlink>
        </w:p>
        <w:p w14:paraId="2C414A81" w14:textId="47172043"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0" w:history="1">
            <w:r w:rsidRPr="00A232B5">
              <w:rPr>
                <w:rStyle w:val="Hyperlink"/>
                <w:noProof/>
              </w:rPr>
              <w:t>Distribution System</w:t>
            </w:r>
            <w:r>
              <w:rPr>
                <w:noProof/>
                <w:webHidden/>
              </w:rPr>
              <w:tab/>
            </w:r>
            <w:r>
              <w:rPr>
                <w:noProof/>
                <w:webHidden/>
              </w:rPr>
              <w:fldChar w:fldCharType="begin"/>
            </w:r>
            <w:r>
              <w:rPr>
                <w:noProof/>
                <w:webHidden/>
              </w:rPr>
              <w:instrText xml:space="preserve"> PAGEREF _Toc204171860 \h </w:instrText>
            </w:r>
            <w:r>
              <w:rPr>
                <w:noProof/>
                <w:webHidden/>
              </w:rPr>
            </w:r>
            <w:r>
              <w:rPr>
                <w:noProof/>
                <w:webHidden/>
              </w:rPr>
              <w:fldChar w:fldCharType="separate"/>
            </w:r>
            <w:r>
              <w:rPr>
                <w:noProof/>
                <w:webHidden/>
              </w:rPr>
              <w:t>33</w:t>
            </w:r>
            <w:r>
              <w:rPr>
                <w:noProof/>
                <w:webHidden/>
              </w:rPr>
              <w:fldChar w:fldCharType="end"/>
            </w:r>
          </w:hyperlink>
        </w:p>
        <w:p w14:paraId="5FD3FE0B" w14:textId="1A443E8F"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61" w:history="1">
            <w:r w:rsidRPr="00A232B5">
              <w:rPr>
                <w:rStyle w:val="Hyperlink"/>
                <w:noProof/>
              </w:rPr>
              <w:t>3.7</w:t>
            </w:r>
            <w:r>
              <w:rPr>
                <w:rFonts w:eastAsiaTheme="minorEastAsia"/>
                <w:noProof/>
                <w:kern w:val="2"/>
                <w:sz w:val="24"/>
                <w:szCs w:val="24"/>
                <w14:ligatures w14:val="standardContextual"/>
              </w:rPr>
              <w:tab/>
            </w:r>
            <w:r w:rsidRPr="00A232B5">
              <w:rPr>
                <w:rStyle w:val="Hyperlink"/>
                <w:noProof/>
              </w:rPr>
              <w:t>Population Growth and Projections</w:t>
            </w:r>
            <w:r>
              <w:rPr>
                <w:noProof/>
                <w:webHidden/>
              </w:rPr>
              <w:tab/>
            </w:r>
            <w:r>
              <w:rPr>
                <w:noProof/>
                <w:webHidden/>
              </w:rPr>
              <w:fldChar w:fldCharType="begin"/>
            </w:r>
            <w:r>
              <w:rPr>
                <w:noProof/>
                <w:webHidden/>
              </w:rPr>
              <w:instrText xml:space="preserve"> PAGEREF _Toc204171861 \h </w:instrText>
            </w:r>
            <w:r>
              <w:rPr>
                <w:noProof/>
                <w:webHidden/>
              </w:rPr>
            </w:r>
            <w:r>
              <w:rPr>
                <w:noProof/>
                <w:webHidden/>
              </w:rPr>
              <w:fldChar w:fldCharType="separate"/>
            </w:r>
            <w:r>
              <w:rPr>
                <w:noProof/>
                <w:webHidden/>
              </w:rPr>
              <w:t>33</w:t>
            </w:r>
            <w:r>
              <w:rPr>
                <w:noProof/>
                <w:webHidden/>
              </w:rPr>
              <w:fldChar w:fldCharType="end"/>
            </w:r>
          </w:hyperlink>
        </w:p>
        <w:p w14:paraId="62C5DB43" w14:textId="4F0DE0DE"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2" w:history="1">
            <w:r w:rsidRPr="00A232B5">
              <w:rPr>
                <w:rStyle w:val="Hyperlink"/>
                <w:noProof/>
              </w:rPr>
              <w:t>Population Data Sources</w:t>
            </w:r>
            <w:r>
              <w:rPr>
                <w:noProof/>
                <w:webHidden/>
              </w:rPr>
              <w:tab/>
            </w:r>
            <w:r>
              <w:rPr>
                <w:noProof/>
                <w:webHidden/>
              </w:rPr>
              <w:fldChar w:fldCharType="begin"/>
            </w:r>
            <w:r>
              <w:rPr>
                <w:noProof/>
                <w:webHidden/>
              </w:rPr>
              <w:instrText xml:space="preserve"> PAGEREF _Toc204171862 \h </w:instrText>
            </w:r>
            <w:r>
              <w:rPr>
                <w:noProof/>
                <w:webHidden/>
              </w:rPr>
            </w:r>
            <w:r>
              <w:rPr>
                <w:noProof/>
                <w:webHidden/>
              </w:rPr>
              <w:fldChar w:fldCharType="separate"/>
            </w:r>
            <w:r>
              <w:rPr>
                <w:noProof/>
                <w:webHidden/>
              </w:rPr>
              <w:t>33</w:t>
            </w:r>
            <w:r>
              <w:rPr>
                <w:noProof/>
                <w:webHidden/>
              </w:rPr>
              <w:fldChar w:fldCharType="end"/>
            </w:r>
          </w:hyperlink>
        </w:p>
        <w:p w14:paraId="5B798F6D" w14:textId="43545630"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3" w:history="1">
            <w:r w:rsidRPr="00A232B5">
              <w:rPr>
                <w:rStyle w:val="Hyperlink"/>
                <w:noProof/>
              </w:rPr>
              <w:t>Demographic and Housing Analysis (2014-2024)</w:t>
            </w:r>
            <w:r>
              <w:rPr>
                <w:noProof/>
                <w:webHidden/>
              </w:rPr>
              <w:tab/>
            </w:r>
            <w:r>
              <w:rPr>
                <w:noProof/>
                <w:webHidden/>
              </w:rPr>
              <w:fldChar w:fldCharType="begin"/>
            </w:r>
            <w:r>
              <w:rPr>
                <w:noProof/>
                <w:webHidden/>
              </w:rPr>
              <w:instrText xml:space="preserve"> PAGEREF _Toc204171863 \h </w:instrText>
            </w:r>
            <w:r>
              <w:rPr>
                <w:noProof/>
                <w:webHidden/>
              </w:rPr>
            </w:r>
            <w:r>
              <w:rPr>
                <w:noProof/>
                <w:webHidden/>
              </w:rPr>
              <w:fldChar w:fldCharType="separate"/>
            </w:r>
            <w:r>
              <w:rPr>
                <w:noProof/>
                <w:webHidden/>
              </w:rPr>
              <w:t>33</w:t>
            </w:r>
            <w:r>
              <w:rPr>
                <w:noProof/>
                <w:webHidden/>
              </w:rPr>
              <w:fldChar w:fldCharType="end"/>
            </w:r>
          </w:hyperlink>
        </w:p>
        <w:p w14:paraId="61802CA0" w14:textId="3338D72D"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4" w:history="1">
            <w:r w:rsidRPr="00A232B5">
              <w:rPr>
                <w:rStyle w:val="Hyperlink"/>
                <w:noProof/>
              </w:rPr>
              <w:t>Comparison of Demographic and Housing Trends: Whitman County Vs. Tekoa</w:t>
            </w:r>
            <w:r>
              <w:rPr>
                <w:noProof/>
                <w:webHidden/>
              </w:rPr>
              <w:tab/>
            </w:r>
            <w:r>
              <w:rPr>
                <w:noProof/>
                <w:webHidden/>
              </w:rPr>
              <w:fldChar w:fldCharType="begin"/>
            </w:r>
            <w:r>
              <w:rPr>
                <w:noProof/>
                <w:webHidden/>
              </w:rPr>
              <w:instrText xml:space="preserve"> PAGEREF _Toc204171864 \h </w:instrText>
            </w:r>
            <w:r>
              <w:rPr>
                <w:noProof/>
                <w:webHidden/>
              </w:rPr>
            </w:r>
            <w:r>
              <w:rPr>
                <w:noProof/>
                <w:webHidden/>
              </w:rPr>
              <w:fldChar w:fldCharType="separate"/>
            </w:r>
            <w:r>
              <w:rPr>
                <w:noProof/>
                <w:webHidden/>
              </w:rPr>
              <w:t>34</w:t>
            </w:r>
            <w:r>
              <w:rPr>
                <w:noProof/>
                <w:webHidden/>
              </w:rPr>
              <w:fldChar w:fldCharType="end"/>
            </w:r>
          </w:hyperlink>
        </w:p>
        <w:p w14:paraId="0D3CE2C6" w14:textId="702C94F8"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5" w:history="1">
            <w:r w:rsidRPr="00A232B5">
              <w:rPr>
                <w:rStyle w:val="Hyperlink"/>
                <w:noProof/>
              </w:rPr>
              <w:t>Comparison of Demographic and Housing Trends: Spokane County Vs. Tekoa</w:t>
            </w:r>
            <w:r>
              <w:rPr>
                <w:noProof/>
                <w:webHidden/>
              </w:rPr>
              <w:tab/>
            </w:r>
            <w:r>
              <w:rPr>
                <w:noProof/>
                <w:webHidden/>
              </w:rPr>
              <w:fldChar w:fldCharType="begin"/>
            </w:r>
            <w:r>
              <w:rPr>
                <w:noProof/>
                <w:webHidden/>
              </w:rPr>
              <w:instrText xml:space="preserve"> PAGEREF _Toc204171865 \h </w:instrText>
            </w:r>
            <w:r>
              <w:rPr>
                <w:noProof/>
                <w:webHidden/>
              </w:rPr>
            </w:r>
            <w:r>
              <w:rPr>
                <w:noProof/>
                <w:webHidden/>
              </w:rPr>
              <w:fldChar w:fldCharType="separate"/>
            </w:r>
            <w:r>
              <w:rPr>
                <w:noProof/>
                <w:webHidden/>
              </w:rPr>
              <w:t>36</w:t>
            </w:r>
            <w:r>
              <w:rPr>
                <w:noProof/>
                <w:webHidden/>
              </w:rPr>
              <w:fldChar w:fldCharType="end"/>
            </w:r>
          </w:hyperlink>
        </w:p>
        <w:p w14:paraId="73D487F0" w14:textId="56E2EA94"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66" w:history="1">
            <w:r w:rsidRPr="00A232B5">
              <w:rPr>
                <w:rStyle w:val="Hyperlink"/>
                <w:noProof/>
              </w:rPr>
              <w:t>3.8</w:t>
            </w:r>
            <w:r>
              <w:rPr>
                <w:rFonts w:eastAsiaTheme="minorEastAsia"/>
                <w:noProof/>
                <w:kern w:val="2"/>
                <w:sz w:val="24"/>
                <w:szCs w:val="24"/>
                <w14:ligatures w14:val="standardContextual"/>
              </w:rPr>
              <w:tab/>
            </w:r>
            <w:r w:rsidRPr="00A232B5">
              <w:rPr>
                <w:rStyle w:val="Hyperlink"/>
                <w:noProof/>
              </w:rPr>
              <w:t>Population Projection Methodology</w:t>
            </w:r>
            <w:r>
              <w:rPr>
                <w:noProof/>
                <w:webHidden/>
              </w:rPr>
              <w:tab/>
            </w:r>
            <w:r>
              <w:rPr>
                <w:noProof/>
                <w:webHidden/>
              </w:rPr>
              <w:fldChar w:fldCharType="begin"/>
            </w:r>
            <w:r>
              <w:rPr>
                <w:noProof/>
                <w:webHidden/>
              </w:rPr>
              <w:instrText xml:space="preserve"> PAGEREF _Toc204171866 \h </w:instrText>
            </w:r>
            <w:r>
              <w:rPr>
                <w:noProof/>
                <w:webHidden/>
              </w:rPr>
            </w:r>
            <w:r>
              <w:rPr>
                <w:noProof/>
                <w:webHidden/>
              </w:rPr>
              <w:fldChar w:fldCharType="separate"/>
            </w:r>
            <w:r>
              <w:rPr>
                <w:noProof/>
                <w:webHidden/>
              </w:rPr>
              <w:t>39</w:t>
            </w:r>
            <w:r>
              <w:rPr>
                <w:noProof/>
                <w:webHidden/>
              </w:rPr>
              <w:fldChar w:fldCharType="end"/>
            </w:r>
          </w:hyperlink>
        </w:p>
        <w:p w14:paraId="3B70035D" w14:textId="01DB6E11"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7" w:history="1">
            <w:r w:rsidRPr="00A232B5">
              <w:rPr>
                <w:rStyle w:val="Hyperlink"/>
                <w:noProof/>
              </w:rPr>
              <w:t>Data Sources</w:t>
            </w:r>
            <w:r>
              <w:rPr>
                <w:noProof/>
                <w:webHidden/>
              </w:rPr>
              <w:tab/>
            </w:r>
            <w:r>
              <w:rPr>
                <w:noProof/>
                <w:webHidden/>
              </w:rPr>
              <w:fldChar w:fldCharType="begin"/>
            </w:r>
            <w:r>
              <w:rPr>
                <w:noProof/>
                <w:webHidden/>
              </w:rPr>
              <w:instrText xml:space="preserve"> PAGEREF _Toc204171867 \h </w:instrText>
            </w:r>
            <w:r>
              <w:rPr>
                <w:noProof/>
                <w:webHidden/>
              </w:rPr>
            </w:r>
            <w:r>
              <w:rPr>
                <w:noProof/>
                <w:webHidden/>
              </w:rPr>
              <w:fldChar w:fldCharType="separate"/>
            </w:r>
            <w:r>
              <w:rPr>
                <w:noProof/>
                <w:webHidden/>
              </w:rPr>
              <w:t>39</w:t>
            </w:r>
            <w:r>
              <w:rPr>
                <w:noProof/>
                <w:webHidden/>
              </w:rPr>
              <w:fldChar w:fldCharType="end"/>
            </w:r>
          </w:hyperlink>
        </w:p>
        <w:p w14:paraId="533DE651" w14:textId="3A721A61"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8" w:history="1">
            <w:r w:rsidRPr="00A232B5">
              <w:rPr>
                <w:rStyle w:val="Hyperlink"/>
                <w:noProof/>
              </w:rPr>
              <w:t>Method 1: WAOFM’s growth projection</w:t>
            </w:r>
            <w:r>
              <w:rPr>
                <w:noProof/>
                <w:webHidden/>
              </w:rPr>
              <w:tab/>
            </w:r>
            <w:r>
              <w:rPr>
                <w:noProof/>
                <w:webHidden/>
              </w:rPr>
              <w:fldChar w:fldCharType="begin"/>
            </w:r>
            <w:r>
              <w:rPr>
                <w:noProof/>
                <w:webHidden/>
              </w:rPr>
              <w:instrText xml:space="preserve"> PAGEREF _Toc204171868 \h </w:instrText>
            </w:r>
            <w:r>
              <w:rPr>
                <w:noProof/>
                <w:webHidden/>
              </w:rPr>
            </w:r>
            <w:r>
              <w:rPr>
                <w:noProof/>
                <w:webHidden/>
              </w:rPr>
              <w:fldChar w:fldCharType="separate"/>
            </w:r>
            <w:r>
              <w:rPr>
                <w:noProof/>
                <w:webHidden/>
              </w:rPr>
              <w:t>39</w:t>
            </w:r>
            <w:r>
              <w:rPr>
                <w:noProof/>
                <w:webHidden/>
              </w:rPr>
              <w:fldChar w:fldCharType="end"/>
            </w:r>
          </w:hyperlink>
        </w:p>
        <w:p w14:paraId="08B9A1F9" w14:textId="084FB68A"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69" w:history="1">
            <w:r w:rsidRPr="00A232B5">
              <w:rPr>
                <w:rStyle w:val="Hyperlink"/>
                <w:noProof/>
              </w:rPr>
              <w:t>Method 2: Decennial Census Data</w:t>
            </w:r>
            <w:r>
              <w:rPr>
                <w:noProof/>
                <w:webHidden/>
              </w:rPr>
              <w:tab/>
            </w:r>
            <w:r>
              <w:rPr>
                <w:noProof/>
                <w:webHidden/>
              </w:rPr>
              <w:fldChar w:fldCharType="begin"/>
            </w:r>
            <w:r>
              <w:rPr>
                <w:noProof/>
                <w:webHidden/>
              </w:rPr>
              <w:instrText xml:space="preserve"> PAGEREF _Toc204171869 \h </w:instrText>
            </w:r>
            <w:r>
              <w:rPr>
                <w:noProof/>
                <w:webHidden/>
              </w:rPr>
            </w:r>
            <w:r>
              <w:rPr>
                <w:noProof/>
                <w:webHidden/>
              </w:rPr>
              <w:fldChar w:fldCharType="separate"/>
            </w:r>
            <w:r>
              <w:rPr>
                <w:noProof/>
                <w:webHidden/>
              </w:rPr>
              <w:t>39</w:t>
            </w:r>
            <w:r>
              <w:rPr>
                <w:noProof/>
                <w:webHidden/>
              </w:rPr>
              <w:fldChar w:fldCharType="end"/>
            </w:r>
          </w:hyperlink>
        </w:p>
        <w:p w14:paraId="54877A30" w14:textId="16DA5B9C"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70" w:history="1">
            <w:r w:rsidRPr="00A232B5">
              <w:rPr>
                <w:rStyle w:val="Hyperlink"/>
                <w:noProof/>
              </w:rPr>
              <w:t>Method 3: Intercensal Data</w:t>
            </w:r>
            <w:r>
              <w:rPr>
                <w:noProof/>
                <w:webHidden/>
              </w:rPr>
              <w:tab/>
            </w:r>
            <w:r>
              <w:rPr>
                <w:noProof/>
                <w:webHidden/>
              </w:rPr>
              <w:fldChar w:fldCharType="begin"/>
            </w:r>
            <w:r>
              <w:rPr>
                <w:noProof/>
                <w:webHidden/>
              </w:rPr>
              <w:instrText xml:space="preserve"> PAGEREF _Toc204171870 \h </w:instrText>
            </w:r>
            <w:r>
              <w:rPr>
                <w:noProof/>
                <w:webHidden/>
              </w:rPr>
            </w:r>
            <w:r>
              <w:rPr>
                <w:noProof/>
                <w:webHidden/>
              </w:rPr>
              <w:fldChar w:fldCharType="separate"/>
            </w:r>
            <w:r>
              <w:rPr>
                <w:noProof/>
                <w:webHidden/>
              </w:rPr>
              <w:t>40</w:t>
            </w:r>
            <w:r>
              <w:rPr>
                <w:noProof/>
                <w:webHidden/>
              </w:rPr>
              <w:fldChar w:fldCharType="end"/>
            </w:r>
          </w:hyperlink>
        </w:p>
        <w:p w14:paraId="6C676E22" w14:textId="614CD1DE"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71" w:history="1">
            <w:r w:rsidRPr="00A232B5">
              <w:rPr>
                <w:rStyle w:val="Hyperlink"/>
                <w:noProof/>
              </w:rPr>
              <w:t>Method 4: Spokane County Population Trends</w:t>
            </w:r>
            <w:r>
              <w:rPr>
                <w:noProof/>
                <w:webHidden/>
              </w:rPr>
              <w:tab/>
            </w:r>
            <w:r>
              <w:rPr>
                <w:noProof/>
                <w:webHidden/>
              </w:rPr>
              <w:fldChar w:fldCharType="begin"/>
            </w:r>
            <w:r>
              <w:rPr>
                <w:noProof/>
                <w:webHidden/>
              </w:rPr>
              <w:instrText xml:space="preserve"> PAGEREF _Toc204171871 \h </w:instrText>
            </w:r>
            <w:r>
              <w:rPr>
                <w:noProof/>
                <w:webHidden/>
              </w:rPr>
            </w:r>
            <w:r>
              <w:rPr>
                <w:noProof/>
                <w:webHidden/>
              </w:rPr>
              <w:fldChar w:fldCharType="separate"/>
            </w:r>
            <w:r>
              <w:rPr>
                <w:noProof/>
                <w:webHidden/>
              </w:rPr>
              <w:t>41</w:t>
            </w:r>
            <w:r>
              <w:rPr>
                <w:noProof/>
                <w:webHidden/>
              </w:rPr>
              <w:fldChar w:fldCharType="end"/>
            </w:r>
          </w:hyperlink>
        </w:p>
        <w:p w14:paraId="56F9015E" w14:textId="5F6CFB02"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72" w:history="1">
            <w:r w:rsidRPr="00A232B5">
              <w:rPr>
                <w:rStyle w:val="Hyperlink"/>
                <w:noProof/>
              </w:rPr>
              <w:t>Methods 5 &amp; 6: Housing Unit – Based Projection</w:t>
            </w:r>
            <w:r>
              <w:rPr>
                <w:noProof/>
                <w:webHidden/>
              </w:rPr>
              <w:tab/>
            </w:r>
            <w:r>
              <w:rPr>
                <w:noProof/>
                <w:webHidden/>
              </w:rPr>
              <w:fldChar w:fldCharType="begin"/>
            </w:r>
            <w:r>
              <w:rPr>
                <w:noProof/>
                <w:webHidden/>
              </w:rPr>
              <w:instrText xml:space="preserve"> PAGEREF _Toc204171872 \h </w:instrText>
            </w:r>
            <w:r>
              <w:rPr>
                <w:noProof/>
                <w:webHidden/>
              </w:rPr>
            </w:r>
            <w:r>
              <w:rPr>
                <w:noProof/>
                <w:webHidden/>
              </w:rPr>
              <w:fldChar w:fldCharType="separate"/>
            </w:r>
            <w:r>
              <w:rPr>
                <w:noProof/>
                <w:webHidden/>
              </w:rPr>
              <w:t>42</w:t>
            </w:r>
            <w:r>
              <w:rPr>
                <w:noProof/>
                <w:webHidden/>
              </w:rPr>
              <w:fldChar w:fldCharType="end"/>
            </w:r>
          </w:hyperlink>
        </w:p>
        <w:p w14:paraId="29B64619" w14:textId="0E1377CF"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73" w:history="1">
            <w:r w:rsidRPr="00A232B5">
              <w:rPr>
                <w:rStyle w:val="Hyperlink"/>
                <w:noProof/>
              </w:rPr>
              <w:t>3.9</w:t>
            </w:r>
            <w:r>
              <w:rPr>
                <w:rFonts w:eastAsiaTheme="minorEastAsia"/>
                <w:noProof/>
                <w:kern w:val="2"/>
                <w:sz w:val="24"/>
                <w:szCs w:val="24"/>
                <w14:ligatures w14:val="standardContextual"/>
              </w:rPr>
              <w:tab/>
            </w:r>
            <w:r w:rsidRPr="00A232B5">
              <w:rPr>
                <w:rStyle w:val="Hyperlink"/>
                <w:noProof/>
              </w:rPr>
              <w:t>Summary and Conclusion</w:t>
            </w:r>
            <w:r>
              <w:rPr>
                <w:noProof/>
                <w:webHidden/>
              </w:rPr>
              <w:tab/>
            </w:r>
            <w:r>
              <w:rPr>
                <w:noProof/>
                <w:webHidden/>
              </w:rPr>
              <w:fldChar w:fldCharType="begin"/>
            </w:r>
            <w:r>
              <w:rPr>
                <w:noProof/>
                <w:webHidden/>
              </w:rPr>
              <w:instrText xml:space="preserve"> PAGEREF _Toc204171873 \h </w:instrText>
            </w:r>
            <w:r>
              <w:rPr>
                <w:noProof/>
                <w:webHidden/>
              </w:rPr>
            </w:r>
            <w:r>
              <w:rPr>
                <w:noProof/>
                <w:webHidden/>
              </w:rPr>
              <w:fldChar w:fldCharType="separate"/>
            </w:r>
            <w:r>
              <w:rPr>
                <w:noProof/>
                <w:webHidden/>
              </w:rPr>
              <w:t>45</w:t>
            </w:r>
            <w:r>
              <w:rPr>
                <w:noProof/>
                <w:webHidden/>
              </w:rPr>
              <w:fldChar w:fldCharType="end"/>
            </w:r>
          </w:hyperlink>
        </w:p>
        <w:p w14:paraId="50ABE37B" w14:textId="2F72E361"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74" w:history="1">
            <w:r w:rsidRPr="00A232B5">
              <w:rPr>
                <w:rStyle w:val="Hyperlink"/>
                <w:noProof/>
              </w:rPr>
              <w:t>3.10</w:t>
            </w:r>
            <w:r>
              <w:rPr>
                <w:rFonts w:eastAsiaTheme="minorEastAsia"/>
                <w:noProof/>
                <w:kern w:val="2"/>
                <w:sz w:val="24"/>
                <w:szCs w:val="24"/>
                <w14:ligatures w14:val="standardContextual"/>
              </w:rPr>
              <w:tab/>
            </w:r>
            <w:r w:rsidRPr="00A232B5">
              <w:rPr>
                <w:rStyle w:val="Hyperlink"/>
                <w:noProof/>
              </w:rPr>
              <w:t>Conclusion</w:t>
            </w:r>
            <w:r>
              <w:rPr>
                <w:noProof/>
                <w:webHidden/>
              </w:rPr>
              <w:tab/>
            </w:r>
            <w:r>
              <w:rPr>
                <w:noProof/>
                <w:webHidden/>
              </w:rPr>
              <w:fldChar w:fldCharType="begin"/>
            </w:r>
            <w:r>
              <w:rPr>
                <w:noProof/>
                <w:webHidden/>
              </w:rPr>
              <w:instrText xml:space="preserve"> PAGEREF _Toc204171874 \h </w:instrText>
            </w:r>
            <w:r>
              <w:rPr>
                <w:noProof/>
                <w:webHidden/>
              </w:rPr>
            </w:r>
            <w:r>
              <w:rPr>
                <w:noProof/>
                <w:webHidden/>
              </w:rPr>
              <w:fldChar w:fldCharType="separate"/>
            </w:r>
            <w:r>
              <w:rPr>
                <w:noProof/>
                <w:webHidden/>
              </w:rPr>
              <w:t>47</w:t>
            </w:r>
            <w:r>
              <w:rPr>
                <w:noProof/>
                <w:webHidden/>
              </w:rPr>
              <w:fldChar w:fldCharType="end"/>
            </w:r>
          </w:hyperlink>
        </w:p>
        <w:p w14:paraId="6D42BA93" w14:textId="725DDB82" w:rsidR="00713818" w:rsidRDefault="00713818">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4171875" w:history="1">
            <w:r w:rsidRPr="00A232B5">
              <w:rPr>
                <w:rStyle w:val="Hyperlink"/>
                <w:noProof/>
              </w:rPr>
              <w:t>4</w:t>
            </w:r>
            <w:r>
              <w:rPr>
                <w:rFonts w:asciiTheme="minorHAnsi" w:eastAsiaTheme="minorEastAsia" w:hAnsiTheme="minorHAnsi"/>
                <w:b w:val="0"/>
                <w:caps w:val="0"/>
                <w:noProof/>
                <w:kern w:val="2"/>
                <w:sz w:val="24"/>
                <w:szCs w:val="24"/>
                <w14:ligatures w14:val="standardContextual"/>
              </w:rPr>
              <w:tab/>
            </w:r>
            <w:r w:rsidRPr="00A232B5">
              <w:rPr>
                <w:rStyle w:val="Hyperlink"/>
                <w:noProof/>
              </w:rPr>
              <w:t>PRESENT WASTEWATER CONDITIONS</w:t>
            </w:r>
            <w:r>
              <w:rPr>
                <w:noProof/>
                <w:webHidden/>
              </w:rPr>
              <w:tab/>
            </w:r>
            <w:r>
              <w:rPr>
                <w:noProof/>
                <w:webHidden/>
              </w:rPr>
              <w:fldChar w:fldCharType="begin"/>
            </w:r>
            <w:r>
              <w:rPr>
                <w:noProof/>
                <w:webHidden/>
              </w:rPr>
              <w:instrText xml:space="preserve"> PAGEREF _Toc204171875 \h </w:instrText>
            </w:r>
            <w:r>
              <w:rPr>
                <w:noProof/>
                <w:webHidden/>
              </w:rPr>
            </w:r>
            <w:r>
              <w:rPr>
                <w:noProof/>
                <w:webHidden/>
              </w:rPr>
              <w:fldChar w:fldCharType="separate"/>
            </w:r>
            <w:r>
              <w:rPr>
                <w:noProof/>
                <w:webHidden/>
              </w:rPr>
              <w:t>48</w:t>
            </w:r>
            <w:r>
              <w:rPr>
                <w:noProof/>
                <w:webHidden/>
              </w:rPr>
              <w:fldChar w:fldCharType="end"/>
            </w:r>
          </w:hyperlink>
        </w:p>
        <w:p w14:paraId="33FC91E3" w14:textId="4016978A" w:rsidR="00713818" w:rsidRDefault="00713818">
          <w:pPr>
            <w:pStyle w:val="TOC2"/>
            <w:tabs>
              <w:tab w:val="right" w:leader="dot" w:pos="9350"/>
            </w:tabs>
            <w:rPr>
              <w:rFonts w:eastAsiaTheme="minorEastAsia"/>
              <w:noProof/>
              <w:kern w:val="2"/>
              <w:sz w:val="24"/>
              <w:szCs w:val="24"/>
              <w14:ligatures w14:val="standardContextual"/>
            </w:rPr>
          </w:pPr>
          <w:hyperlink w:anchor="_Toc204171876" w:history="1">
            <w:r w:rsidRPr="00A232B5">
              <w:rPr>
                <w:rStyle w:val="Hyperlink"/>
                <w:noProof/>
              </w:rPr>
              <w:t>4.1 Waste Loading</w:t>
            </w:r>
            <w:r>
              <w:rPr>
                <w:noProof/>
                <w:webHidden/>
              </w:rPr>
              <w:tab/>
            </w:r>
            <w:r>
              <w:rPr>
                <w:noProof/>
                <w:webHidden/>
              </w:rPr>
              <w:fldChar w:fldCharType="begin"/>
            </w:r>
            <w:r>
              <w:rPr>
                <w:noProof/>
                <w:webHidden/>
              </w:rPr>
              <w:instrText xml:space="preserve"> PAGEREF _Toc204171876 \h </w:instrText>
            </w:r>
            <w:r>
              <w:rPr>
                <w:noProof/>
                <w:webHidden/>
              </w:rPr>
            </w:r>
            <w:r>
              <w:rPr>
                <w:noProof/>
                <w:webHidden/>
              </w:rPr>
              <w:fldChar w:fldCharType="separate"/>
            </w:r>
            <w:r>
              <w:rPr>
                <w:noProof/>
                <w:webHidden/>
              </w:rPr>
              <w:t>48</w:t>
            </w:r>
            <w:r>
              <w:rPr>
                <w:noProof/>
                <w:webHidden/>
              </w:rPr>
              <w:fldChar w:fldCharType="end"/>
            </w:r>
          </w:hyperlink>
        </w:p>
        <w:p w14:paraId="7B758E4C" w14:textId="1A1A4B31" w:rsidR="00713818" w:rsidRDefault="00713818">
          <w:pPr>
            <w:pStyle w:val="TOC2"/>
            <w:tabs>
              <w:tab w:val="right" w:leader="dot" w:pos="9350"/>
            </w:tabs>
            <w:rPr>
              <w:rFonts w:eastAsiaTheme="minorEastAsia"/>
              <w:noProof/>
              <w:kern w:val="2"/>
              <w:sz w:val="24"/>
              <w:szCs w:val="24"/>
              <w14:ligatures w14:val="standardContextual"/>
            </w:rPr>
          </w:pPr>
          <w:hyperlink w:anchor="_Toc204171877" w:history="1">
            <w:r w:rsidRPr="00A232B5">
              <w:rPr>
                <w:rStyle w:val="Hyperlink"/>
                <w:noProof/>
              </w:rPr>
              <w:t>4.2  Wastewater Sources</w:t>
            </w:r>
            <w:r>
              <w:rPr>
                <w:noProof/>
                <w:webHidden/>
              </w:rPr>
              <w:tab/>
            </w:r>
            <w:r>
              <w:rPr>
                <w:noProof/>
                <w:webHidden/>
              </w:rPr>
              <w:fldChar w:fldCharType="begin"/>
            </w:r>
            <w:r>
              <w:rPr>
                <w:noProof/>
                <w:webHidden/>
              </w:rPr>
              <w:instrText xml:space="preserve"> PAGEREF _Toc204171877 \h </w:instrText>
            </w:r>
            <w:r>
              <w:rPr>
                <w:noProof/>
                <w:webHidden/>
              </w:rPr>
            </w:r>
            <w:r>
              <w:rPr>
                <w:noProof/>
                <w:webHidden/>
              </w:rPr>
              <w:fldChar w:fldCharType="separate"/>
            </w:r>
            <w:r>
              <w:rPr>
                <w:noProof/>
                <w:webHidden/>
              </w:rPr>
              <w:t>49</w:t>
            </w:r>
            <w:r>
              <w:rPr>
                <w:noProof/>
                <w:webHidden/>
              </w:rPr>
              <w:fldChar w:fldCharType="end"/>
            </w:r>
          </w:hyperlink>
        </w:p>
        <w:p w14:paraId="67E0FBD5" w14:textId="4789BD07" w:rsidR="00713818" w:rsidRDefault="00713818">
          <w:pPr>
            <w:pStyle w:val="TOC2"/>
            <w:tabs>
              <w:tab w:val="right" w:leader="dot" w:pos="9350"/>
            </w:tabs>
            <w:rPr>
              <w:rFonts w:eastAsiaTheme="minorEastAsia"/>
              <w:noProof/>
              <w:kern w:val="2"/>
              <w:sz w:val="24"/>
              <w:szCs w:val="24"/>
              <w14:ligatures w14:val="standardContextual"/>
            </w:rPr>
          </w:pPr>
          <w:hyperlink w:anchor="_Toc204171878" w:history="1">
            <w:r w:rsidRPr="00A232B5">
              <w:rPr>
                <w:rStyle w:val="Hyperlink"/>
                <w:noProof/>
              </w:rPr>
              <w:t>4.3 Infiltration and Inflow Assessment</w:t>
            </w:r>
            <w:r>
              <w:rPr>
                <w:noProof/>
                <w:webHidden/>
              </w:rPr>
              <w:tab/>
            </w:r>
            <w:r>
              <w:rPr>
                <w:noProof/>
                <w:webHidden/>
              </w:rPr>
              <w:fldChar w:fldCharType="begin"/>
            </w:r>
            <w:r>
              <w:rPr>
                <w:noProof/>
                <w:webHidden/>
              </w:rPr>
              <w:instrText xml:space="preserve"> PAGEREF _Toc204171878 \h </w:instrText>
            </w:r>
            <w:r>
              <w:rPr>
                <w:noProof/>
                <w:webHidden/>
              </w:rPr>
            </w:r>
            <w:r>
              <w:rPr>
                <w:noProof/>
                <w:webHidden/>
              </w:rPr>
              <w:fldChar w:fldCharType="separate"/>
            </w:r>
            <w:r>
              <w:rPr>
                <w:noProof/>
                <w:webHidden/>
              </w:rPr>
              <w:t>49</w:t>
            </w:r>
            <w:r>
              <w:rPr>
                <w:noProof/>
                <w:webHidden/>
              </w:rPr>
              <w:fldChar w:fldCharType="end"/>
            </w:r>
          </w:hyperlink>
        </w:p>
        <w:p w14:paraId="3D2A0EE5" w14:textId="5BBB8E23"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79" w:history="1">
            <w:r w:rsidRPr="00A232B5">
              <w:rPr>
                <w:rStyle w:val="Hyperlink"/>
                <w:noProof/>
              </w:rPr>
              <w:t>4.1</w:t>
            </w:r>
            <w:r>
              <w:rPr>
                <w:rFonts w:eastAsiaTheme="minorEastAsia"/>
                <w:noProof/>
                <w:kern w:val="2"/>
                <w:sz w:val="24"/>
                <w:szCs w:val="24"/>
                <w14:ligatures w14:val="standardContextual"/>
              </w:rPr>
              <w:tab/>
            </w:r>
            <w:r w:rsidRPr="00A232B5">
              <w:rPr>
                <w:rStyle w:val="Hyperlink"/>
                <w:noProof/>
              </w:rPr>
              <w:t>Load and Flow Variations</w:t>
            </w:r>
            <w:r>
              <w:rPr>
                <w:noProof/>
                <w:webHidden/>
              </w:rPr>
              <w:tab/>
            </w:r>
            <w:r>
              <w:rPr>
                <w:noProof/>
                <w:webHidden/>
              </w:rPr>
              <w:fldChar w:fldCharType="begin"/>
            </w:r>
            <w:r>
              <w:rPr>
                <w:noProof/>
                <w:webHidden/>
              </w:rPr>
              <w:instrText xml:space="preserve"> PAGEREF _Toc204171879 \h </w:instrText>
            </w:r>
            <w:r>
              <w:rPr>
                <w:noProof/>
                <w:webHidden/>
              </w:rPr>
            </w:r>
            <w:r>
              <w:rPr>
                <w:noProof/>
                <w:webHidden/>
              </w:rPr>
              <w:fldChar w:fldCharType="separate"/>
            </w:r>
            <w:r>
              <w:rPr>
                <w:noProof/>
                <w:webHidden/>
              </w:rPr>
              <w:t>49</w:t>
            </w:r>
            <w:r>
              <w:rPr>
                <w:noProof/>
                <w:webHidden/>
              </w:rPr>
              <w:fldChar w:fldCharType="end"/>
            </w:r>
          </w:hyperlink>
        </w:p>
        <w:p w14:paraId="118A2BFB" w14:textId="1314EFF7"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80" w:history="1">
            <w:r w:rsidRPr="00A232B5">
              <w:rPr>
                <w:rStyle w:val="Hyperlink"/>
                <w:noProof/>
              </w:rPr>
              <w:t>Seasonal</w:t>
            </w:r>
            <w:r>
              <w:rPr>
                <w:noProof/>
                <w:webHidden/>
              </w:rPr>
              <w:tab/>
            </w:r>
            <w:r>
              <w:rPr>
                <w:noProof/>
                <w:webHidden/>
              </w:rPr>
              <w:fldChar w:fldCharType="begin"/>
            </w:r>
            <w:r>
              <w:rPr>
                <w:noProof/>
                <w:webHidden/>
              </w:rPr>
              <w:instrText xml:space="preserve"> PAGEREF _Toc204171880 \h </w:instrText>
            </w:r>
            <w:r>
              <w:rPr>
                <w:noProof/>
                <w:webHidden/>
              </w:rPr>
            </w:r>
            <w:r>
              <w:rPr>
                <w:noProof/>
                <w:webHidden/>
              </w:rPr>
              <w:fldChar w:fldCharType="separate"/>
            </w:r>
            <w:r>
              <w:rPr>
                <w:noProof/>
                <w:webHidden/>
              </w:rPr>
              <w:t>49</w:t>
            </w:r>
            <w:r>
              <w:rPr>
                <w:noProof/>
                <w:webHidden/>
              </w:rPr>
              <w:fldChar w:fldCharType="end"/>
            </w:r>
          </w:hyperlink>
        </w:p>
        <w:p w14:paraId="7CC5E5EA" w14:textId="1E256572"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81" w:history="1">
            <w:r w:rsidRPr="00A232B5">
              <w:rPr>
                <w:rStyle w:val="Hyperlink"/>
                <w:noProof/>
              </w:rPr>
              <w:t>Diurnal</w:t>
            </w:r>
            <w:r>
              <w:rPr>
                <w:noProof/>
                <w:webHidden/>
              </w:rPr>
              <w:tab/>
            </w:r>
            <w:r>
              <w:rPr>
                <w:noProof/>
                <w:webHidden/>
              </w:rPr>
              <w:fldChar w:fldCharType="begin"/>
            </w:r>
            <w:r>
              <w:rPr>
                <w:noProof/>
                <w:webHidden/>
              </w:rPr>
              <w:instrText xml:space="preserve"> PAGEREF _Toc204171881 \h </w:instrText>
            </w:r>
            <w:r>
              <w:rPr>
                <w:noProof/>
                <w:webHidden/>
              </w:rPr>
            </w:r>
            <w:r>
              <w:rPr>
                <w:noProof/>
                <w:webHidden/>
              </w:rPr>
              <w:fldChar w:fldCharType="separate"/>
            </w:r>
            <w:r>
              <w:rPr>
                <w:noProof/>
                <w:webHidden/>
              </w:rPr>
              <w:t>49</w:t>
            </w:r>
            <w:r>
              <w:rPr>
                <w:noProof/>
                <w:webHidden/>
              </w:rPr>
              <w:fldChar w:fldCharType="end"/>
            </w:r>
          </w:hyperlink>
        </w:p>
        <w:p w14:paraId="4F1248E1" w14:textId="050515D4" w:rsidR="00713818" w:rsidRDefault="00713818">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4171882" w:history="1">
            <w:r w:rsidRPr="00A232B5">
              <w:rPr>
                <w:rStyle w:val="Hyperlink"/>
                <w:noProof/>
              </w:rPr>
              <w:t>5</w:t>
            </w:r>
            <w:r>
              <w:rPr>
                <w:rFonts w:asciiTheme="minorHAnsi" w:eastAsiaTheme="minorEastAsia" w:hAnsiTheme="minorHAnsi"/>
                <w:b w:val="0"/>
                <w:caps w:val="0"/>
                <w:noProof/>
                <w:kern w:val="2"/>
                <w:sz w:val="24"/>
                <w:szCs w:val="24"/>
                <w14:ligatures w14:val="standardContextual"/>
              </w:rPr>
              <w:tab/>
            </w:r>
            <w:r w:rsidRPr="00A232B5">
              <w:rPr>
                <w:rStyle w:val="Hyperlink"/>
                <w:noProof/>
              </w:rPr>
              <w:t>Existing and Projected Wastewater Characteristics</w:t>
            </w:r>
            <w:r>
              <w:rPr>
                <w:noProof/>
                <w:webHidden/>
              </w:rPr>
              <w:tab/>
            </w:r>
            <w:r>
              <w:rPr>
                <w:noProof/>
                <w:webHidden/>
              </w:rPr>
              <w:fldChar w:fldCharType="begin"/>
            </w:r>
            <w:r>
              <w:rPr>
                <w:noProof/>
                <w:webHidden/>
              </w:rPr>
              <w:instrText xml:space="preserve"> PAGEREF _Toc204171882 \h </w:instrText>
            </w:r>
            <w:r>
              <w:rPr>
                <w:noProof/>
                <w:webHidden/>
              </w:rPr>
            </w:r>
            <w:r>
              <w:rPr>
                <w:noProof/>
                <w:webHidden/>
              </w:rPr>
              <w:fldChar w:fldCharType="separate"/>
            </w:r>
            <w:r>
              <w:rPr>
                <w:noProof/>
                <w:webHidden/>
              </w:rPr>
              <w:t>50</w:t>
            </w:r>
            <w:r>
              <w:rPr>
                <w:noProof/>
                <w:webHidden/>
              </w:rPr>
              <w:fldChar w:fldCharType="end"/>
            </w:r>
          </w:hyperlink>
        </w:p>
        <w:p w14:paraId="0B82B7C8" w14:textId="7095C871"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83" w:history="1">
            <w:r w:rsidRPr="00A232B5">
              <w:rPr>
                <w:rStyle w:val="Hyperlink"/>
                <w:noProof/>
              </w:rPr>
              <w:t>5.1</w:t>
            </w:r>
            <w:r>
              <w:rPr>
                <w:rFonts w:eastAsiaTheme="minorEastAsia"/>
                <w:noProof/>
                <w:kern w:val="2"/>
                <w:sz w:val="24"/>
                <w:szCs w:val="24"/>
                <w14:ligatures w14:val="standardContextual"/>
              </w:rPr>
              <w:tab/>
            </w:r>
            <w:r w:rsidRPr="00A232B5">
              <w:rPr>
                <w:rStyle w:val="Hyperlink"/>
                <w:noProof/>
              </w:rPr>
              <w:t>Introduction</w:t>
            </w:r>
            <w:r>
              <w:rPr>
                <w:noProof/>
                <w:webHidden/>
              </w:rPr>
              <w:tab/>
            </w:r>
            <w:r>
              <w:rPr>
                <w:noProof/>
                <w:webHidden/>
              </w:rPr>
              <w:fldChar w:fldCharType="begin"/>
            </w:r>
            <w:r>
              <w:rPr>
                <w:noProof/>
                <w:webHidden/>
              </w:rPr>
              <w:instrText xml:space="preserve"> PAGEREF _Toc204171883 \h </w:instrText>
            </w:r>
            <w:r>
              <w:rPr>
                <w:noProof/>
                <w:webHidden/>
              </w:rPr>
            </w:r>
            <w:r>
              <w:rPr>
                <w:noProof/>
                <w:webHidden/>
              </w:rPr>
              <w:fldChar w:fldCharType="separate"/>
            </w:r>
            <w:r>
              <w:rPr>
                <w:noProof/>
                <w:webHidden/>
              </w:rPr>
              <w:t>50</w:t>
            </w:r>
            <w:r>
              <w:rPr>
                <w:noProof/>
                <w:webHidden/>
              </w:rPr>
              <w:fldChar w:fldCharType="end"/>
            </w:r>
          </w:hyperlink>
        </w:p>
        <w:p w14:paraId="30D1378B" w14:textId="18A12B24"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84" w:history="1">
            <w:r w:rsidRPr="00A232B5">
              <w:rPr>
                <w:rStyle w:val="Hyperlink"/>
                <w:noProof/>
              </w:rPr>
              <w:t>5.2</w:t>
            </w:r>
            <w:r>
              <w:rPr>
                <w:rFonts w:eastAsiaTheme="minorEastAsia"/>
                <w:noProof/>
                <w:kern w:val="2"/>
                <w:sz w:val="24"/>
                <w:szCs w:val="24"/>
                <w14:ligatures w14:val="standardContextual"/>
              </w:rPr>
              <w:tab/>
            </w:r>
            <w:r w:rsidRPr="00A232B5">
              <w:rPr>
                <w:rStyle w:val="Hyperlink"/>
                <w:noProof/>
              </w:rPr>
              <w:t>Wastewater Flow Characteristic Terms</w:t>
            </w:r>
            <w:r>
              <w:rPr>
                <w:noProof/>
                <w:webHidden/>
              </w:rPr>
              <w:tab/>
            </w:r>
            <w:r>
              <w:rPr>
                <w:noProof/>
                <w:webHidden/>
              </w:rPr>
              <w:fldChar w:fldCharType="begin"/>
            </w:r>
            <w:r>
              <w:rPr>
                <w:noProof/>
                <w:webHidden/>
              </w:rPr>
              <w:instrText xml:space="preserve"> PAGEREF _Toc204171884 \h </w:instrText>
            </w:r>
            <w:r>
              <w:rPr>
                <w:noProof/>
                <w:webHidden/>
              </w:rPr>
            </w:r>
            <w:r>
              <w:rPr>
                <w:noProof/>
                <w:webHidden/>
              </w:rPr>
              <w:fldChar w:fldCharType="separate"/>
            </w:r>
            <w:r>
              <w:rPr>
                <w:noProof/>
                <w:webHidden/>
              </w:rPr>
              <w:t>50</w:t>
            </w:r>
            <w:r>
              <w:rPr>
                <w:noProof/>
                <w:webHidden/>
              </w:rPr>
              <w:fldChar w:fldCharType="end"/>
            </w:r>
          </w:hyperlink>
        </w:p>
        <w:p w14:paraId="654C98B3" w14:textId="077D808C"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85" w:history="1">
            <w:r w:rsidRPr="00A232B5">
              <w:rPr>
                <w:rStyle w:val="Hyperlink"/>
                <w:noProof/>
              </w:rPr>
              <w:t>5.3</w:t>
            </w:r>
            <w:r>
              <w:rPr>
                <w:rFonts w:eastAsiaTheme="minorEastAsia"/>
                <w:noProof/>
                <w:kern w:val="2"/>
                <w:sz w:val="24"/>
                <w:szCs w:val="24"/>
                <w14:ligatures w14:val="standardContextual"/>
              </w:rPr>
              <w:tab/>
            </w:r>
            <w:r w:rsidRPr="00A232B5">
              <w:rPr>
                <w:rStyle w:val="Hyperlink"/>
                <w:noProof/>
              </w:rPr>
              <w:t>Wastewater Flow</w:t>
            </w:r>
            <w:r>
              <w:rPr>
                <w:noProof/>
                <w:webHidden/>
              </w:rPr>
              <w:tab/>
            </w:r>
            <w:r>
              <w:rPr>
                <w:noProof/>
                <w:webHidden/>
              </w:rPr>
              <w:fldChar w:fldCharType="begin"/>
            </w:r>
            <w:r>
              <w:rPr>
                <w:noProof/>
                <w:webHidden/>
              </w:rPr>
              <w:instrText xml:space="preserve"> PAGEREF _Toc204171885 \h </w:instrText>
            </w:r>
            <w:r>
              <w:rPr>
                <w:noProof/>
                <w:webHidden/>
              </w:rPr>
            </w:r>
            <w:r>
              <w:rPr>
                <w:noProof/>
                <w:webHidden/>
              </w:rPr>
              <w:fldChar w:fldCharType="separate"/>
            </w:r>
            <w:r>
              <w:rPr>
                <w:noProof/>
                <w:webHidden/>
              </w:rPr>
              <w:t>1</w:t>
            </w:r>
            <w:r>
              <w:rPr>
                <w:noProof/>
                <w:webHidden/>
              </w:rPr>
              <w:fldChar w:fldCharType="end"/>
            </w:r>
          </w:hyperlink>
        </w:p>
        <w:p w14:paraId="468AF6A0" w14:textId="0052DDFC"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86" w:history="1">
            <w:r w:rsidRPr="00A232B5">
              <w:rPr>
                <w:rStyle w:val="Hyperlink"/>
                <w:noProof/>
              </w:rPr>
              <w:t>5.3.1 Estimating Average Daily Flow</w:t>
            </w:r>
            <w:r>
              <w:rPr>
                <w:noProof/>
                <w:webHidden/>
              </w:rPr>
              <w:tab/>
            </w:r>
            <w:r>
              <w:rPr>
                <w:noProof/>
                <w:webHidden/>
              </w:rPr>
              <w:fldChar w:fldCharType="begin"/>
            </w:r>
            <w:r>
              <w:rPr>
                <w:noProof/>
                <w:webHidden/>
              </w:rPr>
              <w:instrText xml:space="preserve"> PAGEREF _Toc204171886 \h </w:instrText>
            </w:r>
            <w:r>
              <w:rPr>
                <w:noProof/>
                <w:webHidden/>
              </w:rPr>
            </w:r>
            <w:r>
              <w:rPr>
                <w:noProof/>
                <w:webHidden/>
              </w:rPr>
              <w:fldChar w:fldCharType="separate"/>
            </w:r>
            <w:r>
              <w:rPr>
                <w:noProof/>
                <w:webHidden/>
              </w:rPr>
              <w:t>2</w:t>
            </w:r>
            <w:r>
              <w:rPr>
                <w:noProof/>
                <w:webHidden/>
              </w:rPr>
              <w:fldChar w:fldCharType="end"/>
            </w:r>
          </w:hyperlink>
        </w:p>
        <w:p w14:paraId="5C242BAB" w14:textId="4CB5674D"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87" w:history="1">
            <w:r w:rsidRPr="00A232B5">
              <w:rPr>
                <w:rStyle w:val="Hyperlink"/>
                <w:noProof/>
              </w:rPr>
              <w:t>5.3.2 Estimating Average Base Sanitary Flow (BSF)</w:t>
            </w:r>
            <w:r>
              <w:rPr>
                <w:noProof/>
                <w:webHidden/>
              </w:rPr>
              <w:tab/>
            </w:r>
            <w:r>
              <w:rPr>
                <w:noProof/>
                <w:webHidden/>
              </w:rPr>
              <w:fldChar w:fldCharType="begin"/>
            </w:r>
            <w:r>
              <w:rPr>
                <w:noProof/>
                <w:webHidden/>
              </w:rPr>
              <w:instrText xml:space="preserve"> PAGEREF _Toc204171887 \h </w:instrText>
            </w:r>
            <w:r>
              <w:rPr>
                <w:noProof/>
                <w:webHidden/>
              </w:rPr>
            </w:r>
            <w:r>
              <w:rPr>
                <w:noProof/>
                <w:webHidden/>
              </w:rPr>
              <w:fldChar w:fldCharType="separate"/>
            </w:r>
            <w:r>
              <w:rPr>
                <w:noProof/>
                <w:webHidden/>
              </w:rPr>
              <w:t>2</w:t>
            </w:r>
            <w:r>
              <w:rPr>
                <w:noProof/>
                <w:webHidden/>
              </w:rPr>
              <w:fldChar w:fldCharType="end"/>
            </w:r>
          </w:hyperlink>
        </w:p>
        <w:p w14:paraId="72AC2D43" w14:textId="0FF922E7"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88" w:history="1">
            <w:r w:rsidRPr="00A232B5">
              <w:rPr>
                <w:rStyle w:val="Hyperlink"/>
                <w:noProof/>
              </w:rPr>
              <w:t>GWI and RDII</w:t>
            </w:r>
            <w:r>
              <w:rPr>
                <w:noProof/>
                <w:webHidden/>
              </w:rPr>
              <w:tab/>
            </w:r>
            <w:r>
              <w:rPr>
                <w:noProof/>
                <w:webHidden/>
              </w:rPr>
              <w:fldChar w:fldCharType="begin"/>
            </w:r>
            <w:r>
              <w:rPr>
                <w:noProof/>
                <w:webHidden/>
              </w:rPr>
              <w:instrText xml:space="preserve"> PAGEREF _Toc204171888 \h </w:instrText>
            </w:r>
            <w:r>
              <w:rPr>
                <w:noProof/>
                <w:webHidden/>
              </w:rPr>
            </w:r>
            <w:r>
              <w:rPr>
                <w:noProof/>
                <w:webHidden/>
              </w:rPr>
              <w:fldChar w:fldCharType="separate"/>
            </w:r>
            <w:r>
              <w:rPr>
                <w:noProof/>
                <w:webHidden/>
              </w:rPr>
              <w:t>3</w:t>
            </w:r>
            <w:r>
              <w:rPr>
                <w:noProof/>
                <w:webHidden/>
              </w:rPr>
              <w:fldChar w:fldCharType="end"/>
            </w:r>
          </w:hyperlink>
        </w:p>
        <w:p w14:paraId="525163FE" w14:textId="57363CCE"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89" w:history="1">
            <w:r w:rsidRPr="00A232B5">
              <w:rPr>
                <w:rStyle w:val="Hyperlink"/>
                <w:noProof/>
              </w:rPr>
              <w:t>5.3.3 Peak Hour Flow</w:t>
            </w:r>
            <w:r>
              <w:rPr>
                <w:noProof/>
                <w:webHidden/>
              </w:rPr>
              <w:tab/>
            </w:r>
            <w:r>
              <w:rPr>
                <w:noProof/>
                <w:webHidden/>
              </w:rPr>
              <w:fldChar w:fldCharType="begin"/>
            </w:r>
            <w:r>
              <w:rPr>
                <w:noProof/>
                <w:webHidden/>
              </w:rPr>
              <w:instrText xml:space="preserve"> PAGEREF _Toc204171889 \h </w:instrText>
            </w:r>
            <w:r>
              <w:rPr>
                <w:noProof/>
                <w:webHidden/>
              </w:rPr>
            </w:r>
            <w:r>
              <w:rPr>
                <w:noProof/>
                <w:webHidden/>
              </w:rPr>
              <w:fldChar w:fldCharType="separate"/>
            </w:r>
            <w:r>
              <w:rPr>
                <w:noProof/>
                <w:webHidden/>
              </w:rPr>
              <w:t>4</w:t>
            </w:r>
            <w:r>
              <w:rPr>
                <w:noProof/>
                <w:webHidden/>
              </w:rPr>
              <w:fldChar w:fldCharType="end"/>
            </w:r>
          </w:hyperlink>
        </w:p>
        <w:p w14:paraId="1775DC78" w14:textId="3E3F9DC5"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90" w:history="1">
            <w:r w:rsidRPr="00A232B5">
              <w:rPr>
                <w:rStyle w:val="Hyperlink"/>
                <w:noProof/>
              </w:rPr>
              <w:t>5.3.4 Minimum Flow</w:t>
            </w:r>
            <w:r>
              <w:rPr>
                <w:noProof/>
                <w:webHidden/>
              </w:rPr>
              <w:tab/>
            </w:r>
            <w:r>
              <w:rPr>
                <w:noProof/>
                <w:webHidden/>
              </w:rPr>
              <w:fldChar w:fldCharType="begin"/>
            </w:r>
            <w:r>
              <w:rPr>
                <w:noProof/>
                <w:webHidden/>
              </w:rPr>
              <w:instrText xml:space="preserve"> PAGEREF _Toc204171890 \h </w:instrText>
            </w:r>
            <w:r>
              <w:rPr>
                <w:noProof/>
                <w:webHidden/>
              </w:rPr>
            </w:r>
            <w:r>
              <w:rPr>
                <w:noProof/>
                <w:webHidden/>
              </w:rPr>
              <w:fldChar w:fldCharType="separate"/>
            </w:r>
            <w:r>
              <w:rPr>
                <w:noProof/>
                <w:webHidden/>
              </w:rPr>
              <w:t>6</w:t>
            </w:r>
            <w:r>
              <w:rPr>
                <w:noProof/>
                <w:webHidden/>
              </w:rPr>
              <w:fldChar w:fldCharType="end"/>
            </w:r>
          </w:hyperlink>
        </w:p>
        <w:p w14:paraId="1F97AF3A" w14:textId="3F61B957"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91" w:history="1">
            <w:r w:rsidRPr="00A232B5">
              <w:rPr>
                <w:rStyle w:val="Hyperlink"/>
                <w:noProof/>
              </w:rPr>
              <w:t>5.3.5 Dry Weather Flow</w:t>
            </w:r>
            <w:r>
              <w:rPr>
                <w:noProof/>
                <w:webHidden/>
              </w:rPr>
              <w:tab/>
            </w:r>
            <w:r>
              <w:rPr>
                <w:noProof/>
                <w:webHidden/>
              </w:rPr>
              <w:fldChar w:fldCharType="begin"/>
            </w:r>
            <w:r>
              <w:rPr>
                <w:noProof/>
                <w:webHidden/>
              </w:rPr>
              <w:instrText xml:space="preserve"> PAGEREF _Toc204171891 \h </w:instrText>
            </w:r>
            <w:r>
              <w:rPr>
                <w:noProof/>
                <w:webHidden/>
              </w:rPr>
            </w:r>
            <w:r>
              <w:rPr>
                <w:noProof/>
                <w:webHidden/>
              </w:rPr>
              <w:fldChar w:fldCharType="separate"/>
            </w:r>
            <w:r>
              <w:rPr>
                <w:noProof/>
                <w:webHidden/>
              </w:rPr>
              <w:t>6</w:t>
            </w:r>
            <w:r>
              <w:rPr>
                <w:noProof/>
                <w:webHidden/>
              </w:rPr>
              <w:fldChar w:fldCharType="end"/>
            </w:r>
          </w:hyperlink>
        </w:p>
        <w:p w14:paraId="192A106D" w14:textId="3956184E"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92" w:history="1">
            <w:r w:rsidRPr="00A232B5">
              <w:rPr>
                <w:rStyle w:val="Hyperlink"/>
                <w:noProof/>
              </w:rPr>
              <w:t>5.3.6 Wet Weather Flow</w:t>
            </w:r>
            <w:r>
              <w:rPr>
                <w:noProof/>
                <w:webHidden/>
              </w:rPr>
              <w:tab/>
            </w:r>
            <w:r>
              <w:rPr>
                <w:noProof/>
                <w:webHidden/>
              </w:rPr>
              <w:fldChar w:fldCharType="begin"/>
            </w:r>
            <w:r>
              <w:rPr>
                <w:noProof/>
                <w:webHidden/>
              </w:rPr>
              <w:instrText xml:space="preserve"> PAGEREF _Toc204171892 \h </w:instrText>
            </w:r>
            <w:r>
              <w:rPr>
                <w:noProof/>
                <w:webHidden/>
              </w:rPr>
            </w:r>
            <w:r>
              <w:rPr>
                <w:noProof/>
                <w:webHidden/>
              </w:rPr>
              <w:fldChar w:fldCharType="separate"/>
            </w:r>
            <w:r>
              <w:rPr>
                <w:noProof/>
                <w:webHidden/>
              </w:rPr>
              <w:t>9</w:t>
            </w:r>
            <w:r>
              <w:rPr>
                <w:noProof/>
                <w:webHidden/>
              </w:rPr>
              <w:fldChar w:fldCharType="end"/>
            </w:r>
          </w:hyperlink>
        </w:p>
        <w:p w14:paraId="7DC4DC97" w14:textId="136BAE4A" w:rsidR="00713818" w:rsidRDefault="00713818">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4171893" w:history="1">
            <w:r w:rsidRPr="00A232B5">
              <w:rPr>
                <w:rStyle w:val="Hyperlink"/>
                <w:noProof/>
              </w:rPr>
              <w:t>6</w:t>
            </w:r>
            <w:r>
              <w:rPr>
                <w:rFonts w:asciiTheme="minorHAnsi" w:eastAsiaTheme="minorEastAsia" w:hAnsiTheme="minorHAnsi"/>
                <w:b w:val="0"/>
                <w:caps w:val="0"/>
                <w:noProof/>
                <w:kern w:val="2"/>
                <w:sz w:val="24"/>
                <w:szCs w:val="24"/>
                <w14:ligatures w14:val="standardContextual"/>
              </w:rPr>
              <w:tab/>
            </w:r>
            <w:r w:rsidRPr="00A232B5">
              <w:rPr>
                <w:rStyle w:val="Hyperlink"/>
                <w:noProof/>
              </w:rPr>
              <w:t>Alternatives Analysis</w:t>
            </w:r>
            <w:r>
              <w:rPr>
                <w:noProof/>
                <w:webHidden/>
              </w:rPr>
              <w:tab/>
            </w:r>
            <w:r>
              <w:rPr>
                <w:noProof/>
                <w:webHidden/>
              </w:rPr>
              <w:fldChar w:fldCharType="begin"/>
            </w:r>
            <w:r>
              <w:rPr>
                <w:noProof/>
                <w:webHidden/>
              </w:rPr>
              <w:instrText xml:space="preserve"> PAGEREF _Toc204171893 \h </w:instrText>
            </w:r>
            <w:r>
              <w:rPr>
                <w:noProof/>
                <w:webHidden/>
              </w:rPr>
            </w:r>
            <w:r>
              <w:rPr>
                <w:noProof/>
                <w:webHidden/>
              </w:rPr>
              <w:fldChar w:fldCharType="separate"/>
            </w:r>
            <w:r>
              <w:rPr>
                <w:noProof/>
                <w:webHidden/>
              </w:rPr>
              <w:t>11</w:t>
            </w:r>
            <w:r>
              <w:rPr>
                <w:noProof/>
                <w:webHidden/>
              </w:rPr>
              <w:fldChar w:fldCharType="end"/>
            </w:r>
          </w:hyperlink>
        </w:p>
        <w:p w14:paraId="044F9980" w14:textId="0ECD57CB" w:rsidR="00713818" w:rsidRDefault="00713818">
          <w:pPr>
            <w:pStyle w:val="TOC2"/>
            <w:tabs>
              <w:tab w:val="left" w:pos="960"/>
              <w:tab w:val="right" w:leader="dot" w:pos="9350"/>
            </w:tabs>
            <w:rPr>
              <w:rFonts w:eastAsiaTheme="minorEastAsia"/>
              <w:noProof/>
              <w:kern w:val="2"/>
              <w:sz w:val="24"/>
              <w:szCs w:val="24"/>
              <w14:ligatures w14:val="standardContextual"/>
            </w:rPr>
          </w:pPr>
          <w:hyperlink w:anchor="_Toc204171894" w:history="1">
            <w:r w:rsidRPr="00A232B5">
              <w:rPr>
                <w:rStyle w:val="Hyperlink"/>
                <w:noProof/>
              </w:rPr>
              <w:t>6.1</w:t>
            </w:r>
            <w:r>
              <w:rPr>
                <w:rFonts w:eastAsiaTheme="minorEastAsia"/>
                <w:noProof/>
                <w:kern w:val="2"/>
                <w:sz w:val="24"/>
                <w:szCs w:val="24"/>
                <w14:ligatures w14:val="standardContextual"/>
              </w:rPr>
              <w:tab/>
            </w:r>
            <w:r w:rsidRPr="00A232B5">
              <w:rPr>
                <w:rStyle w:val="Hyperlink"/>
                <w:noProof/>
              </w:rPr>
              <w:t>Land-Based Disposal Methods</w:t>
            </w:r>
            <w:r>
              <w:rPr>
                <w:noProof/>
                <w:webHidden/>
              </w:rPr>
              <w:tab/>
            </w:r>
            <w:r>
              <w:rPr>
                <w:noProof/>
                <w:webHidden/>
              </w:rPr>
              <w:fldChar w:fldCharType="begin"/>
            </w:r>
            <w:r>
              <w:rPr>
                <w:noProof/>
                <w:webHidden/>
              </w:rPr>
              <w:instrText xml:space="preserve"> PAGEREF _Toc204171894 \h </w:instrText>
            </w:r>
            <w:r>
              <w:rPr>
                <w:noProof/>
                <w:webHidden/>
              </w:rPr>
            </w:r>
            <w:r>
              <w:rPr>
                <w:noProof/>
                <w:webHidden/>
              </w:rPr>
              <w:fldChar w:fldCharType="separate"/>
            </w:r>
            <w:r>
              <w:rPr>
                <w:noProof/>
                <w:webHidden/>
              </w:rPr>
              <w:t>11</w:t>
            </w:r>
            <w:r>
              <w:rPr>
                <w:noProof/>
                <w:webHidden/>
              </w:rPr>
              <w:fldChar w:fldCharType="end"/>
            </w:r>
          </w:hyperlink>
        </w:p>
        <w:p w14:paraId="7CC074B9" w14:textId="7FDCA4C0" w:rsidR="00713818" w:rsidRDefault="0071381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4171895" w:history="1">
            <w:r w:rsidRPr="00A232B5">
              <w:rPr>
                <w:rStyle w:val="Hyperlink"/>
                <w:noProof/>
              </w:rPr>
              <w:t>No-Action Alternative</w:t>
            </w:r>
            <w:r>
              <w:rPr>
                <w:noProof/>
                <w:webHidden/>
              </w:rPr>
              <w:tab/>
            </w:r>
            <w:r>
              <w:rPr>
                <w:noProof/>
                <w:webHidden/>
              </w:rPr>
              <w:fldChar w:fldCharType="begin"/>
            </w:r>
            <w:r>
              <w:rPr>
                <w:noProof/>
                <w:webHidden/>
              </w:rPr>
              <w:instrText xml:space="preserve"> PAGEREF _Toc204171895 \h </w:instrText>
            </w:r>
            <w:r>
              <w:rPr>
                <w:noProof/>
                <w:webHidden/>
              </w:rPr>
            </w:r>
            <w:r>
              <w:rPr>
                <w:noProof/>
                <w:webHidden/>
              </w:rPr>
              <w:fldChar w:fldCharType="separate"/>
            </w:r>
            <w:r>
              <w:rPr>
                <w:noProof/>
                <w:webHidden/>
              </w:rPr>
              <w:t>11</w:t>
            </w:r>
            <w:r>
              <w:rPr>
                <w:noProof/>
                <w:webHidden/>
              </w:rPr>
              <w:fldChar w:fldCharType="end"/>
            </w:r>
          </w:hyperlink>
        </w:p>
        <w:p w14:paraId="3D9B0D26" w14:textId="7E4AEA5E" w:rsidR="000C19A5" w:rsidRDefault="003064B6" w:rsidP="003064B6">
          <w:pPr>
            <w:pStyle w:val="TOC1"/>
            <w:tabs>
              <w:tab w:val="right" w:leader="dot" w:pos="9350"/>
            </w:tabs>
          </w:pPr>
          <w:r>
            <w:rPr>
              <w:bCs/>
              <w:caps w:val="0"/>
              <w:noProof/>
            </w:rPr>
            <w:lastRenderedPageBreak/>
            <w:fldChar w:fldCharType="end"/>
          </w:r>
        </w:p>
      </w:sdtContent>
    </w:sdt>
    <w:p w14:paraId="13A17928" w14:textId="77777777" w:rsidR="000C19A5" w:rsidRPr="00591649" w:rsidRDefault="000C19A5" w:rsidP="00591649">
      <w:pPr>
        <w:pStyle w:val="TableofContents"/>
      </w:pPr>
      <w:r w:rsidRPr="00591649">
        <w:t>Appendices</w:t>
      </w:r>
    </w:p>
    <w:p w14:paraId="55DCAC37" w14:textId="64F3A01E" w:rsidR="006D5EEE" w:rsidRDefault="006D5EEE" w:rsidP="00E42F26">
      <w:pPr>
        <w:pStyle w:val="ListParagraph"/>
        <w:numPr>
          <w:ilvl w:val="0"/>
          <w:numId w:val="2"/>
        </w:numPr>
        <w:spacing w:after="0" w:line="240" w:lineRule="auto"/>
        <w:rPr>
          <w:rFonts w:cstheme="minorHAnsi"/>
        </w:rPr>
      </w:pPr>
      <w:r>
        <w:rPr>
          <w:rFonts w:cstheme="minorHAnsi"/>
        </w:rPr>
        <w:t>Tekoa NPDES Permit (WA0023141)</w:t>
      </w:r>
    </w:p>
    <w:p w14:paraId="6861AD49" w14:textId="11A3D986" w:rsidR="000C19A5" w:rsidRDefault="0004281E" w:rsidP="00E42F26">
      <w:pPr>
        <w:pStyle w:val="ListParagraph"/>
        <w:numPr>
          <w:ilvl w:val="0"/>
          <w:numId w:val="2"/>
        </w:numPr>
        <w:spacing w:after="0" w:line="240" w:lineRule="auto"/>
        <w:rPr>
          <w:rFonts w:cstheme="minorHAnsi"/>
        </w:rPr>
      </w:pPr>
      <w:r>
        <w:rPr>
          <w:rFonts w:cstheme="minorHAnsi"/>
        </w:rPr>
        <w:t>Flow Calculations</w:t>
      </w:r>
    </w:p>
    <w:p w14:paraId="15356EC2" w14:textId="5DF925B8" w:rsidR="0004281E" w:rsidRDefault="0004281E" w:rsidP="00E42F26">
      <w:pPr>
        <w:pStyle w:val="ListParagraph"/>
        <w:numPr>
          <w:ilvl w:val="0"/>
          <w:numId w:val="2"/>
        </w:numPr>
        <w:spacing w:after="0" w:line="240" w:lineRule="auto"/>
        <w:rPr>
          <w:rFonts w:cstheme="minorHAnsi"/>
        </w:rPr>
      </w:pPr>
      <w:r>
        <w:rPr>
          <w:rFonts w:cstheme="minorHAnsi"/>
        </w:rPr>
        <w:t>Population Projection Calculations</w:t>
      </w:r>
    </w:p>
    <w:p w14:paraId="4E098605" w14:textId="12357551" w:rsidR="0004281E" w:rsidRDefault="0004281E" w:rsidP="00E42F26">
      <w:pPr>
        <w:pStyle w:val="ListParagraph"/>
        <w:numPr>
          <w:ilvl w:val="0"/>
          <w:numId w:val="2"/>
        </w:numPr>
        <w:spacing w:after="0" w:line="240" w:lineRule="auto"/>
        <w:rPr>
          <w:rFonts w:cstheme="minorHAnsi"/>
        </w:rPr>
      </w:pPr>
      <w:r>
        <w:rPr>
          <w:rFonts w:cstheme="minorHAnsi"/>
        </w:rPr>
        <w:t>Flood Plain Map</w:t>
      </w:r>
    </w:p>
    <w:p w14:paraId="315BAA34" w14:textId="3CC0D373" w:rsidR="0004281E" w:rsidRDefault="0004281E" w:rsidP="00E42F26">
      <w:pPr>
        <w:pStyle w:val="ListParagraph"/>
        <w:numPr>
          <w:ilvl w:val="0"/>
          <w:numId w:val="2"/>
        </w:numPr>
        <w:spacing w:after="0" w:line="240" w:lineRule="auto"/>
        <w:rPr>
          <w:rFonts w:cstheme="minorHAnsi"/>
        </w:rPr>
      </w:pPr>
      <w:r>
        <w:rPr>
          <w:rFonts w:cstheme="minorHAnsi"/>
        </w:rPr>
        <w:t>Priority Habitat and Species (PHS) Report</w:t>
      </w:r>
    </w:p>
    <w:p w14:paraId="685FAAF0" w14:textId="41B58049" w:rsidR="0004281E" w:rsidRDefault="0004281E" w:rsidP="00E42F26">
      <w:pPr>
        <w:pStyle w:val="ListParagraph"/>
        <w:numPr>
          <w:ilvl w:val="0"/>
          <w:numId w:val="2"/>
        </w:numPr>
        <w:spacing w:after="0" w:line="240" w:lineRule="auto"/>
        <w:rPr>
          <w:rFonts w:cstheme="minorHAnsi"/>
        </w:rPr>
      </w:pPr>
      <w:r>
        <w:rPr>
          <w:rFonts w:cstheme="minorHAnsi"/>
        </w:rPr>
        <w:t>US Fish and Wildlife Service (USFWS) Species List</w:t>
      </w:r>
    </w:p>
    <w:p w14:paraId="0EF39D2B" w14:textId="095EB2C3" w:rsidR="0004281E" w:rsidRPr="00126AE4" w:rsidRDefault="0004281E" w:rsidP="00E42F26">
      <w:pPr>
        <w:pStyle w:val="ListParagraph"/>
        <w:numPr>
          <w:ilvl w:val="0"/>
          <w:numId w:val="2"/>
        </w:numPr>
        <w:spacing w:after="0" w:line="240" w:lineRule="auto"/>
        <w:rPr>
          <w:rFonts w:cstheme="minorHAnsi"/>
        </w:rPr>
      </w:pPr>
      <w:r>
        <w:rPr>
          <w:rFonts w:cstheme="minorHAnsi"/>
        </w:rPr>
        <w:t>Wetlands Map</w:t>
      </w:r>
    </w:p>
    <w:p w14:paraId="13C23712" w14:textId="4081936F" w:rsidR="0009195F" w:rsidRDefault="0009195F" w:rsidP="00E42F26">
      <w:pPr>
        <w:pStyle w:val="ListParagraph"/>
        <w:numPr>
          <w:ilvl w:val="0"/>
          <w:numId w:val="2"/>
        </w:numPr>
        <w:spacing w:after="0" w:line="240" w:lineRule="auto"/>
        <w:rPr>
          <w:rFonts w:cstheme="minorHAnsi"/>
        </w:rPr>
      </w:pPr>
      <w:r>
        <w:rPr>
          <w:rFonts w:cstheme="minorHAnsi"/>
        </w:rPr>
        <w:t>USDA Soil Report</w:t>
      </w:r>
    </w:p>
    <w:p w14:paraId="46BD607A" w14:textId="25444822" w:rsidR="0004281E" w:rsidRPr="00126AE4" w:rsidRDefault="0004281E" w:rsidP="00E42F26">
      <w:pPr>
        <w:pStyle w:val="ListParagraph"/>
        <w:numPr>
          <w:ilvl w:val="0"/>
          <w:numId w:val="2"/>
        </w:numPr>
        <w:spacing w:after="0" w:line="240" w:lineRule="auto"/>
        <w:rPr>
          <w:rFonts w:cstheme="minorHAnsi"/>
        </w:rPr>
      </w:pPr>
      <w:r>
        <w:rPr>
          <w:rFonts w:cstheme="minorHAnsi"/>
        </w:rPr>
        <w:t>County Parcel Maps</w:t>
      </w:r>
    </w:p>
    <w:p w14:paraId="0D2B7D7E" w14:textId="5A5E80E7" w:rsidR="002A6CFB" w:rsidRDefault="002A6CFB">
      <w:pPr>
        <w:spacing w:after="160" w:line="259" w:lineRule="auto"/>
      </w:pPr>
      <w:r>
        <w:br w:type="page"/>
      </w:r>
    </w:p>
    <w:p w14:paraId="3F51FA7B" w14:textId="66741795" w:rsidR="00507EDB" w:rsidRPr="00591649" w:rsidRDefault="00507EDB" w:rsidP="00591649">
      <w:pPr>
        <w:pStyle w:val="TableofContents"/>
      </w:pPr>
      <w:r w:rsidRPr="00591649">
        <w:lastRenderedPageBreak/>
        <w:t xml:space="preserve">Abbreviations &amp; Acronyms </w:t>
      </w:r>
    </w:p>
    <w:p w14:paraId="46DF4B91" w14:textId="386E2F10" w:rsidR="00D459AD" w:rsidRDefault="00D459AD" w:rsidP="00D459AD">
      <w:r>
        <w:t xml:space="preserve">CAO: </w:t>
      </w:r>
      <w:r>
        <w:tab/>
      </w:r>
      <w:r>
        <w:tab/>
        <w:t>Critical Areas Ordinance</w:t>
      </w:r>
    </w:p>
    <w:p w14:paraId="7F62D66F" w14:textId="21A75D0F" w:rsidR="00D459AD" w:rsidRDefault="008745A9" w:rsidP="00D459AD">
      <w:r>
        <w:t>ECY</w:t>
      </w:r>
      <w:r w:rsidR="00D459AD">
        <w:t xml:space="preserve">: </w:t>
      </w:r>
      <w:r w:rsidR="00D459AD">
        <w:tab/>
      </w:r>
      <w:r w:rsidR="00D459AD">
        <w:tab/>
        <w:t>Washington State Department of Ecology</w:t>
      </w:r>
    </w:p>
    <w:p w14:paraId="0DC95B96" w14:textId="698D95DE" w:rsidR="00D459AD" w:rsidRDefault="00D459AD" w:rsidP="00D459AD">
      <w:pPr>
        <w:spacing w:after="160" w:line="259" w:lineRule="auto"/>
      </w:pPr>
      <w:r>
        <w:t xml:space="preserve">DOH: </w:t>
      </w:r>
      <w:r>
        <w:tab/>
      </w:r>
      <w:r>
        <w:tab/>
        <w:t>Washington State Department of Health</w:t>
      </w:r>
    </w:p>
    <w:p w14:paraId="00CB3554" w14:textId="77BB4794" w:rsidR="00D459AD" w:rsidRDefault="00D459AD" w:rsidP="00D459AD">
      <w:pPr>
        <w:spacing w:after="160" w:line="259" w:lineRule="auto"/>
      </w:pPr>
      <w:r>
        <w:t xml:space="preserve">LOSS: </w:t>
      </w:r>
      <w:r>
        <w:tab/>
      </w:r>
      <w:r>
        <w:tab/>
        <w:t>Large On-Site Sewage System</w:t>
      </w:r>
    </w:p>
    <w:p w14:paraId="0EC994F6" w14:textId="66B5E21D" w:rsidR="00D459AD" w:rsidRDefault="00D459AD" w:rsidP="00D459AD">
      <w:pPr>
        <w:spacing w:after="160" w:line="259" w:lineRule="auto"/>
      </w:pPr>
      <w:r>
        <w:t xml:space="preserve">MDF: </w:t>
      </w:r>
      <w:r>
        <w:tab/>
      </w:r>
      <w:r>
        <w:tab/>
        <w:t xml:space="preserve">Maximum Daily Flow </w:t>
      </w:r>
    </w:p>
    <w:p w14:paraId="666452BE" w14:textId="6AB05B5C" w:rsidR="00D459AD" w:rsidRDefault="00D459AD" w:rsidP="00D459AD">
      <w:pPr>
        <w:spacing w:after="160" w:line="259" w:lineRule="auto"/>
      </w:pPr>
      <w:r>
        <w:t xml:space="preserve">PHF: </w:t>
      </w:r>
      <w:r>
        <w:tab/>
      </w:r>
      <w:r>
        <w:tab/>
        <w:t>Peak Hourly Flow</w:t>
      </w:r>
    </w:p>
    <w:p w14:paraId="31C74344" w14:textId="0AADB6AF" w:rsidR="00D459AD" w:rsidRDefault="00D459AD" w:rsidP="00D459AD">
      <w:pPr>
        <w:spacing w:after="160" w:line="259" w:lineRule="auto"/>
      </w:pPr>
      <w:r>
        <w:t xml:space="preserve">PVC: </w:t>
      </w:r>
      <w:r>
        <w:tab/>
      </w:r>
      <w:r>
        <w:tab/>
        <w:t>Polyvinyl Chloride</w:t>
      </w:r>
    </w:p>
    <w:p w14:paraId="446C49A4" w14:textId="45461E62" w:rsidR="00D459AD" w:rsidRDefault="00D459AD" w:rsidP="00D459AD">
      <w:pPr>
        <w:spacing w:after="160" w:line="259" w:lineRule="auto"/>
      </w:pPr>
      <w:r>
        <w:t xml:space="preserve">SEPA: </w:t>
      </w:r>
      <w:r>
        <w:tab/>
      </w:r>
      <w:r>
        <w:tab/>
        <w:t>State Environmental Policy Act</w:t>
      </w:r>
    </w:p>
    <w:p w14:paraId="0951EC6D" w14:textId="2E086208" w:rsidR="00D459AD" w:rsidRDefault="00D459AD" w:rsidP="00D459AD">
      <w:pPr>
        <w:spacing w:after="160" w:line="259" w:lineRule="auto"/>
      </w:pPr>
      <w:r>
        <w:t xml:space="preserve">TDH: </w:t>
      </w:r>
      <w:r>
        <w:tab/>
      </w:r>
      <w:r>
        <w:tab/>
        <w:t>Total Dynamic Head</w:t>
      </w:r>
    </w:p>
    <w:p w14:paraId="26E7CEE4" w14:textId="12A58AE0" w:rsidR="00D459AD" w:rsidRDefault="00D459AD" w:rsidP="00D459AD">
      <w:r>
        <w:t xml:space="preserve">WAC: </w:t>
      </w:r>
      <w:r>
        <w:tab/>
      </w:r>
      <w:r>
        <w:tab/>
        <w:t xml:space="preserve">Washington Administrative Code </w:t>
      </w:r>
    </w:p>
    <w:p w14:paraId="25F8CAA2" w14:textId="73CD6F2A" w:rsidR="00D459AD" w:rsidRDefault="00D459AD" w:rsidP="00D459AD">
      <w:r>
        <w:t>WSDOT</w:t>
      </w:r>
      <w:proofErr w:type="gramStart"/>
      <w:r>
        <w:t xml:space="preserve">: </w:t>
      </w:r>
      <w:r>
        <w:tab/>
        <w:t>Washington</w:t>
      </w:r>
      <w:proofErr w:type="gramEnd"/>
      <w:r>
        <w:t xml:space="preserve"> State Department of Transportation</w:t>
      </w:r>
    </w:p>
    <w:p w14:paraId="0D8BBD6D" w14:textId="7C050D8B" w:rsidR="00D459AD" w:rsidRDefault="00D459AD">
      <w:pPr>
        <w:spacing w:after="160" w:line="259" w:lineRule="auto"/>
      </w:pPr>
      <w:r>
        <w:br w:type="page"/>
      </w:r>
    </w:p>
    <w:p w14:paraId="259B3FD6" w14:textId="32DEE6CC" w:rsidR="000F7602" w:rsidRPr="00F96091" w:rsidRDefault="00F96091" w:rsidP="00F96091">
      <w:pPr>
        <w:pStyle w:val="Style1"/>
      </w:pPr>
      <w:bookmarkStart w:id="0" w:name="_Toc14070470"/>
      <w:bookmarkStart w:id="1" w:name="_Toc26967941"/>
      <w:r w:rsidRPr="00F96091">
        <w:lastRenderedPageBreak/>
        <w:t>I.</w:t>
      </w:r>
      <w:r w:rsidR="007025B2">
        <w:t xml:space="preserve"> </w:t>
      </w:r>
      <w:r w:rsidR="000F7602" w:rsidRPr="00F96091">
        <w:t>Regulatory Requirements</w:t>
      </w:r>
      <w:bookmarkEnd w:id="0"/>
      <w:bookmarkEnd w:id="1"/>
      <w:r w:rsidR="00E57D7B" w:rsidRPr="00F96091">
        <w:t xml:space="preserve"> </w:t>
      </w:r>
      <w:r w:rsidR="00077BC7" w:rsidRPr="00F96091">
        <w:t>f</w:t>
      </w:r>
      <w:r w:rsidR="00E57D7B" w:rsidRPr="00F96091">
        <w:t xml:space="preserve">or </w:t>
      </w:r>
      <w:r w:rsidR="007025B2">
        <w:t>FACILITY PLAN/</w:t>
      </w:r>
      <w:r w:rsidR="00E57D7B" w:rsidRPr="00F96091">
        <w:t>Engineering Reports</w:t>
      </w:r>
    </w:p>
    <w:p w14:paraId="0F74ED94" w14:textId="48C524AE" w:rsidR="00D804EF" w:rsidRPr="00E720AF" w:rsidRDefault="007025B2" w:rsidP="00D804EF">
      <w:r>
        <w:t>Th</w:t>
      </w:r>
      <w:r w:rsidRPr="007025B2">
        <w:t>is Wastewater Treatment Plant Facility Plan (Facility Plan) has been prepared for the City of Tekoa, Washington, in accordance with the provisions of Washington Administrative Code (WAC) Chapter 173-240, "Submission of Plans and Reports for Construction of Wastewater Facilities." The WAC requirements for an engineering report (as detailed in WAC 173-240-060) are listed in the table below, cross-referenced to their location within this document. Technical guidance was also drawn from the Washington State Department of Ecology's (Ecology) "Criteria for Sewage Works Design" (Orange Book).</w:t>
      </w:r>
    </w:p>
    <w:tbl>
      <w:tblPr>
        <w:tblStyle w:val="PlainTable1"/>
        <w:tblW w:w="9690" w:type="dxa"/>
        <w:tblLook w:val="04A0" w:firstRow="1" w:lastRow="0" w:firstColumn="1" w:lastColumn="0" w:noHBand="0" w:noVBand="1"/>
      </w:tblPr>
      <w:tblGrid>
        <w:gridCol w:w="4488"/>
        <w:gridCol w:w="3519"/>
        <w:gridCol w:w="1683"/>
      </w:tblGrid>
      <w:tr w:rsidR="007B00E9" w:rsidRPr="00EE2F7D" w14:paraId="36130FAF" w14:textId="77777777" w:rsidTr="007B00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88" w:type="dxa"/>
            <w:hideMark/>
          </w:tcPr>
          <w:p w14:paraId="3F2445B6" w14:textId="77777777" w:rsidR="007B00E9" w:rsidRPr="00EE2F7D" w:rsidRDefault="007B00E9" w:rsidP="007B00E9">
            <w:pPr>
              <w:spacing w:after="160" w:line="278" w:lineRule="auto"/>
              <w:jc w:val="center"/>
              <w:rPr>
                <w:rFonts w:cs="Calibri"/>
              </w:rPr>
            </w:pPr>
            <w:r w:rsidRPr="00EE2F7D">
              <w:rPr>
                <w:rFonts w:cs="Calibri"/>
              </w:rPr>
              <w:t>Text from WAC 173-240-060</w:t>
            </w:r>
          </w:p>
        </w:tc>
        <w:tc>
          <w:tcPr>
            <w:tcW w:w="3519" w:type="dxa"/>
            <w:hideMark/>
          </w:tcPr>
          <w:p w14:paraId="6D931C0C" w14:textId="69E5C8D9" w:rsidR="007B00E9" w:rsidRPr="00EE2F7D" w:rsidRDefault="007B00E9" w:rsidP="007B00E9">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Calibri"/>
                <w:highlight w:val="yellow"/>
              </w:rPr>
            </w:pPr>
            <w:r w:rsidRPr="008745A9">
              <w:rPr>
                <w:rFonts w:cs="Calibri"/>
                <w:highlight w:val="yellow"/>
              </w:rPr>
              <w:t>Inclusion Check</w:t>
            </w:r>
          </w:p>
        </w:tc>
        <w:tc>
          <w:tcPr>
            <w:tcW w:w="1683" w:type="dxa"/>
            <w:hideMark/>
          </w:tcPr>
          <w:p w14:paraId="2A9876D2" w14:textId="2C859D72" w:rsidR="007B00E9" w:rsidRPr="00EE2F7D" w:rsidRDefault="000F7DDF" w:rsidP="007B00E9">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Calibri"/>
              </w:rPr>
            </w:pPr>
            <w:r w:rsidRPr="008745A9">
              <w:rPr>
                <w:rFonts w:cs="Calibri"/>
              </w:rPr>
              <w:t xml:space="preserve">Confirmation / </w:t>
            </w:r>
            <w:r w:rsidR="007B00E9" w:rsidRPr="008745A9">
              <w:rPr>
                <w:rFonts w:cs="Calibri"/>
              </w:rPr>
              <w:t>Location</w:t>
            </w:r>
          </w:p>
        </w:tc>
      </w:tr>
      <w:tr w:rsidR="007B00E9" w:rsidRPr="00EE2F7D" w14:paraId="26F174F0"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44D8BA9" w14:textId="77777777" w:rsidR="007B00E9" w:rsidRPr="00EE2F7D" w:rsidRDefault="007B00E9" w:rsidP="002D5961">
            <w:pPr>
              <w:spacing w:after="160" w:line="278" w:lineRule="auto"/>
              <w:rPr>
                <w:rFonts w:cs="Calibri"/>
                <w:sz w:val="16"/>
                <w:szCs w:val="16"/>
              </w:rPr>
            </w:pPr>
            <w:r w:rsidRPr="00EE2F7D">
              <w:rPr>
                <w:rFonts w:cs="Calibri"/>
                <w:sz w:val="16"/>
                <w:szCs w:val="16"/>
              </w:rPr>
              <w:t>060(1) Planning Requirements</w:t>
            </w:r>
          </w:p>
        </w:tc>
        <w:tc>
          <w:tcPr>
            <w:tcW w:w="3519" w:type="dxa"/>
            <w:hideMark/>
          </w:tcPr>
          <w:p w14:paraId="7DF3992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p>
        </w:tc>
        <w:tc>
          <w:tcPr>
            <w:tcW w:w="1683" w:type="dxa"/>
            <w:hideMark/>
          </w:tcPr>
          <w:p w14:paraId="74EF99F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6463E9B"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81FF2A2" w14:textId="77777777" w:rsidR="007B00E9" w:rsidRPr="00EE2F7D" w:rsidRDefault="007B00E9" w:rsidP="002D5961">
            <w:pPr>
              <w:spacing w:after="160" w:line="278" w:lineRule="auto"/>
              <w:rPr>
                <w:rFonts w:cs="Calibri"/>
                <w:sz w:val="16"/>
                <w:szCs w:val="16"/>
              </w:rPr>
            </w:pPr>
            <w:r w:rsidRPr="00EE2F7D">
              <w:rPr>
                <w:rFonts w:cs="Calibri"/>
                <w:sz w:val="16"/>
                <w:szCs w:val="16"/>
              </w:rPr>
              <w:t>The engineering report for a domestic wastewater facility shall include each appropriate (as determined by Ecology) item required in WAC 173-240-050 for general sewer plans unless an up-to-date general sewer plan is on file with Ecology. Normally, an engineering report is not required for sewer line extensions or pump stations. See WAC 173-240-020(13) and 173-240-030(5). The facility plan described in 40 CFR 35 is an “engineering report."</w:t>
            </w:r>
          </w:p>
        </w:tc>
        <w:tc>
          <w:tcPr>
            <w:tcW w:w="3519" w:type="dxa"/>
            <w:hideMark/>
          </w:tcPr>
          <w:p w14:paraId="1CABE35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complies with an up-to-date general sewer plan (WAC 173-240-050) approved by and on file with Ecology, OR the report includes required portions of WAC 173-240-050 as determined through consultation with Ecology if an adequate plan is not on file.</w:t>
            </w:r>
          </w:p>
        </w:tc>
        <w:tc>
          <w:tcPr>
            <w:tcW w:w="1683" w:type="dxa"/>
            <w:hideMark/>
          </w:tcPr>
          <w:p w14:paraId="25757640" w14:textId="4E7EF601" w:rsidR="007B00E9" w:rsidRPr="00EE2F7D" w:rsidRDefault="00D54F96" w:rsidP="000F7DD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No</w:t>
            </w:r>
          </w:p>
        </w:tc>
      </w:tr>
      <w:tr w:rsidR="007B00E9" w:rsidRPr="00EE2F7D" w14:paraId="3D91DBB8"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FDC937A" w14:textId="77777777" w:rsidR="007B00E9" w:rsidRPr="00EE2F7D" w:rsidRDefault="007B00E9" w:rsidP="002D5961">
            <w:pPr>
              <w:spacing w:after="160" w:line="278" w:lineRule="auto"/>
              <w:rPr>
                <w:rFonts w:cs="Calibri"/>
                <w:sz w:val="16"/>
                <w:szCs w:val="16"/>
              </w:rPr>
            </w:pPr>
          </w:p>
        </w:tc>
        <w:tc>
          <w:tcPr>
            <w:tcW w:w="3519" w:type="dxa"/>
            <w:hideMark/>
          </w:tcPr>
          <w:p w14:paraId="7C12A0FC" w14:textId="70D52A08" w:rsidR="007B00E9" w:rsidRPr="00EE2F7D" w:rsidRDefault="000F7DDF"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Pr>
                <w:rFonts w:cs="Calibri"/>
                <w:sz w:val="16"/>
                <w:szCs w:val="16"/>
                <w:highlight w:val="yellow"/>
              </w:rPr>
              <w:t>General</w:t>
            </w:r>
            <w:r w:rsidR="007B00E9" w:rsidRPr="00EE2F7D">
              <w:rPr>
                <w:rFonts w:cs="Calibri"/>
                <w:sz w:val="16"/>
                <w:szCs w:val="16"/>
                <w:highlight w:val="yellow"/>
              </w:rPr>
              <w:t xml:space="preserve"> sewer plan adequately addresses the current conditions and service area. (If applicable and plan is on file)</w:t>
            </w:r>
          </w:p>
        </w:tc>
        <w:tc>
          <w:tcPr>
            <w:tcW w:w="1683" w:type="dxa"/>
            <w:hideMark/>
          </w:tcPr>
          <w:p w14:paraId="0DB6EC3F" w14:textId="0147E68A"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Yes</w:t>
            </w:r>
          </w:p>
        </w:tc>
      </w:tr>
      <w:tr w:rsidR="007B00E9" w:rsidRPr="00EE2F7D" w14:paraId="184023E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2AAD7B3" w14:textId="77777777" w:rsidR="007B00E9" w:rsidRPr="00EE2F7D" w:rsidRDefault="007B00E9" w:rsidP="002D5961">
            <w:pPr>
              <w:spacing w:after="160" w:line="278" w:lineRule="auto"/>
              <w:rPr>
                <w:rFonts w:cs="Calibri"/>
                <w:sz w:val="16"/>
                <w:szCs w:val="16"/>
              </w:rPr>
            </w:pPr>
            <w:r w:rsidRPr="00EE2F7D">
              <w:rPr>
                <w:rFonts w:cs="Calibri"/>
                <w:sz w:val="16"/>
                <w:szCs w:val="16"/>
              </w:rPr>
              <w:t>060(2) Sufficiently Complete</w:t>
            </w:r>
          </w:p>
        </w:tc>
        <w:tc>
          <w:tcPr>
            <w:tcW w:w="3519" w:type="dxa"/>
            <w:hideMark/>
          </w:tcPr>
          <w:p w14:paraId="3F21B09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p>
        </w:tc>
        <w:tc>
          <w:tcPr>
            <w:tcW w:w="1683" w:type="dxa"/>
            <w:hideMark/>
          </w:tcPr>
          <w:p w14:paraId="5500BC2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68605C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FAD292E" w14:textId="77777777" w:rsidR="007B00E9" w:rsidRPr="00EE2F7D" w:rsidRDefault="007B00E9" w:rsidP="002D5961">
            <w:pPr>
              <w:spacing w:after="160" w:line="278" w:lineRule="auto"/>
              <w:rPr>
                <w:rFonts w:cs="Calibri"/>
                <w:sz w:val="16"/>
                <w:szCs w:val="16"/>
              </w:rPr>
            </w:pPr>
            <w:r w:rsidRPr="00EE2F7D">
              <w:rPr>
                <w:rFonts w:cs="Calibri"/>
                <w:sz w:val="16"/>
                <w:szCs w:val="16"/>
              </w:rPr>
              <w:t>The engineering report shall be sufficiently complete so that plans and specifications can be developed from it without substantial changes.</w:t>
            </w:r>
          </w:p>
        </w:tc>
        <w:tc>
          <w:tcPr>
            <w:tcW w:w="3519" w:type="dxa"/>
            <w:hideMark/>
          </w:tcPr>
          <w:p w14:paraId="6111BDA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contains sufficient design information to allow an engineer not involved in writing the report to produce construction drawings for the facility without reevaluation of the selected unit processes or more than minor unit sizing modifications.</w:t>
            </w:r>
          </w:p>
        </w:tc>
        <w:tc>
          <w:tcPr>
            <w:tcW w:w="1683" w:type="dxa"/>
            <w:hideMark/>
          </w:tcPr>
          <w:p w14:paraId="415AE167" w14:textId="1AEEDEDB"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Yes</w:t>
            </w:r>
          </w:p>
        </w:tc>
      </w:tr>
      <w:tr w:rsidR="007B00E9" w:rsidRPr="00EE2F7D" w14:paraId="79E5A09B"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EEAC073" w14:textId="77777777" w:rsidR="007B00E9" w:rsidRPr="00EE2F7D" w:rsidRDefault="007B00E9" w:rsidP="002D5961">
            <w:pPr>
              <w:spacing w:after="160" w:line="278" w:lineRule="auto"/>
              <w:rPr>
                <w:rFonts w:cs="Calibri"/>
                <w:sz w:val="16"/>
                <w:szCs w:val="16"/>
              </w:rPr>
            </w:pPr>
            <w:r w:rsidRPr="00EE2F7D">
              <w:rPr>
                <w:rFonts w:cs="Calibri"/>
                <w:sz w:val="16"/>
                <w:szCs w:val="16"/>
              </w:rPr>
              <w:t>060(3) Minimum Information Required</w:t>
            </w:r>
          </w:p>
        </w:tc>
        <w:tc>
          <w:tcPr>
            <w:tcW w:w="3519" w:type="dxa"/>
            <w:hideMark/>
          </w:tcPr>
          <w:p w14:paraId="4EE5D8E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p>
        </w:tc>
        <w:tc>
          <w:tcPr>
            <w:tcW w:w="1683" w:type="dxa"/>
            <w:hideMark/>
          </w:tcPr>
          <w:p w14:paraId="61FB1F1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04E85D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94F4AEC" w14:textId="77777777" w:rsidR="007B00E9" w:rsidRPr="00EE2F7D" w:rsidRDefault="007B00E9" w:rsidP="002D5961">
            <w:pPr>
              <w:spacing w:after="160" w:line="278" w:lineRule="auto"/>
              <w:rPr>
                <w:rFonts w:cs="Calibri"/>
                <w:sz w:val="16"/>
                <w:szCs w:val="16"/>
              </w:rPr>
            </w:pPr>
            <w:r w:rsidRPr="00EE2F7D">
              <w:rPr>
                <w:rFonts w:cs="Calibri"/>
                <w:sz w:val="16"/>
                <w:szCs w:val="16"/>
              </w:rPr>
              <w:t>(a) The name, address, and telephone number of the owner of the proposed facilities, and their authorized representative.</w:t>
            </w:r>
          </w:p>
        </w:tc>
        <w:tc>
          <w:tcPr>
            <w:tcW w:w="3519" w:type="dxa"/>
            <w:hideMark/>
          </w:tcPr>
          <w:p w14:paraId="71FA403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E2F7D">
              <w:rPr>
                <w:rFonts w:cs="Calibri"/>
                <w:sz w:val="16"/>
                <w:szCs w:val="16"/>
              </w:rPr>
              <w:t>The report includes the name, address, and telephone number of the owner and the owner's authorized representative.</w:t>
            </w:r>
          </w:p>
        </w:tc>
        <w:tc>
          <w:tcPr>
            <w:tcW w:w="1683" w:type="dxa"/>
            <w:hideMark/>
          </w:tcPr>
          <w:p w14:paraId="31B177D2" w14:textId="1B3097AC"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Section 1.2</w:t>
            </w:r>
          </w:p>
        </w:tc>
      </w:tr>
      <w:tr w:rsidR="007B00E9" w:rsidRPr="00EE2F7D" w14:paraId="6936E9A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F722934" w14:textId="77777777" w:rsidR="007B00E9" w:rsidRPr="00EE2F7D" w:rsidRDefault="007B00E9" w:rsidP="002D5961">
            <w:pPr>
              <w:spacing w:after="160" w:line="278" w:lineRule="auto"/>
              <w:rPr>
                <w:rFonts w:cs="Calibri"/>
                <w:sz w:val="16"/>
                <w:szCs w:val="16"/>
              </w:rPr>
            </w:pPr>
          </w:p>
        </w:tc>
        <w:tc>
          <w:tcPr>
            <w:tcW w:w="3519" w:type="dxa"/>
            <w:hideMark/>
          </w:tcPr>
          <w:p w14:paraId="39A3996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E2F7D">
              <w:rPr>
                <w:rFonts w:cs="Calibri"/>
                <w:sz w:val="16"/>
                <w:szCs w:val="16"/>
              </w:rPr>
              <w:t>The named authorized representative or position has the authority to sign contracts relating to this project.</w:t>
            </w:r>
          </w:p>
        </w:tc>
        <w:tc>
          <w:tcPr>
            <w:tcW w:w="1683" w:type="dxa"/>
            <w:hideMark/>
          </w:tcPr>
          <w:p w14:paraId="47141A04" w14:textId="51620B7B" w:rsidR="007B00E9" w:rsidRPr="00EE2F7D" w:rsidRDefault="000F7DDF" w:rsidP="000F7DD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Section 1.2</w:t>
            </w:r>
          </w:p>
        </w:tc>
      </w:tr>
      <w:tr w:rsidR="007B00E9" w:rsidRPr="00EE2F7D" w14:paraId="4EFFC1C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AADF86A" w14:textId="77777777" w:rsidR="007B00E9" w:rsidRPr="00EE2F7D" w:rsidRDefault="007B00E9" w:rsidP="002D5961">
            <w:pPr>
              <w:spacing w:after="160" w:line="278" w:lineRule="auto"/>
              <w:rPr>
                <w:rFonts w:cs="Calibri"/>
                <w:sz w:val="16"/>
                <w:szCs w:val="16"/>
              </w:rPr>
            </w:pPr>
          </w:p>
        </w:tc>
        <w:tc>
          <w:tcPr>
            <w:tcW w:w="3519" w:type="dxa"/>
            <w:hideMark/>
          </w:tcPr>
          <w:p w14:paraId="7F1FF16A" w14:textId="395F5456"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E2F7D">
              <w:rPr>
                <w:rFonts w:cs="Calibri"/>
                <w:sz w:val="16"/>
                <w:szCs w:val="16"/>
              </w:rPr>
              <w:t xml:space="preserve">A specific project contact person other than the legal representative is identified. </w:t>
            </w:r>
          </w:p>
        </w:tc>
        <w:tc>
          <w:tcPr>
            <w:tcW w:w="1683" w:type="dxa"/>
            <w:hideMark/>
          </w:tcPr>
          <w:p w14:paraId="73BA5946" w14:textId="5E49E73F"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Section 1.2</w:t>
            </w:r>
          </w:p>
        </w:tc>
      </w:tr>
      <w:tr w:rsidR="007B00E9" w:rsidRPr="00EE2F7D" w14:paraId="165DCDC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4B99FC6" w14:textId="77777777" w:rsidR="007B00E9" w:rsidRPr="00EE2F7D" w:rsidRDefault="007B00E9" w:rsidP="002D5961">
            <w:pPr>
              <w:spacing w:after="160" w:line="278" w:lineRule="auto"/>
              <w:rPr>
                <w:rFonts w:cs="Calibri"/>
                <w:sz w:val="16"/>
                <w:szCs w:val="16"/>
              </w:rPr>
            </w:pPr>
            <w:r w:rsidRPr="00EE2F7D">
              <w:rPr>
                <w:rFonts w:cs="Calibri"/>
                <w:sz w:val="16"/>
                <w:szCs w:val="16"/>
              </w:rPr>
              <w:t>(b) A project description including a location map and a map of the present and proposed service area.</w:t>
            </w:r>
          </w:p>
        </w:tc>
        <w:tc>
          <w:tcPr>
            <w:tcW w:w="3519" w:type="dxa"/>
            <w:hideMark/>
          </w:tcPr>
          <w:p w14:paraId="2033366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rPr>
              <w:t>The project description includes the “where, what, and why” of the report and documents the need for the proposed project.</w:t>
            </w:r>
          </w:p>
        </w:tc>
        <w:tc>
          <w:tcPr>
            <w:tcW w:w="1683" w:type="dxa"/>
            <w:hideMark/>
          </w:tcPr>
          <w:p w14:paraId="1569C95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A46D3E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7ABDD21" w14:textId="77777777" w:rsidR="007B00E9" w:rsidRPr="00EE2F7D" w:rsidRDefault="007B00E9" w:rsidP="002D5961">
            <w:pPr>
              <w:spacing w:after="160" w:line="278" w:lineRule="auto"/>
              <w:rPr>
                <w:rFonts w:cs="Calibri"/>
                <w:sz w:val="16"/>
                <w:szCs w:val="16"/>
              </w:rPr>
            </w:pPr>
          </w:p>
        </w:tc>
        <w:tc>
          <w:tcPr>
            <w:tcW w:w="3519" w:type="dxa"/>
            <w:hideMark/>
          </w:tcPr>
          <w:p w14:paraId="074EF7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Planning information established in the approved general sewer plan is </w:t>
            </w:r>
            <w:proofErr w:type="gramStart"/>
            <w:r w:rsidRPr="00EE2F7D">
              <w:rPr>
                <w:rFonts w:cs="Calibri"/>
                <w:sz w:val="16"/>
                <w:szCs w:val="16"/>
                <w:highlight w:val="yellow"/>
              </w:rPr>
              <w:t>referenced, and</w:t>
            </w:r>
            <w:proofErr w:type="gramEnd"/>
            <w:r w:rsidRPr="00EE2F7D">
              <w:rPr>
                <w:rFonts w:cs="Calibri"/>
                <w:sz w:val="16"/>
                <w:szCs w:val="16"/>
                <w:highlight w:val="yellow"/>
              </w:rPr>
              <w:t xml:space="preserve"> </w:t>
            </w:r>
            <w:r w:rsidRPr="00EE2F7D">
              <w:rPr>
                <w:rFonts w:cs="Calibri"/>
                <w:sz w:val="16"/>
                <w:szCs w:val="16"/>
                <w:highlight w:val="yellow"/>
              </w:rPr>
              <w:lastRenderedPageBreak/>
              <w:t>supplemented or updated as necessary to support the project-specific decisions.</w:t>
            </w:r>
          </w:p>
        </w:tc>
        <w:tc>
          <w:tcPr>
            <w:tcW w:w="1683" w:type="dxa"/>
            <w:hideMark/>
          </w:tcPr>
          <w:p w14:paraId="6B19726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A1B2BA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A3D0457" w14:textId="77777777" w:rsidR="007B00E9" w:rsidRPr="00EE2F7D" w:rsidRDefault="007B00E9" w:rsidP="002D5961">
            <w:pPr>
              <w:spacing w:after="160" w:line="278" w:lineRule="auto"/>
              <w:rPr>
                <w:rFonts w:cs="Calibri"/>
                <w:sz w:val="16"/>
                <w:szCs w:val="16"/>
              </w:rPr>
            </w:pPr>
          </w:p>
        </w:tc>
        <w:tc>
          <w:tcPr>
            <w:tcW w:w="3519" w:type="dxa"/>
            <w:hideMark/>
          </w:tcPr>
          <w:p w14:paraId="31DC3DE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location map of the project area is included.</w:t>
            </w:r>
          </w:p>
        </w:tc>
        <w:tc>
          <w:tcPr>
            <w:tcW w:w="1683" w:type="dxa"/>
            <w:hideMark/>
          </w:tcPr>
          <w:p w14:paraId="3CA752A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928E45B"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F67AFF0" w14:textId="77777777" w:rsidR="007B00E9" w:rsidRPr="00EE2F7D" w:rsidRDefault="007B00E9" w:rsidP="002D5961">
            <w:pPr>
              <w:spacing w:after="160" w:line="278" w:lineRule="auto"/>
              <w:rPr>
                <w:rFonts w:cs="Calibri"/>
                <w:sz w:val="16"/>
                <w:szCs w:val="16"/>
              </w:rPr>
            </w:pPr>
          </w:p>
        </w:tc>
        <w:tc>
          <w:tcPr>
            <w:tcW w:w="3519" w:type="dxa"/>
            <w:hideMark/>
          </w:tcPr>
          <w:p w14:paraId="47D5829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map showing the current and proposed sewer service areas is included.</w:t>
            </w:r>
          </w:p>
        </w:tc>
        <w:tc>
          <w:tcPr>
            <w:tcW w:w="1683" w:type="dxa"/>
            <w:hideMark/>
          </w:tcPr>
          <w:p w14:paraId="4BADE4A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6317F4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0CD582A" w14:textId="77777777" w:rsidR="007B00E9" w:rsidRPr="00EE2F7D" w:rsidRDefault="007B00E9" w:rsidP="002D5961">
            <w:pPr>
              <w:spacing w:after="160" w:line="278" w:lineRule="auto"/>
              <w:rPr>
                <w:rFonts w:cs="Calibri"/>
                <w:sz w:val="16"/>
                <w:szCs w:val="16"/>
              </w:rPr>
            </w:pPr>
          </w:p>
        </w:tc>
        <w:tc>
          <w:tcPr>
            <w:tcW w:w="3519" w:type="dxa"/>
            <w:hideMark/>
          </w:tcPr>
          <w:p w14:paraId="40BC2CA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At least one map is scaled to show the complete, current, and proposed service areas along with the relationship of this service area to adjacent service areas.</w:t>
            </w:r>
          </w:p>
        </w:tc>
        <w:tc>
          <w:tcPr>
            <w:tcW w:w="1683" w:type="dxa"/>
            <w:hideMark/>
          </w:tcPr>
          <w:p w14:paraId="56DFE3C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D11DF18"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3EC1BDD" w14:textId="77777777" w:rsidR="007B00E9" w:rsidRPr="00EE2F7D" w:rsidRDefault="007B00E9" w:rsidP="002D5961">
            <w:pPr>
              <w:spacing w:after="160" w:line="278" w:lineRule="auto"/>
              <w:rPr>
                <w:rFonts w:cs="Calibri"/>
                <w:sz w:val="16"/>
                <w:szCs w:val="16"/>
              </w:rPr>
            </w:pPr>
          </w:p>
        </w:tc>
        <w:tc>
          <w:tcPr>
            <w:tcW w:w="3519" w:type="dxa"/>
            <w:hideMark/>
          </w:tcPr>
          <w:p w14:paraId="63F59DB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map showing the existing collection system changes and proposed locations of land applications </w:t>
            </w:r>
            <w:proofErr w:type="gramStart"/>
            <w:r w:rsidRPr="00EE2F7D">
              <w:rPr>
                <w:rFonts w:cs="Calibri"/>
                <w:sz w:val="16"/>
                <w:szCs w:val="16"/>
                <w:highlight w:val="yellow"/>
              </w:rPr>
              <w:t>of</w:t>
            </w:r>
            <w:proofErr w:type="gramEnd"/>
            <w:r w:rsidRPr="00EE2F7D">
              <w:rPr>
                <w:rFonts w:cs="Calibri"/>
                <w:sz w:val="16"/>
                <w:szCs w:val="16"/>
                <w:highlight w:val="yellow"/>
              </w:rPr>
              <w:t xml:space="preserve"> wastewater is included. (If applicable)</w:t>
            </w:r>
          </w:p>
        </w:tc>
        <w:tc>
          <w:tcPr>
            <w:tcW w:w="1683" w:type="dxa"/>
            <w:hideMark/>
          </w:tcPr>
          <w:p w14:paraId="4095C77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513995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1A884C5" w14:textId="77777777" w:rsidR="007B00E9" w:rsidRPr="00EE2F7D" w:rsidRDefault="007B00E9" w:rsidP="002D5961">
            <w:pPr>
              <w:spacing w:after="160" w:line="278" w:lineRule="auto"/>
              <w:rPr>
                <w:rFonts w:cs="Calibri"/>
                <w:sz w:val="16"/>
                <w:szCs w:val="16"/>
              </w:rPr>
            </w:pPr>
          </w:p>
        </w:tc>
        <w:tc>
          <w:tcPr>
            <w:tcW w:w="3519" w:type="dxa"/>
            <w:hideMark/>
          </w:tcPr>
          <w:p w14:paraId="78FA465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E2F7D">
              <w:rPr>
                <w:rFonts w:cs="Calibri"/>
                <w:sz w:val="16"/>
                <w:szCs w:val="16"/>
              </w:rPr>
              <w:t xml:space="preserve">Office of Financial Management (OFM) or other population data for the service area for at least the last two decades </w:t>
            </w:r>
            <w:proofErr w:type="gramStart"/>
            <w:r w:rsidRPr="00EE2F7D">
              <w:rPr>
                <w:rFonts w:cs="Calibri"/>
                <w:sz w:val="16"/>
                <w:szCs w:val="16"/>
              </w:rPr>
              <w:t>is</w:t>
            </w:r>
            <w:proofErr w:type="gramEnd"/>
            <w:r w:rsidRPr="00EE2F7D">
              <w:rPr>
                <w:rFonts w:cs="Calibri"/>
                <w:sz w:val="16"/>
                <w:szCs w:val="16"/>
              </w:rPr>
              <w:t xml:space="preserve"> provided (if available).</w:t>
            </w:r>
          </w:p>
        </w:tc>
        <w:tc>
          <w:tcPr>
            <w:tcW w:w="1683" w:type="dxa"/>
            <w:hideMark/>
          </w:tcPr>
          <w:p w14:paraId="70AFD88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BAB4A8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BEEDC8C" w14:textId="77777777" w:rsidR="007B00E9" w:rsidRPr="00EE2F7D" w:rsidRDefault="007B00E9" w:rsidP="002D5961">
            <w:pPr>
              <w:spacing w:after="160" w:line="278" w:lineRule="auto"/>
              <w:rPr>
                <w:rFonts w:cs="Calibri"/>
                <w:sz w:val="16"/>
                <w:szCs w:val="16"/>
              </w:rPr>
            </w:pPr>
          </w:p>
        </w:tc>
        <w:tc>
          <w:tcPr>
            <w:tcW w:w="3519" w:type="dxa"/>
            <w:hideMark/>
          </w:tcPr>
          <w:p w14:paraId="158FD2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rPr>
              <w:t>Population projections for the project planning area and concentrated growth areas for the project design period are included.</w:t>
            </w:r>
          </w:p>
        </w:tc>
        <w:tc>
          <w:tcPr>
            <w:tcW w:w="1683" w:type="dxa"/>
            <w:hideMark/>
          </w:tcPr>
          <w:p w14:paraId="642CF47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6AB4955"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556F9F4" w14:textId="77777777" w:rsidR="007B00E9" w:rsidRPr="00EE2F7D" w:rsidRDefault="007B00E9" w:rsidP="002D5961">
            <w:pPr>
              <w:spacing w:after="160" w:line="278" w:lineRule="auto"/>
              <w:rPr>
                <w:rFonts w:cs="Calibri"/>
                <w:sz w:val="16"/>
                <w:szCs w:val="16"/>
              </w:rPr>
            </w:pPr>
          </w:p>
        </w:tc>
        <w:tc>
          <w:tcPr>
            <w:tcW w:w="3519" w:type="dxa"/>
            <w:hideMark/>
          </w:tcPr>
          <w:p w14:paraId="54BFE87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Population projections are based on historical records cited in the approved general sewer plan and are consistent with data from appropriate local land use planning agencies.</w:t>
            </w:r>
          </w:p>
        </w:tc>
        <w:tc>
          <w:tcPr>
            <w:tcW w:w="1683" w:type="dxa"/>
            <w:hideMark/>
          </w:tcPr>
          <w:p w14:paraId="5D3F765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194D08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4293365"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(c) A statement of the present and expected future quantity and quality of wastewater, including any industrial </w:t>
            </w:r>
            <w:proofErr w:type="gramStart"/>
            <w:r w:rsidRPr="00EE2F7D">
              <w:rPr>
                <w:rFonts w:cs="Calibri"/>
                <w:sz w:val="16"/>
                <w:szCs w:val="16"/>
              </w:rPr>
              <w:t>wastes</w:t>
            </w:r>
            <w:proofErr w:type="gramEnd"/>
            <w:r w:rsidRPr="00EE2F7D">
              <w:rPr>
                <w:rFonts w:cs="Calibri"/>
                <w:sz w:val="16"/>
                <w:szCs w:val="16"/>
              </w:rPr>
              <w:t xml:space="preserve"> which may be present or expected in the sewer system.</w:t>
            </w:r>
          </w:p>
        </w:tc>
        <w:tc>
          <w:tcPr>
            <w:tcW w:w="3519" w:type="dxa"/>
            <w:hideMark/>
          </w:tcPr>
          <w:p w14:paraId="4BA58AA6" w14:textId="1830E4BA"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rPr>
              <w:t>The analysis of current conditions includes characterization of waste loading</w:t>
            </w:r>
            <w:r w:rsidR="0003208D" w:rsidRPr="0003208D">
              <w:rPr>
                <w:rFonts w:cs="Calibri"/>
                <w:sz w:val="16"/>
                <w:szCs w:val="16"/>
              </w:rPr>
              <w:t>.</w:t>
            </w:r>
          </w:p>
        </w:tc>
        <w:tc>
          <w:tcPr>
            <w:tcW w:w="1683" w:type="dxa"/>
            <w:hideMark/>
          </w:tcPr>
          <w:p w14:paraId="237D864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4DE83D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51054C8" w14:textId="77777777" w:rsidR="007B00E9" w:rsidRPr="00EE2F7D" w:rsidRDefault="007B00E9" w:rsidP="002D5961">
            <w:pPr>
              <w:spacing w:after="160" w:line="278" w:lineRule="auto"/>
              <w:rPr>
                <w:rFonts w:cs="Calibri"/>
                <w:sz w:val="16"/>
                <w:szCs w:val="16"/>
              </w:rPr>
            </w:pPr>
          </w:p>
        </w:tc>
        <w:tc>
          <w:tcPr>
            <w:tcW w:w="3519" w:type="dxa"/>
            <w:hideMark/>
          </w:tcPr>
          <w:p w14:paraId="3E916E0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constituents that may have a detrimental impact on proposed unit processes are identified and discussed.</w:t>
            </w:r>
          </w:p>
        </w:tc>
        <w:tc>
          <w:tcPr>
            <w:tcW w:w="1683" w:type="dxa"/>
            <w:hideMark/>
          </w:tcPr>
          <w:p w14:paraId="08EC1B4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5EC71C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7740F1E" w14:textId="77777777" w:rsidR="007B00E9" w:rsidRPr="00EE2F7D" w:rsidRDefault="007B00E9" w:rsidP="002D5961">
            <w:pPr>
              <w:spacing w:after="160" w:line="278" w:lineRule="auto"/>
              <w:rPr>
                <w:rFonts w:cs="Calibri"/>
                <w:sz w:val="16"/>
                <w:szCs w:val="16"/>
              </w:rPr>
            </w:pPr>
          </w:p>
        </w:tc>
        <w:tc>
          <w:tcPr>
            <w:tcW w:w="3519" w:type="dxa"/>
            <w:hideMark/>
          </w:tcPr>
          <w:p w14:paraId="4A74C71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distribution of wastewater sources (domestic, commercial, industrial) is included, ideally expressed as percentages.</w:t>
            </w:r>
          </w:p>
        </w:tc>
        <w:tc>
          <w:tcPr>
            <w:tcW w:w="1683" w:type="dxa"/>
            <w:hideMark/>
          </w:tcPr>
          <w:p w14:paraId="03E8680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701F9B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AD665FD" w14:textId="77777777" w:rsidR="007B00E9" w:rsidRPr="00EE2F7D" w:rsidRDefault="007B00E9" w:rsidP="002D5961">
            <w:pPr>
              <w:spacing w:after="160" w:line="278" w:lineRule="auto"/>
              <w:rPr>
                <w:rFonts w:cs="Calibri"/>
                <w:sz w:val="16"/>
                <w:szCs w:val="16"/>
              </w:rPr>
            </w:pPr>
          </w:p>
        </w:tc>
        <w:tc>
          <w:tcPr>
            <w:tcW w:w="3519" w:type="dxa"/>
            <w:hideMark/>
          </w:tcPr>
          <w:p w14:paraId="6E1394A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Characteristics of industrial discharges and any pretreatment requirements are discussed. (If applicable)</w:t>
            </w:r>
          </w:p>
        </w:tc>
        <w:tc>
          <w:tcPr>
            <w:tcW w:w="1683" w:type="dxa"/>
            <w:hideMark/>
          </w:tcPr>
          <w:p w14:paraId="7CB92D0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CC11DE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1D65107" w14:textId="77777777" w:rsidR="007B00E9" w:rsidRPr="00EE2F7D" w:rsidRDefault="007B00E9" w:rsidP="002D5961">
            <w:pPr>
              <w:spacing w:after="160" w:line="278" w:lineRule="auto"/>
              <w:rPr>
                <w:rFonts w:cs="Calibri"/>
                <w:sz w:val="16"/>
                <w:szCs w:val="16"/>
              </w:rPr>
            </w:pPr>
          </w:p>
        </w:tc>
        <w:tc>
          <w:tcPr>
            <w:tcW w:w="3519" w:type="dxa"/>
            <w:hideMark/>
          </w:tcPr>
          <w:p w14:paraId="25EF481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Current I/I </w:t>
            </w:r>
            <w:proofErr w:type="gramStart"/>
            <w:r w:rsidRPr="00EE2F7D">
              <w:rPr>
                <w:rFonts w:cs="Calibri"/>
                <w:sz w:val="16"/>
                <w:szCs w:val="16"/>
                <w:highlight w:val="yellow"/>
              </w:rPr>
              <w:t>flows</w:t>
            </w:r>
            <w:proofErr w:type="gramEnd"/>
            <w:r w:rsidRPr="00EE2F7D">
              <w:rPr>
                <w:rFonts w:cs="Calibri"/>
                <w:sz w:val="16"/>
                <w:szCs w:val="16"/>
                <w:highlight w:val="yellow"/>
              </w:rPr>
              <w:t xml:space="preserve"> are included.</w:t>
            </w:r>
          </w:p>
        </w:tc>
        <w:tc>
          <w:tcPr>
            <w:tcW w:w="1683" w:type="dxa"/>
            <w:hideMark/>
          </w:tcPr>
          <w:p w14:paraId="63E1E95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42F599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A4C6FD" w14:textId="77777777" w:rsidR="007B00E9" w:rsidRPr="00EE2F7D" w:rsidRDefault="007B00E9" w:rsidP="002D5961">
            <w:pPr>
              <w:spacing w:after="160" w:line="278" w:lineRule="auto"/>
              <w:rPr>
                <w:rFonts w:cs="Calibri"/>
                <w:sz w:val="16"/>
                <w:szCs w:val="16"/>
              </w:rPr>
            </w:pPr>
          </w:p>
        </w:tc>
        <w:tc>
          <w:tcPr>
            <w:tcW w:w="3519" w:type="dxa"/>
            <w:hideMark/>
          </w:tcPr>
          <w:p w14:paraId="1772A7D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Flows received from combined sewers are included and assessed. (If applicable)</w:t>
            </w:r>
          </w:p>
        </w:tc>
        <w:tc>
          <w:tcPr>
            <w:tcW w:w="1683" w:type="dxa"/>
            <w:hideMark/>
          </w:tcPr>
          <w:p w14:paraId="6E0E430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F0010D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78C9FBE" w14:textId="77777777" w:rsidR="007B00E9" w:rsidRPr="00EE2F7D" w:rsidRDefault="007B00E9" w:rsidP="002D5961">
            <w:pPr>
              <w:spacing w:after="160" w:line="278" w:lineRule="auto"/>
              <w:rPr>
                <w:rFonts w:cs="Calibri"/>
                <w:sz w:val="16"/>
                <w:szCs w:val="16"/>
              </w:rPr>
            </w:pPr>
          </w:p>
        </w:tc>
        <w:tc>
          <w:tcPr>
            <w:tcW w:w="3519" w:type="dxa"/>
            <w:hideMark/>
          </w:tcPr>
          <w:p w14:paraId="08D9041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 assessment of diurnal flow and loading variations is included.</w:t>
            </w:r>
          </w:p>
        </w:tc>
        <w:tc>
          <w:tcPr>
            <w:tcW w:w="1683" w:type="dxa"/>
            <w:hideMark/>
          </w:tcPr>
          <w:p w14:paraId="171DD8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CBA289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093B0AB" w14:textId="77777777" w:rsidR="007B00E9" w:rsidRPr="00EE2F7D" w:rsidRDefault="007B00E9" w:rsidP="002D5961">
            <w:pPr>
              <w:spacing w:after="160" w:line="278" w:lineRule="auto"/>
              <w:rPr>
                <w:rFonts w:cs="Calibri"/>
                <w:sz w:val="16"/>
                <w:szCs w:val="16"/>
              </w:rPr>
            </w:pPr>
          </w:p>
        </w:tc>
        <w:tc>
          <w:tcPr>
            <w:tcW w:w="3519" w:type="dxa"/>
            <w:hideMark/>
          </w:tcPr>
          <w:p w14:paraId="6CED8DE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 assessment of seasonal load and flow variations is included.</w:t>
            </w:r>
          </w:p>
        </w:tc>
        <w:tc>
          <w:tcPr>
            <w:tcW w:w="1683" w:type="dxa"/>
            <w:hideMark/>
          </w:tcPr>
          <w:p w14:paraId="440AC87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49A277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CB3359E" w14:textId="77777777" w:rsidR="007B00E9" w:rsidRPr="00EE2F7D" w:rsidRDefault="007B00E9" w:rsidP="002D5961">
            <w:pPr>
              <w:spacing w:after="160" w:line="278" w:lineRule="auto"/>
              <w:rPr>
                <w:rFonts w:cs="Calibri"/>
                <w:sz w:val="16"/>
                <w:szCs w:val="16"/>
              </w:rPr>
            </w:pPr>
          </w:p>
        </w:tc>
        <w:tc>
          <w:tcPr>
            <w:tcW w:w="3519" w:type="dxa"/>
            <w:hideMark/>
          </w:tcPr>
          <w:p w14:paraId="421CBA7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analysis includes at least one full year of current wastewater flow and loading data to justify appropriate design parameters.</w:t>
            </w:r>
          </w:p>
        </w:tc>
        <w:tc>
          <w:tcPr>
            <w:tcW w:w="1683" w:type="dxa"/>
            <w:hideMark/>
          </w:tcPr>
          <w:p w14:paraId="5229B1E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887FFF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8E9879A" w14:textId="77777777" w:rsidR="007B00E9" w:rsidRPr="00EE2F7D" w:rsidRDefault="007B00E9" w:rsidP="002D5961">
            <w:pPr>
              <w:spacing w:after="160" w:line="278" w:lineRule="auto"/>
              <w:rPr>
                <w:rFonts w:cs="Calibri"/>
                <w:sz w:val="16"/>
                <w:szCs w:val="16"/>
              </w:rPr>
            </w:pPr>
          </w:p>
        </w:tc>
        <w:tc>
          <w:tcPr>
            <w:tcW w:w="3519" w:type="dxa"/>
            <w:hideMark/>
          </w:tcPr>
          <w:p w14:paraId="42040AB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analyzed data includes sufficient detail to demonstrate the degree of flow and loading variability experienced.</w:t>
            </w:r>
          </w:p>
        </w:tc>
        <w:tc>
          <w:tcPr>
            <w:tcW w:w="1683" w:type="dxa"/>
            <w:hideMark/>
          </w:tcPr>
          <w:p w14:paraId="1853239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00F5C8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4745AFD" w14:textId="77777777" w:rsidR="007B00E9" w:rsidRPr="00EE2F7D" w:rsidRDefault="007B00E9" w:rsidP="002D5961">
            <w:pPr>
              <w:spacing w:after="160" w:line="278" w:lineRule="auto"/>
              <w:rPr>
                <w:rFonts w:cs="Calibri"/>
                <w:sz w:val="16"/>
                <w:szCs w:val="16"/>
              </w:rPr>
            </w:pPr>
          </w:p>
        </w:tc>
        <w:tc>
          <w:tcPr>
            <w:tcW w:w="3519" w:type="dxa"/>
            <w:hideMark/>
          </w:tcPr>
          <w:p w14:paraId="1ED359B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location of influent and effluent sampling and the type of samples taken are identified.</w:t>
            </w:r>
          </w:p>
        </w:tc>
        <w:tc>
          <w:tcPr>
            <w:tcW w:w="1683" w:type="dxa"/>
            <w:hideMark/>
          </w:tcPr>
          <w:p w14:paraId="272C0D8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46A19C9"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85D0C71" w14:textId="77777777" w:rsidR="007B00E9" w:rsidRPr="00EE2F7D" w:rsidRDefault="007B00E9" w:rsidP="002D5961">
            <w:pPr>
              <w:spacing w:after="160" w:line="278" w:lineRule="auto"/>
              <w:rPr>
                <w:rFonts w:cs="Calibri"/>
                <w:sz w:val="16"/>
                <w:szCs w:val="16"/>
              </w:rPr>
            </w:pPr>
          </w:p>
        </w:tc>
        <w:tc>
          <w:tcPr>
            <w:tcW w:w="3519" w:type="dxa"/>
            <w:hideMark/>
          </w:tcPr>
          <w:p w14:paraId="34B338B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locations of treatment process return streams are identified.</w:t>
            </w:r>
          </w:p>
        </w:tc>
        <w:tc>
          <w:tcPr>
            <w:tcW w:w="1683" w:type="dxa"/>
            <w:hideMark/>
          </w:tcPr>
          <w:p w14:paraId="19B874E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143383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56C19A0" w14:textId="77777777" w:rsidR="007B00E9" w:rsidRPr="00EE2F7D" w:rsidRDefault="007B00E9" w:rsidP="002D5961">
            <w:pPr>
              <w:spacing w:after="160" w:line="278" w:lineRule="auto"/>
              <w:rPr>
                <w:rFonts w:cs="Calibri"/>
                <w:sz w:val="16"/>
                <w:szCs w:val="16"/>
              </w:rPr>
            </w:pPr>
          </w:p>
        </w:tc>
        <w:tc>
          <w:tcPr>
            <w:tcW w:w="3519" w:type="dxa"/>
            <w:hideMark/>
          </w:tcPr>
          <w:p w14:paraId="1F1FCE4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relies on credible and accurate data using laboratory data from an Ecology-accredited laboratory and flow data from meters with a documented history of proper calibration.</w:t>
            </w:r>
          </w:p>
        </w:tc>
        <w:tc>
          <w:tcPr>
            <w:tcW w:w="1683" w:type="dxa"/>
            <w:hideMark/>
          </w:tcPr>
          <w:p w14:paraId="1E3E90B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FEBD36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AD161FC" w14:textId="77777777" w:rsidR="007B00E9" w:rsidRPr="00EE2F7D" w:rsidRDefault="007B00E9" w:rsidP="002D5961">
            <w:pPr>
              <w:spacing w:after="160" w:line="278" w:lineRule="auto"/>
              <w:rPr>
                <w:rFonts w:cs="Calibri"/>
                <w:sz w:val="16"/>
                <w:szCs w:val="16"/>
              </w:rPr>
            </w:pPr>
          </w:p>
        </w:tc>
        <w:tc>
          <w:tcPr>
            <w:tcW w:w="3519" w:type="dxa"/>
            <w:hideMark/>
          </w:tcPr>
          <w:p w14:paraId="7DA8FAF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(normally 20 years) waste load and sources of wastewater are estimated.</w:t>
            </w:r>
          </w:p>
        </w:tc>
        <w:tc>
          <w:tcPr>
            <w:tcW w:w="1683" w:type="dxa"/>
            <w:hideMark/>
          </w:tcPr>
          <w:p w14:paraId="692BC9D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DF938B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5196E55" w14:textId="77777777" w:rsidR="007B00E9" w:rsidRPr="00EE2F7D" w:rsidRDefault="007B00E9" w:rsidP="002D5961">
            <w:pPr>
              <w:spacing w:after="160" w:line="278" w:lineRule="auto"/>
              <w:rPr>
                <w:rFonts w:cs="Calibri"/>
                <w:sz w:val="16"/>
                <w:szCs w:val="16"/>
              </w:rPr>
            </w:pPr>
          </w:p>
        </w:tc>
        <w:tc>
          <w:tcPr>
            <w:tcW w:w="3519" w:type="dxa"/>
            <w:hideMark/>
          </w:tcPr>
          <w:p w14:paraId="5BAA85E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estimates are based on present conditions and expected future conditions accounting for zoning patterns, council of government’s population forecasts, historical population trends, existing industrial users, and anticipated future sources.</w:t>
            </w:r>
          </w:p>
        </w:tc>
        <w:tc>
          <w:tcPr>
            <w:tcW w:w="1683" w:type="dxa"/>
            <w:hideMark/>
          </w:tcPr>
          <w:p w14:paraId="1AE13D4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4413E6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D02AA56" w14:textId="77777777" w:rsidR="007B00E9" w:rsidRPr="00EE2F7D" w:rsidRDefault="007B00E9" w:rsidP="002D5961">
            <w:pPr>
              <w:spacing w:after="160" w:line="278" w:lineRule="auto"/>
              <w:rPr>
                <w:rFonts w:cs="Calibri"/>
                <w:sz w:val="16"/>
                <w:szCs w:val="16"/>
              </w:rPr>
            </w:pPr>
          </w:p>
        </w:tc>
        <w:tc>
          <w:tcPr>
            <w:tcW w:w="3519" w:type="dxa"/>
            <w:hideMark/>
          </w:tcPr>
          <w:p w14:paraId="1A4D92D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estimates account for the anticipated impacts of existing or planned water conservation measures on future sewer service, considering potential increased waste load concentrations and per capita flow.</w:t>
            </w:r>
          </w:p>
        </w:tc>
        <w:tc>
          <w:tcPr>
            <w:tcW w:w="1683" w:type="dxa"/>
            <w:hideMark/>
          </w:tcPr>
          <w:p w14:paraId="25CAE85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02B102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604EB77" w14:textId="77777777" w:rsidR="007B00E9" w:rsidRPr="00EE2F7D" w:rsidRDefault="007B00E9" w:rsidP="002D5961">
            <w:pPr>
              <w:spacing w:after="160" w:line="278" w:lineRule="auto"/>
              <w:rPr>
                <w:rFonts w:cs="Calibri"/>
                <w:sz w:val="16"/>
                <w:szCs w:val="16"/>
              </w:rPr>
            </w:pPr>
          </w:p>
        </w:tc>
        <w:tc>
          <w:tcPr>
            <w:tcW w:w="3519" w:type="dxa"/>
            <w:hideMark/>
          </w:tcPr>
          <w:p w14:paraId="05C9DE1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estimates account for the impact climate change may have on unmitigated I/I flows.</w:t>
            </w:r>
          </w:p>
        </w:tc>
        <w:tc>
          <w:tcPr>
            <w:tcW w:w="1683" w:type="dxa"/>
            <w:hideMark/>
          </w:tcPr>
          <w:p w14:paraId="374228F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13ED7A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F189D3D" w14:textId="77777777" w:rsidR="007B00E9" w:rsidRPr="00EE2F7D" w:rsidRDefault="007B00E9" w:rsidP="002D5961">
            <w:pPr>
              <w:spacing w:after="160" w:line="278" w:lineRule="auto"/>
              <w:rPr>
                <w:rFonts w:cs="Calibri"/>
                <w:sz w:val="16"/>
                <w:szCs w:val="16"/>
              </w:rPr>
            </w:pPr>
          </w:p>
        </w:tc>
        <w:tc>
          <w:tcPr>
            <w:tcW w:w="3519" w:type="dxa"/>
            <w:hideMark/>
          </w:tcPr>
          <w:p w14:paraId="3E54EF8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facilities receiving flows from combined sewers, the assessment includes how efforts to control CSOs impact anticipated future flows. (If applicable)</w:t>
            </w:r>
          </w:p>
        </w:tc>
        <w:tc>
          <w:tcPr>
            <w:tcW w:w="1683" w:type="dxa"/>
            <w:hideMark/>
          </w:tcPr>
          <w:p w14:paraId="73D1C35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926FE8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2E3608D" w14:textId="77777777" w:rsidR="007B00E9" w:rsidRPr="00EE2F7D" w:rsidRDefault="007B00E9" w:rsidP="002D5961">
            <w:pPr>
              <w:spacing w:after="160" w:line="278" w:lineRule="auto"/>
              <w:rPr>
                <w:rFonts w:cs="Calibri"/>
                <w:sz w:val="16"/>
                <w:szCs w:val="16"/>
              </w:rPr>
            </w:pPr>
            <w:r w:rsidRPr="00EE2F7D">
              <w:rPr>
                <w:rFonts w:cs="Calibri"/>
                <w:sz w:val="16"/>
                <w:szCs w:val="16"/>
              </w:rPr>
              <w:t>(d) The degree of treatment required based upon applicable permits and regulations, the receiving water, the amount and strength of wastewater to be treated, and other influencing factors.</w:t>
            </w:r>
          </w:p>
        </w:tc>
        <w:tc>
          <w:tcPr>
            <w:tcW w:w="3519" w:type="dxa"/>
            <w:hideMark/>
          </w:tcPr>
          <w:p w14:paraId="17FC075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copy of the current discharge permit and any compliance orders are included. (If applicable)</w:t>
            </w:r>
          </w:p>
        </w:tc>
        <w:tc>
          <w:tcPr>
            <w:tcW w:w="1683" w:type="dxa"/>
            <w:hideMark/>
          </w:tcPr>
          <w:p w14:paraId="70D2918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80BBD3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FF6A51" w14:textId="77777777" w:rsidR="007B00E9" w:rsidRPr="00EE2F7D" w:rsidRDefault="007B00E9" w:rsidP="002D5961">
            <w:pPr>
              <w:spacing w:after="160" w:line="278" w:lineRule="auto"/>
              <w:rPr>
                <w:rFonts w:cs="Calibri"/>
                <w:sz w:val="16"/>
                <w:szCs w:val="16"/>
              </w:rPr>
            </w:pPr>
          </w:p>
        </w:tc>
        <w:tc>
          <w:tcPr>
            <w:tcW w:w="3519" w:type="dxa"/>
            <w:hideMark/>
          </w:tcPr>
          <w:p w14:paraId="2C9E872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new discharges, requirements reasonably anticipated in a draft permit are included. (If applicable)</w:t>
            </w:r>
          </w:p>
        </w:tc>
        <w:tc>
          <w:tcPr>
            <w:tcW w:w="1683" w:type="dxa"/>
            <w:hideMark/>
          </w:tcPr>
          <w:p w14:paraId="64D91BC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01ED8DB"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566E6F4" w14:textId="77777777" w:rsidR="007B00E9" w:rsidRPr="00EE2F7D" w:rsidRDefault="007B00E9" w:rsidP="002D5961">
            <w:pPr>
              <w:spacing w:after="160" w:line="278" w:lineRule="auto"/>
              <w:rPr>
                <w:rFonts w:cs="Calibri"/>
                <w:sz w:val="16"/>
                <w:szCs w:val="16"/>
              </w:rPr>
            </w:pPr>
          </w:p>
        </w:tc>
        <w:tc>
          <w:tcPr>
            <w:tcW w:w="3519" w:type="dxa"/>
            <w:hideMark/>
          </w:tcPr>
          <w:p w14:paraId="07B7282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results of Sections 3(e), (h), and (I) are used to estimate the degree of treatment needed to meet conditions of a current or anticipated future permit.</w:t>
            </w:r>
          </w:p>
        </w:tc>
        <w:tc>
          <w:tcPr>
            <w:tcW w:w="1683" w:type="dxa"/>
            <w:hideMark/>
          </w:tcPr>
          <w:p w14:paraId="3BA766C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362661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A720700" w14:textId="77777777" w:rsidR="007B00E9" w:rsidRPr="00EE2F7D" w:rsidRDefault="007B00E9" w:rsidP="002D5961">
            <w:pPr>
              <w:spacing w:after="160" w:line="278" w:lineRule="auto"/>
              <w:rPr>
                <w:rFonts w:cs="Calibri"/>
                <w:sz w:val="16"/>
                <w:szCs w:val="16"/>
              </w:rPr>
            </w:pPr>
          </w:p>
        </w:tc>
        <w:tc>
          <w:tcPr>
            <w:tcW w:w="3519" w:type="dxa"/>
            <w:hideMark/>
          </w:tcPr>
          <w:p w14:paraId="638362B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considers the potential for regulatory changes that could require more stringent treatment requirements during the operating life of the facility.</w:t>
            </w:r>
          </w:p>
        </w:tc>
        <w:tc>
          <w:tcPr>
            <w:tcW w:w="1683" w:type="dxa"/>
            <w:hideMark/>
          </w:tcPr>
          <w:p w14:paraId="5926DFB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E58754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0F494E5" w14:textId="77777777" w:rsidR="007B00E9" w:rsidRPr="00EE2F7D" w:rsidRDefault="007B00E9" w:rsidP="002D5961">
            <w:pPr>
              <w:spacing w:after="160" w:line="278" w:lineRule="auto"/>
              <w:rPr>
                <w:rFonts w:cs="Calibri"/>
                <w:sz w:val="16"/>
                <w:szCs w:val="16"/>
              </w:rPr>
            </w:pPr>
          </w:p>
        </w:tc>
        <w:tc>
          <w:tcPr>
            <w:tcW w:w="3519" w:type="dxa"/>
            <w:hideMark/>
          </w:tcPr>
          <w:p w14:paraId="3200E2A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confirms whether the level of treatment produces a discharge that complies with applicable water quality criteria in Chapter 173-201A WAC.</w:t>
            </w:r>
          </w:p>
        </w:tc>
        <w:tc>
          <w:tcPr>
            <w:tcW w:w="1683" w:type="dxa"/>
            <w:hideMark/>
          </w:tcPr>
          <w:p w14:paraId="349EE23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837BBD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298DC59" w14:textId="77777777" w:rsidR="007B00E9" w:rsidRPr="00EE2F7D" w:rsidRDefault="007B00E9" w:rsidP="002D5961">
            <w:pPr>
              <w:spacing w:after="160" w:line="278" w:lineRule="auto"/>
              <w:rPr>
                <w:rFonts w:cs="Calibri"/>
                <w:sz w:val="16"/>
                <w:szCs w:val="16"/>
              </w:rPr>
            </w:pPr>
          </w:p>
        </w:tc>
        <w:tc>
          <w:tcPr>
            <w:tcW w:w="3519" w:type="dxa"/>
            <w:hideMark/>
          </w:tcPr>
          <w:p w14:paraId="2D49FFD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municipal WWTPs, an analysis of conventional pollutants (BOD5, TSS, pH, dissolved oxygen, temperature) is included.</w:t>
            </w:r>
          </w:p>
        </w:tc>
        <w:tc>
          <w:tcPr>
            <w:tcW w:w="1683" w:type="dxa"/>
            <w:hideMark/>
          </w:tcPr>
          <w:p w14:paraId="28ACCCC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78C4C8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D2D0123" w14:textId="77777777" w:rsidR="007B00E9" w:rsidRPr="00EE2F7D" w:rsidRDefault="007B00E9" w:rsidP="002D5961">
            <w:pPr>
              <w:spacing w:after="160" w:line="278" w:lineRule="auto"/>
              <w:rPr>
                <w:rFonts w:cs="Calibri"/>
                <w:sz w:val="16"/>
                <w:szCs w:val="16"/>
              </w:rPr>
            </w:pPr>
          </w:p>
        </w:tc>
        <w:tc>
          <w:tcPr>
            <w:tcW w:w="3519" w:type="dxa"/>
            <w:hideMark/>
          </w:tcPr>
          <w:p w14:paraId="22918F1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municipal WWTPs, an analysis of pathogens (Enterococci, E. Coli, or Fecal Coliform bacteria) is included.</w:t>
            </w:r>
          </w:p>
        </w:tc>
        <w:tc>
          <w:tcPr>
            <w:tcW w:w="1683" w:type="dxa"/>
            <w:hideMark/>
          </w:tcPr>
          <w:p w14:paraId="3C90BC1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91805A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C604A74" w14:textId="77777777" w:rsidR="007B00E9" w:rsidRPr="00EE2F7D" w:rsidRDefault="007B00E9" w:rsidP="002D5961">
            <w:pPr>
              <w:spacing w:after="160" w:line="278" w:lineRule="auto"/>
              <w:rPr>
                <w:rFonts w:cs="Calibri"/>
                <w:sz w:val="16"/>
                <w:szCs w:val="16"/>
              </w:rPr>
            </w:pPr>
          </w:p>
        </w:tc>
        <w:tc>
          <w:tcPr>
            <w:tcW w:w="3519" w:type="dxa"/>
            <w:hideMark/>
          </w:tcPr>
          <w:p w14:paraId="1515309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municipal WWTPs, an analysis of toxic pollutants commonly present (ammonia, chlorine) is included.</w:t>
            </w:r>
          </w:p>
        </w:tc>
        <w:tc>
          <w:tcPr>
            <w:tcW w:w="1683" w:type="dxa"/>
            <w:hideMark/>
          </w:tcPr>
          <w:p w14:paraId="1409DAB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7EFB22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99EB955" w14:textId="77777777" w:rsidR="007B00E9" w:rsidRPr="00EE2F7D" w:rsidRDefault="007B00E9" w:rsidP="002D5961">
            <w:pPr>
              <w:spacing w:after="160" w:line="278" w:lineRule="auto"/>
              <w:rPr>
                <w:rFonts w:cs="Calibri"/>
                <w:sz w:val="16"/>
                <w:szCs w:val="16"/>
              </w:rPr>
            </w:pPr>
          </w:p>
        </w:tc>
        <w:tc>
          <w:tcPr>
            <w:tcW w:w="3519" w:type="dxa"/>
            <w:hideMark/>
          </w:tcPr>
          <w:p w14:paraId="2938B28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 evaluation of the effects of industrial discharges on final effluent quality and potential for toxic materials to pass through is included. (If applicable)</w:t>
            </w:r>
          </w:p>
        </w:tc>
        <w:tc>
          <w:tcPr>
            <w:tcW w:w="1683" w:type="dxa"/>
            <w:hideMark/>
          </w:tcPr>
          <w:p w14:paraId="7BB05D1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86F6D9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191DBE2" w14:textId="77777777" w:rsidR="007B00E9" w:rsidRPr="00EE2F7D" w:rsidRDefault="007B00E9" w:rsidP="002D5961">
            <w:pPr>
              <w:spacing w:after="160" w:line="278" w:lineRule="auto"/>
              <w:rPr>
                <w:rFonts w:cs="Calibri"/>
                <w:sz w:val="16"/>
                <w:szCs w:val="16"/>
              </w:rPr>
            </w:pPr>
          </w:p>
        </w:tc>
        <w:tc>
          <w:tcPr>
            <w:tcW w:w="3519" w:type="dxa"/>
            <w:hideMark/>
          </w:tcPr>
          <w:p w14:paraId="53AD278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receiving water is on the 303(d) list as impaired, the analysis includes the parameters identified in the impairment listing.</w:t>
            </w:r>
          </w:p>
        </w:tc>
        <w:tc>
          <w:tcPr>
            <w:tcW w:w="1683" w:type="dxa"/>
            <w:hideMark/>
          </w:tcPr>
          <w:p w14:paraId="1BD0E86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A06543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5CAFA1E" w14:textId="77777777" w:rsidR="007B00E9" w:rsidRPr="00EE2F7D" w:rsidRDefault="007B00E9" w:rsidP="002D5961">
            <w:pPr>
              <w:spacing w:after="160" w:line="278" w:lineRule="auto"/>
              <w:rPr>
                <w:rFonts w:cs="Calibri"/>
                <w:sz w:val="16"/>
                <w:szCs w:val="16"/>
              </w:rPr>
            </w:pPr>
          </w:p>
        </w:tc>
        <w:tc>
          <w:tcPr>
            <w:tcW w:w="3519" w:type="dxa"/>
            <w:hideMark/>
          </w:tcPr>
          <w:p w14:paraId="76EA0B5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Design values align with waste load allocations established in an approved TMDL. (If applicable)</w:t>
            </w:r>
          </w:p>
        </w:tc>
        <w:tc>
          <w:tcPr>
            <w:tcW w:w="1683" w:type="dxa"/>
            <w:hideMark/>
          </w:tcPr>
          <w:p w14:paraId="2C01542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51FA019"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FD92847" w14:textId="77777777" w:rsidR="007B00E9" w:rsidRPr="00EE2F7D" w:rsidRDefault="007B00E9" w:rsidP="002D5961">
            <w:pPr>
              <w:spacing w:after="160" w:line="278" w:lineRule="auto"/>
              <w:rPr>
                <w:rFonts w:cs="Calibri"/>
                <w:sz w:val="16"/>
                <w:szCs w:val="16"/>
              </w:rPr>
            </w:pPr>
          </w:p>
        </w:tc>
        <w:tc>
          <w:tcPr>
            <w:tcW w:w="3519" w:type="dxa"/>
            <w:hideMark/>
          </w:tcPr>
          <w:p w14:paraId="78EB206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When Ecology has not established a waste load allocation for an impaired parameter, the analysis demonstrates no reasonable potential to cause or contribute to a water quality standard violation.</w:t>
            </w:r>
          </w:p>
        </w:tc>
        <w:tc>
          <w:tcPr>
            <w:tcW w:w="1683" w:type="dxa"/>
            <w:hideMark/>
          </w:tcPr>
          <w:p w14:paraId="6F943E1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D944F90"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94DB686" w14:textId="77777777" w:rsidR="007B00E9" w:rsidRPr="00EE2F7D" w:rsidRDefault="007B00E9" w:rsidP="002D5961">
            <w:pPr>
              <w:spacing w:after="160" w:line="278" w:lineRule="auto"/>
              <w:rPr>
                <w:rFonts w:cs="Calibri"/>
                <w:sz w:val="16"/>
                <w:szCs w:val="16"/>
              </w:rPr>
            </w:pPr>
          </w:p>
        </w:tc>
        <w:tc>
          <w:tcPr>
            <w:tcW w:w="3519" w:type="dxa"/>
            <w:hideMark/>
          </w:tcPr>
          <w:p w14:paraId="45600B8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demonstrates whether the discharge will cause a measurable change in existing water quality at the boundary of any authorized chronic mixing zone (as defined by Ecology's measurable change criteria).</w:t>
            </w:r>
          </w:p>
        </w:tc>
        <w:tc>
          <w:tcPr>
            <w:tcW w:w="1683" w:type="dxa"/>
            <w:hideMark/>
          </w:tcPr>
          <w:p w14:paraId="0E2431B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28830B2"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DBD1A7B" w14:textId="77777777" w:rsidR="007B00E9" w:rsidRPr="00EE2F7D" w:rsidRDefault="007B00E9" w:rsidP="002D5961">
            <w:pPr>
              <w:spacing w:after="160" w:line="278" w:lineRule="auto"/>
              <w:rPr>
                <w:rFonts w:cs="Calibri"/>
                <w:sz w:val="16"/>
                <w:szCs w:val="16"/>
              </w:rPr>
            </w:pPr>
          </w:p>
        </w:tc>
        <w:tc>
          <w:tcPr>
            <w:tcW w:w="3519" w:type="dxa"/>
            <w:hideMark/>
          </w:tcPr>
          <w:p w14:paraId="3AADD25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Consultation with regional Ecology staff to determine the level of analysis needed to comply with Antidegradation provisions (WAC 173-201A-300 to 330) has occurred and the analysis is included.</w:t>
            </w:r>
          </w:p>
        </w:tc>
        <w:tc>
          <w:tcPr>
            <w:tcW w:w="1683" w:type="dxa"/>
            <w:hideMark/>
          </w:tcPr>
          <w:p w14:paraId="6E62775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DEB50A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DC10796" w14:textId="77777777" w:rsidR="007B00E9" w:rsidRPr="00EE2F7D" w:rsidRDefault="007B00E9" w:rsidP="002D5961">
            <w:pPr>
              <w:spacing w:after="160" w:line="278" w:lineRule="auto"/>
              <w:rPr>
                <w:rFonts w:cs="Calibri"/>
                <w:sz w:val="16"/>
                <w:szCs w:val="16"/>
              </w:rPr>
            </w:pPr>
            <w:r w:rsidRPr="00EE2F7D">
              <w:rPr>
                <w:rFonts w:cs="Calibri"/>
                <w:sz w:val="16"/>
                <w:szCs w:val="16"/>
              </w:rPr>
              <w:lastRenderedPageBreak/>
              <w:t>(e) A description of the receiving water, applicable water quality standards, and how water quality standards will be met at the boundary of any applicable dilution zone. (173-201A-10Q WAC)</w:t>
            </w:r>
          </w:p>
        </w:tc>
        <w:tc>
          <w:tcPr>
            <w:tcW w:w="3519" w:type="dxa"/>
            <w:hideMark/>
          </w:tcPr>
          <w:p w14:paraId="014CE70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name, location (river mile, latitude/longitude, waterway segment number, township/range, etc.), and water quality classification of the proposed receiving water are provided.</w:t>
            </w:r>
          </w:p>
        </w:tc>
        <w:tc>
          <w:tcPr>
            <w:tcW w:w="1683" w:type="dxa"/>
            <w:hideMark/>
          </w:tcPr>
          <w:p w14:paraId="43D1425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644A5A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783292E" w14:textId="77777777" w:rsidR="007B00E9" w:rsidRPr="00EE2F7D" w:rsidRDefault="007B00E9" w:rsidP="002D5961">
            <w:pPr>
              <w:spacing w:after="160" w:line="278" w:lineRule="auto"/>
              <w:rPr>
                <w:rFonts w:cs="Calibri"/>
                <w:sz w:val="16"/>
                <w:szCs w:val="16"/>
              </w:rPr>
            </w:pPr>
          </w:p>
        </w:tc>
        <w:tc>
          <w:tcPr>
            <w:tcW w:w="3519" w:type="dxa"/>
            <w:hideMark/>
          </w:tcPr>
          <w:p w14:paraId="5DCFC13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existing receiving water data available from long term monitoring stations or site-specific monitoring collected for this report is summarized.</w:t>
            </w:r>
          </w:p>
        </w:tc>
        <w:tc>
          <w:tcPr>
            <w:tcW w:w="1683" w:type="dxa"/>
            <w:hideMark/>
          </w:tcPr>
          <w:p w14:paraId="25B9DC4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AE4E3D3"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293B5EE" w14:textId="77777777" w:rsidR="007B00E9" w:rsidRPr="00EE2F7D" w:rsidRDefault="007B00E9" w:rsidP="002D5961">
            <w:pPr>
              <w:spacing w:after="160" w:line="278" w:lineRule="auto"/>
              <w:rPr>
                <w:rFonts w:cs="Calibri"/>
                <w:sz w:val="16"/>
                <w:szCs w:val="16"/>
              </w:rPr>
            </w:pPr>
          </w:p>
        </w:tc>
        <w:tc>
          <w:tcPr>
            <w:tcW w:w="3519" w:type="dxa"/>
            <w:hideMark/>
          </w:tcPr>
          <w:p w14:paraId="27B7697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site-specific monitoring data was collected for this report, it is included in an appendix.</w:t>
            </w:r>
          </w:p>
        </w:tc>
        <w:tc>
          <w:tcPr>
            <w:tcW w:w="1683" w:type="dxa"/>
            <w:hideMark/>
          </w:tcPr>
          <w:p w14:paraId="1736584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2F03C0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A04D531" w14:textId="77777777" w:rsidR="007B00E9" w:rsidRPr="00EE2F7D" w:rsidRDefault="007B00E9" w:rsidP="002D5961">
            <w:pPr>
              <w:spacing w:after="160" w:line="278" w:lineRule="auto"/>
              <w:rPr>
                <w:rFonts w:cs="Calibri"/>
                <w:sz w:val="16"/>
                <w:szCs w:val="16"/>
              </w:rPr>
            </w:pPr>
          </w:p>
        </w:tc>
        <w:tc>
          <w:tcPr>
            <w:tcW w:w="3519" w:type="dxa"/>
            <w:hideMark/>
          </w:tcPr>
          <w:p w14:paraId="067393D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freshwater streams and rivers, the 7Q10 flow is determined and provided. (If applicable)</w:t>
            </w:r>
          </w:p>
        </w:tc>
        <w:tc>
          <w:tcPr>
            <w:tcW w:w="1683" w:type="dxa"/>
            <w:hideMark/>
          </w:tcPr>
          <w:p w14:paraId="3A9861E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BB7B6C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53C787E" w14:textId="77777777" w:rsidR="007B00E9" w:rsidRPr="00EE2F7D" w:rsidRDefault="007B00E9" w:rsidP="002D5961">
            <w:pPr>
              <w:spacing w:after="160" w:line="278" w:lineRule="auto"/>
              <w:rPr>
                <w:rFonts w:cs="Calibri"/>
                <w:sz w:val="16"/>
                <w:szCs w:val="16"/>
              </w:rPr>
            </w:pPr>
          </w:p>
        </w:tc>
        <w:tc>
          <w:tcPr>
            <w:tcW w:w="3519" w:type="dxa"/>
            <w:hideMark/>
          </w:tcPr>
          <w:p w14:paraId="0BE7555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freshwater streams and rivers, the physical characteristics of the river or stream at the 7Q10 flow and any features impacting flow near the outfall are described. (If applicable)</w:t>
            </w:r>
          </w:p>
        </w:tc>
        <w:tc>
          <w:tcPr>
            <w:tcW w:w="1683" w:type="dxa"/>
            <w:hideMark/>
          </w:tcPr>
          <w:p w14:paraId="561917E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1CCD6E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1EB449B" w14:textId="77777777" w:rsidR="007B00E9" w:rsidRPr="00EE2F7D" w:rsidRDefault="007B00E9" w:rsidP="002D5961">
            <w:pPr>
              <w:spacing w:after="160" w:line="278" w:lineRule="auto"/>
              <w:rPr>
                <w:rFonts w:cs="Calibri"/>
                <w:sz w:val="16"/>
                <w:szCs w:val="16"/>
              </w:rPr>
            </w:pPr>
          </w:p>
        </w:tc>
        <w:tc>
          <w:tcPr>
            <w:tcW w:w="3519" w:type="dxa"/>
            <w:hideMark/>
          </w:tcPr>
          <w:p w14:paraId="69B3F27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For saltwater and estuaries, the depth of the outfall at </w:t>
            </w:r>
            <w:proofErr w:type="gramStart"/>
            <w:r w:rsidRPr="00EE2F7D">
              <w:rPr>
                <w:rFonts w:cs="Calibri"/>
                <w:sz w:val="16"/>
                <w:szCs w:val="16"/>
                <w:highlight w:val="yellow"/>
              </w:rPr>
              <w:t>mean</w:t>
            </w:r>
            <w:proofErr w:type="gramEnd"/>
            <w:r w:rsidRPr="00EE2F7D">
              <w:rPr>
                <w:rFonts w:cs="Calibri"/>
                <w:sz w:val="16"/>
                <w:szCs w:val="16"/>
                <w:highlight w:val="yellow"/>
              </w:rPr>
              <w:t xml:space="preserve"> lower low water (MLLW), current direction and velocity profiles, and profiles for salinity, density, and temperature are determined and provided. (If applicable)</w:t>
            </w:r>
          </w:p>
        </w:tc>
        <w:tc>
          <w:tcPr>
            <w:tcW w:w="1683" w:type="dxa"/>
            <w:hideMark/>
          </w:tcPr>
          <w:p w14:paraId="028274F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1BD0E59"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A5D5336" w14:textId="77777777" w:rsidR="007B00E9" w:rsidRPr="00EE2F7D" w:rsidRDefault="007B00E9" w:rsidP="002D5961">
            <w:pPr>
              <w:spacing w:after="160" w:line="278" w:lineRule="auto"/>
              <w:rPr>
                <w:rFonts w:cs="Calibri"/>
                <w:sz w:val="16"/>
                <w:szCs w:val="16"/>
              </w:rPr>
            </w:pPr>
          </w:p>
        </w:tc>
        <w:tc>
          <w:tcPr>
            <w:tcW w:w="3519" w:type="dxa"/>
            <w:hideMark/>
          </w:tcPr>
          <w:p w14:paraId="394DE95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potential impacts on designated uses of the receiving water from conventional and toxic pollutants reasonably expected in the effluent are evaluated.</w:t>
            </w:r>
          </w:p>
        </w:tc>
        <w:tc>
          <w:tcPr>
            <w:tcW w:w="1683" w:type="dxa"/>
            <w:hideMark/>
          </w:tcPr>
          <w:p w14:paraId="117CF48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AA83B9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CDC2E1E" w14:textId="77777777" w:rsidR="007B00E9" w:rsidRPr="00EE2F7D" w:rsidRDefault="007B00E9" w:rsidP="002D5961">
            <w:pPr>
              <w:spacing w:after="160" w:line="278" w:lineRule="auto"/>
              <w:rPr>
                <w:rFonts w:cs="Calibri"/>
                <w:sz w:val="16"/>
                <w:szCs w:val="16"/>
              </w:rPr>
            </w:pPr>
          </w:p>
        </w:tc>
        <w:tc>
          <w:tcPr>
            <w:tcW w:w="3519" w:type="dxa"/>
            <w:hideMark/>
          </w:tcPr>
          <w:p w14:paraId="35E2212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applicable numerical and narrative Water Quality Criteria found in chapter 173-201A WAC are evaluated, and the criteria that are limiting for this discharge are determined.</w:t>
            </w:r>
          </w:p>
        </w:tc>
        <w:tc>
          <w:tcPr>
            <w:tcW w:w="1683" w:type="dxa"/>
            <w:hideMark/>
          </w:tcPr>
          <w:p w14:paraId="3452E1A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D6BB30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3038505" w14:textId="77777777" w:rsidR="007B00E9" w:rsidRPr="00EE2F7D" w:rsidRDefault="007B00E9" w:rsidP="002D5961">
            <w:pPr>
              <w:spacing w:after="160" w:line="278" w:lineRule="auto"/>
              <w:rPr>
                <w:rFonts w:cs="Calibri"/>
                <w:sz w:val="16"/>
                <w:szCs w:val="16"/>
              </w:rPr>
            </w:pPr>
          </w:p>
        </w:tc>
        <w:tc>
          <w:tcPr>
            <w:tcW w:w="3519" w:type="dxa"/>
            <w:hideMark/>
          </w:tcPr>
          <w:p w14:paraId="4912F73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discussion of the receiving water identifies the various chemicals that may be </w:t>
            </w:r>
            <w:proofErr w:type="gramStart"/>
            <w:r w:rsidRPr="00EE2F7D">
              <w:rPr>
                <w:rFonts w:cs="Calibri"/>
                <w:sz w:val="16"/>
                <w:szCs w:val="16"/>
                <w:highlight w:val="yellow"/>
              </w:rPr>
              <w:t>present</w:t>
            </w:r>
            <w:proofErr w:type="gramEnd"/>
            <w:r w:rsidRPr="00EE2F7D">
              <w:rPr>
                <w:rFonts w:cs="Calibri"/>
                <w:sz w:val="16"/>
                <w:szCs w:val="16"/>
                <w:highlight w:val="yellow"/>
              </w:rPr>
              <w:t xml:space="preserve"> and the aquatic species present to assess the need or frequency of biomonitoring WET testing. (If applicable)</w:t>
            </w:r>
          </w:p>
        </w:tc>
        <w:tc>
          <w:tcPr>
            <w:tcW w:w="1683" w:type="dxa"/>
            <w:hideMark/>
          </w:tcPr>
          <w:p w14:paraId="667A506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AB8E8C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7BFAFB8" w14:textId="77777777" w:rsidR="007B00E9" w:rsidRPr="00EE2F7D" w:rsidRDefault="007B00E9" w:rsidP="002D5961">
            <w:pPr>
              <w:spacing w:after="160" w:line="278" w:lineRule="auto"/>
              <w:rPr>
                <w:rFonts w:cs="Calibri"/>
                <w:sz w:val="16"/>
                <w:szCs w:val="16"/>
              </w:rPr>
            </w:pPr>
          </w:p>
        </w:tc>
        <w:tc>
          <w:tcPr>
            <w:tcW w:w="3519" w:type="dxa"/>
            <w:hideMark/>
          </w:tcPr>
          <w:p w14:paraId="7FC4E4B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saltwater, the impacts of microbial (bacteria &amp; virus) discharges on shellfish beds are evaluated. (If applicable)</w:t>
            </w:r>
          </w:p>
        </w:tc>
        <w:tc>
          <w:tcPr>
            <w:tcW w:w="1683" w:type="dxa"/>
            <w:hideMark/>
          </w:tcPr>
          <w:p w14:paraId="33D197C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90892B9"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2C66C82" w14:textId="77777777" w:rsidR="007B00E9" w:rsidRPr="00EE2F7D" w:rsidRDefault="007B00E9" w:rsidP="002D5961">
            <w:pPr>
              <w:spacing w:after="160" w:line="278" w:lineRule="auto"/>
              <w:rPr>
                <w:rFonts w:cs="Calibri"/>
                <w:sz w:val="16"/>
                <w:szCs w:val="16"/>
              </w:rPr>
            </w:pPr>
          </w:p>
        </w:tc>
        <w:tc>
          <w:tcPr>
            <w:tcW w:w="3519" w:type="dxa"/>
            <w:hideMark/>
          </w:tcPr>
          <w:p w14:paraId="413DB81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groundwater discharges, the minimum requirements of the hydrogeologic study are addressed (listed in E3-4 and described in the Implementation Guidance). (If applicable)</w:t>
            </w:r>
          </w:p>
        </w:tc>
        <w:tc>
          <w:tcPr>
            <w:tcW w:w="1683" w:type="dxa"/>
            <w:hideMark/>
          </w:tcPr>
          <w:p w14:paraId="0141814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48A79A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8F1A390"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(f) The type of treatment process proposed, based upon the character of the wastewater to be handled, the method of disposal, the degree of treatment required, and a discussion of </w:t>
            </w:r>
            <w:r w:rsidRPr="00EE2F7D">
              <w:rPr>
                <w:rFonts w:cs="Calibri"/>
                <w:sz w:val="16"/>
                <w:szCs w:val="16"/>
              </w:rPr>
              <w:lastRenderedPageBreak/>
              <w:t>the alternatives evaluated and the reasons they are unacceptable.</w:t>
            </w:r>
          </w:p>
        </w:tc>
        <w:tc>
          <w:tcPr>
            <w:tcW w:w="3519" w:type="dxa"/>
            <w:hideMark/>
          </w:tcPr>
          <w:p w14:paraId="191CC73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green"/>
              </w:rPr>
              <w:lastRenderedPageBreak/>
              <w:t>A reasonable number of feasible alternatives for achieving the project goals are identified and evaluated.</w:t>
            </w:r>
          </w:p>
        </w:tc>
        <w:tc>
          <w:tcPr>
            <w:tcW w:w="1683" w:type="dxa"/>
            <w:hideMark/>
          </w:tcPr>
          <w:p w14:paraId="2D7F37C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B71D4F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F68AB11" w14:textId="77777777" w:rsidR="007B00E9" w:rsidRPr="00EE2F7D" w:rsidRDefault="007B00E9" w:rsidP="002D5961">
            <w:pPr>
              <w:spacing w:after="160" w:line="278" w:lineRule="auto"/>
              <w:rPr>
                <w:rFonts w:cs="Calibri"/>
                <w:sz w:val="16"/>
                <w:szCs w:val="16"/>
              </w:rPr>
            </w:pPr>
          </w:p>
        </w:tc>
        <w:tc>
          <w:tcPr>
            <w:tcW w:w="3519" w:type="dxa"/>
            <w:hideMark/>
          </w:tcPr>
          <w:p w14:paraId="7D77910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preferred alternative is selected, and preliminary engineering details for it are developed.</w:t>
            </w:r>
          </w:p>
        </w:tc>
        <w:tc>
          <w:tcPr>
            <w:tcW w:w="1683" w:type="dxa"/>
            <w:hideMark/>
          </w:tcPr>
          <w:p w14:paraId="53DE1FA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1742EC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902D1A8" w14:textId="77777777" w:rsidR="007B00E9" w:rsidRPr="00EE2F7D" w:rsidRDefault="007B00E9" w:rsidP="002D5961">
            <w:pPr>
              <w:spacing w:after="160" w:line="278" w:lineRule="auto"/>
              <w:rPr>
                <w:rFonts w:cs="Calibri"/>
                <w:sz w:val="16"/>
                <w:szCs w:val="16"/>
              </w:rPr>
            </w:pPr>
          </w:p>
        </w:tc>
        <w:tc>
          <w:tcPr>
            <w:tcW w:w="3519" w:type="dxa"/>
            <w:hideMark/>
          </w:tcPr>
          <w:p w14:paraId="6C31E50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alternatives evaluation considers conventional treatment technologies, advanced treatment systems, land treatment systems/lagoons (where appropriate), and treatment at regional facilities.</w:t>
            </w:r>
          </w:p>
        </w:tc>
        <w:tc>
          <w:tcPr>
            <w:tcW w:w="1683" w:type="dxa"/>
            <w:hideMark/>
          </w:tcPr>
          <w:p w14:paraId="2E03C39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0E68FB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1348DB2" w14:textId="77777777" w:rsidR="007B00E9" w:rsidRPr="00EE2F7D" w:rsidRDefault="007B00E9" w:rsidP="002D5961">
            <w:pPr>
              <w:spacing w:after="160" w:line="278" w:lineRule="auto"/>
              <w:rPr>
                <w:rFonts w:cs="Calibri"/>
                <w:sz w:val="16"/>
                <w:szCs w:val="16"/>
              </w:rPr>
            </w:pPr>
          </w:p>
        </w:tc>
        <w:tc>
          <w:tcPr>
            <w:tcW w:w="3519" w:type="dxa"/>
            <w:hideMark/>
          </w:tcPr>
          <w:p w14:paraId="182CBEF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alternatives evaluation considers alternate facility </w:t>
            </w:r>
            <w:proofErr w:type="gramStart"/>
            <w:r w:rsidRPr="00EE2F7D">
              <w:rPr>
                <w:rFonts w:cs="Calibri"/>
                <w:sz w:val="16"/>
                <w:szCs w:val="16"/>
                <w:highlight w:val="yellow"/>
              </w:rPr>
              <w:t>siting</w:t>
            </w:r>
            <w:proofErr w:type="gramEnd"/>
            <w:r w:rsidRPr="00EE2F7D">
              <w:rPr>
                <w:rFonts w:cs="Calibri"/>
                <w:sz w:val="16"/>
                <w:szCs w:val="16"/>
                <w:highlight w:val="yellow"/>
              </w:rPr>
              <w:t>, no discharge alternatives, options for reclaimed water production, and nonstructural alternatives. (If applicable)</w:t>
            </w:r>
          </w:p>
        </w:tc>
        <w:tc>
          <w:tcPr>
            <w:tcW w:w="1683" w:type="dxa"/>
            <w:hideMark/>
          </w:tcPr>
          <w:p w14:paraId="3CAB40E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A592DD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823AA6E" w14:textId="77777777" w:rsidR="007B00E9" w:rsidRPr="00EE2F7D" w:rsidRDefault="007B00E9" w:rsidP="002D5961">
            <w:pPr>
              <w:spacing w:after="160" w:line="278" w:lineRule="auto"/>
              <w:rPr>
                <w:rFonts w:cs="Calibri"/>
                <w:sz w:val="16"/>
                <w:szCs w:val="16"/>
              </w:rPr>
            </w:pPr>
          </w:p>
        </w:tc>
        <w:tc>
          <w:tcPr>
            <w:tcW w:w="3519" w:type="dxa"/>
            <w:hideMark/>
          </w:tcPr>
          <w:p w14:paraId="0B4E271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proofErr w:type="gramStart"/>
            <w:r w:rsidRPr="00EE2F7D">
              <w:rPr>
                <w:rFonts w:cs="Calibri"/>
                <w:sz w:val="16"/>
                <w:szCs w:val="16"/>
                <w:highlight w:val="yellow"/>
              </w:rPr>
              <w:t>A no action</w:t>
            </w:r>
            <w:proofErr w:type="gramEnd"/>
            <w:r w:rsidRPr="00EE2F7D">
              <w:rPr>
                <w:rFonts w:cs="Calibri"/>
                <w:sz w:val="16"/>
                <w:szCs w:val="16"/>
                <w:highlight w:val="yellow"/>
              </w:rPr>
              <w:t xml:space="preserve"> alternative is included, and the consequences of taking no action are discussed.</w:t>
            </w:r>
          </w:p>
        </w:tc>
        <w:tc>
          <w:tcPr>
            <w:tcW w:w="1683" w:type="dxa"/>
            <w:hideMark/>
          </w:tcPr>
          <w:p w14:paraId="00C9D76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5346F0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A41278B" w14:textId="77777777" w:rsidR="007B00E9" w:rsidRPr="00EE2F7D" w:rsidRDefault="007B00E9" w:rsidP="002D5961">
            <w:pPr>
              <w:spacing w:after="160" w:line="278" w:lineRule="auto"/>
              <w:rPr>
                <w:rFonts w:cs="Calibri"/>
                <w:sz w:val="16"/>
                <w:szCs w:val="16"/>
              </w:rPr>
            </w:pPr>
          </w:p>
        </w:tc>
        <w:tc>
          <w:tcPr>
            <w:tcW w:w="3519" w:type="dxa"/>
            <w:hideMark/>
          </w:tcPr>
          <w:p w14:paraId="2096BD8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Any water, energy, and/or waste conservation measures considered in the proposed alternatives are discussed. (If appropriate)</w:t>
            </w:r>
          </w:p>
        </w:tc>
        <w:tc>
          <w:tcPr>
            <w:tcW w:w="1683" w:type="dxa"/>
            <w:hideMark/>
          </w:tcPr>
          <w:p w14:paraId="4FD839F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E94BC55"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7953A03" w14:textId="77777777" w:rsidR="007B00E9" w:rsidRPr="00EE2F7D" w:rsidRDefault="007B00E9" w:rsidP="002D5961">
            <w:pPr>
              <w:spacing w:after="160" w:line="278" w:lineRule="auto"/>
              <w:rPr>
                <w:rFonts w:cs="Calibri"/>
                <w:sz w:val="16"/>
                <w:szCs w:val="16"/>
              </w:rPr>
            </w:pPr>
          </w:p>
        </w:tc>
        <w:tc>
          <w:tcPr>
            <w:tcW w:w="3519" w:type="dxa"/>
            <w:hideMark/>
          </w:tcPr>
          <w:p w14:paraId="72DF5B5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alternatives analysis evaluates feasibility based on environmental impact, present worth cost effectiveness, technical complexity, availability of certified operators, project risk, legal and regulatory barriers, and other criteria deemed important to the community.</w:t>
            </w:r>
          </w:p>
        </w:tc>
        <w:tc>
          <w:tcPr>
            <w:tcW w:w="1683" w:type="dxa"/>
            <w:hideMark/>
          </w:tcPr>
          <w:p w14:paraId="3CA9F12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480F50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B09E2F2" w14:textId="77777777" w:rsidR="007B00E9" w:rsidRPr="00EE2F7D" w:rsidRDefault="007B00E9" w:rsidP="002D5961">
            <w:pPr>
              <w:spacing w:after="160" w:line="278" w:lineRule="auto"/>
              <w:rPr>
                <w:rFonts w:cs="Calibri"/>
                <w:sz w:val="16"/>
                <w:szCs w:val="16"/>
              </w:rPr>
            </w:pPr>
          </w:p>
        </w:tc>
        <w:tc>
          <w:tcPr>
            <w:tcW w:w="3519" w:type="dxa"/>
            <w:hideMark/>
          </w:tcPr>
          <w:p w14:paraId="15541E2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Efforts made to engage with the community on the development and evaluation of alternatives are described.</w:t>
            </w:r>
          </w:p>
        </w:tc>
        <w:tc>
          <w:tcPr>
            <w:tcW w:w="1683" w:type="dxa"/>
            <w:hideMark/>
          </w:tcPr>
          <w:p w14:paraId="4E0B59C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F7D263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244C212" w14:textId="77777777" w:rsidR="007B00E9" w:rsidRPr="00EE2F7D" w:rsidRDefault="007B00E9" w:rsidP="002D5961">
            <w:pPr>
              <w:spacing w:after="160" w:line="278" w:lineRule="auto"/>
              <w:rPr>
                <w:rFonts w:cs="Calibri"/>
                <w:sz w:val="16"/>
                <w:szCs w:val="16"/>
              </w:rPr>
            </w:pPr>
          </w:p>
        </w:tc>
        <w:tc>
          <w:tcPr>
            <w:tcW w:w="3519" w:type="dxa"/>
            <w:hideMark/>
          </w:tcPr>
          <w:p w14:paraId="22D5ECA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Community engagement efforts included discussions of the project need, feasible technologies, environmental impacts, community impacts, environmental justice, rate impacts, and other topics identified as important.</w:t>
            </w:r>
          </w:p>
        </w:tc>
        <w:tc>
          <w:tcPr>
            <w:tcW w:w="1683" w:type="dxa"/>
            <w:hideMark/>
          </w:tcPr>
          <w:p w14:paraId="199C628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82A2A3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F30F7C2" w14:textId="77777777" w:rsidR="007B00E9" w:rsidRPr="00EE2F7D" w:rsidRDefault="007B00E9" w:rsidP="002D5961">
            <w:pPr>
              <w:spacing w:after="160" w:line="278" w:lineRule="auto"/>
              <w:rPr>
                <w:rFonts w:cs="Calibri"/>
                <w:sz w:val="16"/>
                <w:szCs w:val="16"/>
              </w:rPr>
            </w:pPr>
          </w:p>
        </w:tc>
        <w:tc>
          <w:tcPr>
            <w:tcW w:w="3519" w:type="dxa"/>
            <w:hideMark/>
          </w:tcPr>
          <w:p w14:paraId="349DA22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Reasons for rejecting alternatives from consideration are discussed.</w:t>
            </w:r>
          </w:p>
        </w:tc>
        <w:tc>
          <w:tcPr>
            <w:tcW w:w="1683" w:type="dxa"/>
            <w:hideMark/>
          </w:tcPr>
          <w:p w14:paraId="3B982E0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37C665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4A1725D" w14:textId="77777777" w:rsidR="007B00E9" w:rsidRPr="00EE2F7D" w:rsidRDefault="007B00E9" w:rsidP="002D5961">
            <w:pPr>
              <w:spacing w:after="160" w:line="278" w:lineRule="auto"/>
              <w:rPr>
                <w:rFonts w:cs="Calibri"/>
                <w:sz w:val="16"/>
                <w:szCs w:val="16"/>
              </w:rPr>
            </w:pPr>
          </w:p>
        </w:tc>
        <w:tc>
          <w:tcPr>
            <w:tcW w:w="3519" w:type="dxa"/>
            <w:hideMark/>
          </w:tcPr>
          <w:p w14:paraId="20AD4E7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alternative with the lowest estimated life cycle cost is not selected, the rationale for the decision is discussed, including community support for the selected alternative. (If applicable)</w:t>
            </w:r>
          </w:p>
        </w:tc>
        <w:tc>
          <w:tcPr>
            <w:tcW w:w="1683" w:type="dxa"/>
            <w:hideMark/>
          </w:tcPr>
          <w:p w14:paraId="37C74A5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65CE7E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66E026D"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(g) The basic design data and sizing calculations of each unit of the treatment </w:t>
            </w:r>
            <w:proofErr w:type="gramStart"/>
            <w:r w:rsidRPr="00EE2F7D">
              <w:rPr>
                <w:rFonts w:cs="Calibri"/>
                <w:sz w:val="16"/>
                <w:szCs w:val="16"/>
              </w:rPr>
              <w:t>works</w:t>
            </w:r>
            <w:proofErr w:type="gramEnd"/>
            <w:r w:rsidRPr="00EE2F7D">
              <w:rPr>
                <w:rFonts w:cs="Calibri"/>
                <w:sz w:val="16"/>
                <w:szCs w:val="16"/>
              </w:rPr>
              <w:t>. Expected efficiencies of each unit, the entire plant, and character of effluent anticipated.</w:t>
            </w:r>
          </w:p>
        </w:tc>
        <w:tc>
          <w:tcPr>
            <w:tcW w:w="3519" w:type="dxa"/>
            <w:hideMark/>
          </w:tcPr>
          <w:p w14:paraId="455FD0B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Preliminary design data and sizing calculations are provided for all final alternates considered as part of the ranking process.</w:t>
            </w:r>
          </w:p>
        </w:tc>
        <w:tc>
          <w:tcPr>
            <w:tcW w:w="1683" w:type="dxa"/>
            <w:hideMark/>
          </w:tcPr>
          <w:p w14:paraId="514605E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C82DA9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538535E" w14:textId="77777777" w:rsidR="007B00E9" w:rsidRPr="00EE2F7D" w:rsidRDefault="007B00E9" w:rsidP="002D5961">
            <w:pPr>
              <w:spacing w:after="160" w:line="278" w:lineRule="auto"/>
              <w:rPr>
                <w:rFonts w:cs="Calibri"/>
                <w:sz w:val="16"/>
                <w:szCs w:val="16"/>
              </w:rPr>
            </w:pPr>
          </w:p>
        </w:tc>
        <w:tc>
          <w:tcPr>
            <w:tcW w:w="3519" w:type="dxa"/>
            <w:hideMark/>
          </w:tcPr>
          <w:p w14:paraId="4CE3129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This data is used to estimate construction costs and operation and maintenance costs for life cycle cost comparisons and the alternatives analysis.</w:t>
            </w:r>
          </w:p>
        </w:tc>
        <w:tc>
          <w:tcPr>
            <w:tcW w:w="1683" w:type="dxa"/>
            <w:hideMark/>
          </w:tcPr>
          <w:p w14:paraId="09A2FAF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7D37B3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3083B7A" w14:textId="77777777" w:rsidR="007B00E9" w:rsidRPr="00EE2F7D" w:rsidRDefault="007B00E9" w:rsidP="002D5961">
            <w:pPr>
              <w:spacing w:after="160" w:line="278" w:lineRule="auto"/>
              <w:rPr>
                <w:rFonts w:cs="Calibri"/>
                <w:sz w:val="16"/>
                <w:szCs w:val="16"/>
              </w:rPr>
            </w:pPr>
          </w:p>
        </w:tc>
        <w:tc>
          <w:tcPr>
            <w:tcW w:w="3519" w:type="dxa"/>
            <w:hideMark/>
          </w:tcPr>
          <w:p w14:paraId="7DDE9DB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Detailed sizing calculations and design criteria used for sizing the selected alternative treatment systems agree with the appropriate chapters of this manual or other authoritative references.</w:t>
            </w:r>
          </w:p>
        </w:tc>
        <w:tc>
          <w:tcPr>
            <w:tcW w:w="1683" w:type="dxa"/>
            <w:hideMark/>
          </w:tcPr>
          <w:p w14:paraId="738C48D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0248429"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72A7A18" w14:textId="77777777" w:rsidR="007B00E9" w:rsidRPr="00EE2F7D" w:rsidRDefault="007B00E9" w:rsidP="002D5961">
            <w:pPr>
              <w:spacing w:after="160" w:line="278" w:lineRule="auto"/>
              <w:rPr>
                <w:rFonts w:cs="Calibri"/>
                <w:sz w:val="16"/>
                <w:szCs w:val="16"/>
              </w:rPr>
            </w:pPr>
          </w:p>
        </w:tc>
        <w:tc>
          <w:tcPr>
            <w:tcW w:w="3519" w:type="dxa"/>
            <w:hideMark/>
          </w:tcPr>
          <w:p w14:paraId="739ABC6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Expected efficiencies of each unit of the treatment works, the entire plant, and anticipated effluent character are provided.</w:t>
            </w:r>
          </w:p>
        </w:tc>
        <w:tc>
          <w:tcPr>
            <w:tcW w:w="1683" w:type="dxa"/>
            <w:hideMark/>
          </w:tcPr>
          <w:p w14:paraId="5B2C5E2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A76F28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3EF071E" w14:textId="77777777" w:rsidR="007B00E9" w:rsidRPr="00EE2F7D" w:rsidRDefault="007B00E9" w:rsidP="002D5961">
            <w:pPr>
              <w:spacing w:after="160" w:line="278" w:lineRule="auto"/>
              <w:rPr>
                <w:rFonts w:cs="Calibri"/>
                <w:sz w:val="16"/>
                <w:szCs w:val="16"/>
              </w:rPr>
            </w:pPr>
            <w:r w:rsidRPr="00EE2F7D">
              <w:rPr>
                <w:rFonts w:cs="Calibri"/>
                <w:sz w:val="16"/>
                <w:szCs w:val="16"/>
              </w:rPr>
              <w:t>(h) Discussion of the various sites available and the advantages and disadvantages of the site(s) recommended. The proximity of residences or developed areas to any treatment works. The relationship of a 25-</w:t>
            </w:r>
            <w:proofErr w:type="gramStart"/>
            <w:r w:rsidRPr="00EE2F7D">
              <w:rPr>
                <w:rFonts w:cs="Calibri"/>
                <w:sz w:val="16"/>
                <w:szCs w:val="16"/>
              </w:rPr>
              <w:t>yearand</w:t>
            </w:r>
            <w:proofErr w:type="gramEnd"/>
            <w:r w:rsidRPr="00EE2F7D">
              <w:rPr>
                <w:rFonts w:cs="Calibri"/>
                <w:sz w:val="16"/>
                <w:szCs w:val="16"/>
              </w:rPr>
              <w:t xml:space="preserve"> 100-year flood to the treatment plant site and the various plant units.</w:t>
            </w:r>
          </w:p>
        </w:tc>
        <w:tc>
          <w:tcPr>
            <w:tcW w:w="3519" w:type="dxa"/>
            <w:hideMark/>
          </w:tcPr>
          <w:p w14:paraId="23F0C4C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suitability of potential facility locations is evaluated as part of the </w:t>
            </w:r>
            <w:proofErr w:type="gramStart"/>
            <w:r w:rsidRPr="00EE2F7D">
              <w:rPr>
                <w:rFonts w:cs="Calibri"/>
                <w:sz w:val="16"/>
                <w:szCs w:val="16"/>
                <w:highlight w:val="yellow"/>
              </w:rPr>
              <w:t>alternatives</w:t>
            </w:r>
            <w:proofErr w:type="gramEnd"/>
            <w:r w:rsidRPr="00EE2F7D">
              <w:rPr>
                <w:rFonts w:cs="Calibri"/>
                <w:sz w:val="16"/>
                <w:szCs w:val="16"/>
                <w:highlight w:val="yellow"/>
              </w:rPr>
              <w:t xml:space="preserve"> evaluation process, assessing topography, flood potential, wetland impacts, soils suitability, zoning, environmental justice, historical/archeological impacts, community impacts, and proximity to residential areas.</w:t>
            </w:r>
          </w:p>
        </w:tc>
        <w:tc>
          <w:tcPr>
            <w:tcW w:w="1683" w:type="dxa"/>
            <w:hideMark/>
          </w:tcPr>
          <w:p w14:paraId="1984106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1205C3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043D39B" w14:textId="77777777" w:rsidR="007B00E9" w:rsidRPr="00EE2F7D" w:rsidRDefault="007B00E9" w:rsidP="002D5961">
            <w:pPr>
              <w:spacing w:after="160" w:line="278" w:lineRule="auto"/>
              <w:rPr>
                <w:rFonts w:cs="Calibri"/>
                <w:sz w:val="16"/>
                <w:szCs w:val="16"/>
              </w:rPr>
            </w:pPr>
          </w:p>
        </w:tc>
        <w:tc>
          <w:tcPr>
            <w:tcW w:w="3519" w:type="dxa"/>
            <w:hideMark/>
          </w:tcPr>
          <w:p w14:paraId="0519A6C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Flood analysis goes beyond just referencing FEMA FIRM maps and includes evaluation of flooding potential from any nearby drainage way.</w:t>
            </w:r>
          </w:p>
        </w:tc>
        <w:tc>
          <w:tcPr>
            <w:tcW w:w="1683" w:type="dxa"/>
            <w:hideMark/>
          </w:tcPr>
          <w:p w14:paraId="0ABD097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0A35E5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17D8E5B" w14:textId="77777777" w:rsidR="007B00E9" w:rsidRPr="00EE2F7D" w:rsidRDefault="007B00E9" w:rsidP="002D5961">
            <w:pPr>
              <w:spacing w:after="160" w:line="278" w:lineRule="auto"/>
              <w:rPr>
                <w:rFonts w:cs="Calibri"/>
                <w:sz w:val="16"/>
                <w:szCs w:val="16"/>
              </w:rPr>
            </w:pPr>
          </w:p>
        </w:tc>
        <w:tc>
          <w:tcPr>
            <w:tcW w:w="3519" w:type="dxa"/>
            <w:hideMark/>
          </w:tcPr>
          <w:p w14:paraId="68CB08A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existence and extent of wetlands on a proposed site are shown on the site map. (If applicable, </w:t>
            </w:r>
            <w:proofErr w:type="gramStart"/>
            <w:r w:rsidRPr="00EE2F7D">
              <w:rPr>
                <w:rFonts w:cs="Calibri"/>
                <w:sz w:val="16"/>
                <w:szCs w:val="16"/>
                <w:highlight w:val="yellow"/>
              </w:rPr>
              <w:t>may</w:t>
            </w:r>
            <w:proofErr w:type="gramEnd"/>
            <w:r w:rsidRPr="00EE2F7D">
              <w:rPr>
                <w:rFonts w:cs="Calibri"/>
                <w:sz w:val="16"/>
                <w:szCs w:val="16"/>
                <w:highlight w:val="yellow"/>
              </w:rPr>
              <w:t xml:space="preserve"> require a wetlands specialist).</w:t>
            </w:r>
          </w:p>
        </w:tc>
        <w:tc>
          <w:tcPr>
            <w:tcW w:w="1683" w:type="dxa"/>
            <w:hideMark/>
          </w:tcPr>
          <w:p w14:paraId="1E25867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FF2D3C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66604EB" w14:textId="77777777" w:rsidR="007B00E9" w:rsidRPr="00EE2F7D" w:rsidRDefault="007B00E9" w:rsidP="002D5961">
            <w:pPr>
              <w:spacing w:after="160" w:line="278" w:lineRule="auto"/>
              <w:rPr>
                <w:rFonts w:cs="Calibri"/>
                <w:sz w:val="16"/>
                <w:szCs w:val="16"/>
              </w:rPr>
            </w:pPr>
          </w:p>
        </w:tc>
        <w:tc>
          <w:tcPr>
            <w:tcW w:w="3519" w:type="dxa"/>
            <w:hideMark/>
          </w:tcPr>
          <w:p w14:paraId="02D78DC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Wall and floor elevations are compared to potential 100-year flood elevations to ensure basins are not over-topped or buildings flooded.</w:t>
            </w:r>
          </w:p>
        </w:tc>
        <w:tc>
          <w:tcPr>
            <w:tcW w:w="1683" w:type="dxa"/>
            <w:hideMark/>
          </w:tcPr>
          <w:p w14:paraId="3B0A29D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4082203"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1B32A25" w14:textId="77777777" w:rsidR="007B00E9" w:rsidRPr="00EE2F7D" w:rsidRDefault="007B00E9" w:rsidP="002D5961">
            <w:pPr>
              <w:spacing w:after="160" w:line="278" w:lineRule="auto"/>
              <w:rPr>
                <w:rFonts w:cs="Calibri"/>
                <w:sz w:val="16"/>
                <w:szCs w:val="16"/>
              </w:rPr>
            </w:pPr>
          </w:p>
        </w:tc>
        <w:tc>
          <w:tcPr>
            <w:tcW w:w="3519" w:type="dxa"/>
            <w:hideMark/>
          </w:tcPr>
          <w:p w14:paraId="0164B7C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Consideration is given to using a continuous hydrologic and hydraulic model for evaluating hydraulic capacity and flooding potential. (If appropriate)</w:t>
            </w:r>
          </w:p>
        </w:tc>
        <w:tc>
          <w:tcPr>
            <w:tcW w:w="1683" w:type="dxa"/>
            <w:hideMark/>
          </w:tcPr>
          <w:p w14:paraId="3899EC3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3112AB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0D7A0C" w14:textId="77777777" w:rsidR="007B00E9" w:rsidRPr="00EE2F7D" w:rsidRDefault="007B00E9" w:rsidP="002D5961">
            <w:pPr>
              <w:spacing w:after="160" w:line="278" w:lineRule="auto"/>
              <w:rPr>
                <w:rFonts w:cs="Calibri"/>
                <w:sz w:val="16"/>
                <w:szCs w:val="16"/>
              </w:rPr>
            </w:pPr>
          </w:p>
        </w:tc>
        <w:tc>
          <w:tcPr>
            <w:tcW w:w="3519" w:type="dxa"/>
            <w:hideMark/>
          </w:tcPr>
          <w:p w14:paraId="6B0FF79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coastal sites, future flooding risks associated with projected sea level rise and inundation risk due to tsunamis are considered, citing studies and discussing uncertainties. (If applicable)</w:t>
            </w:r>
          </w:p>
        </w:tc>
        <w:tc>
          <w:tcPr>
            <w:tcW w:w="1683" w:type="dxa"/>
            <w:hideMark/>
          </w:tcPr>
          <w:p w14:paraId="6A75C4F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67E366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4A08E2B" w14:textId="77777777" w:rsidR="007B00E9" w:rsidRPr="00EE2F7D" w:rsidRDefault="007B00E9" w:rsidP="002D5961">
            <w:pPr>
              <w:spacing w:after="160" w:line="278" w:lineRule="auto"/>
              <w:rPr>
                <w:rFonts w:cs="Calibri"/>
                <w:sz w:val="16"/>
                <w:szCs w:val="16"/>
              </w:rPr>
            </w:pPr>
          </w:p>
        </w:tc>
        <w:tc>
          <w:tcPr>
            <w:tcW w:w="3519" w:type="dxa"/>
            <w:hideMark/>
          </w:tcPr>
          <w:p w14:paraId="1E7AB96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Site assessments consider the potential impacts to historic properties or the risks of impacting archeological and culturally sensitive sites, including consultation with relevant agencies.</w:t>
            </w:r>
          </w:p>
        </w:tc>
        <w:tc>
          <w:tcPr>
            <w:tcW w:w="1683" w:type="dxa"/>
            <w:hideMark/>
          </w:tcPr>
          <w:p w14:paraId="0CA6650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96FE1E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2FAC3A0" w14:textId="77777777" w:rsidR="007B00E9" w:rsidRPr="00EE2F7D" w:rsidRDefault="007B00E9" w:rsidP="002D5961">
            <w:pPr>
              <w:spacing w:after="160" w:line="278" w:lineRule="auto"/>
              <w:rPr>
                <w:rFonts w:cs="Calibri"/>
                <w:sz w:val="16"/>
                <w:szCs w:val="16"/>
                <w:highlight w:val="yellow"/>
              </w:rPr>
            </w:pPr>
          </w:p>
        </w:tc>
        <w:tc>
          <w:tcPr>
            <w:tcW w:w="3519" w:type="dxa"/>
            <w:hideMark/>
          </w:tcPr>
          <w:p w14:paraId="392F844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Adequate soils analyses are conducted at the final alternate sites during the site assessment stage to understand soil ability to support structures or provide treatment, including enough analysis to limit potential for changed site conditions.</w:t>
            </w:r>
          </w:p>
        </w:tc>
        <w:tc>
          <w:tcPr>
            <w:tcW w:w="1683" w:type="dxa"/>
            <w:hideMark/>
          </w:tcPr>
          <w:p w14:paraId="08D5B43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34BC4F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43908D2" w14:textId="77777777" w:rsidR="007B00E9" w:rsidRPr="00EE2F7D" w:rsidRDefault="007B00E9" w:rsidP="002D5961">
            <w:pPr>
              <w:spacing w:after="160" w:line="278" w:lineRule="auto"/>
              <w:rPr>
                <w:rFonts w:cs="Calibri"/>
                <w:sz w:val="16"/>
                <w:szCs w:val="16"/>
              </w:rPr>
            </w:pPr>
            <w:r w:rsidRPr="00EE2F7D">
              <w:rPr>
                <w:rFonts w:cs="Calibri"/>
                <w:sz w:val="16"/>
                <w:szCs w:val="16"/>
              </w:rPr>
              <w:lastRenderedPageBreak/>
              <w:t>(</w:t>
            </w:r>
            <w:proofErr w:type="spellStart"/>
            <w:r w:rsidRPr="00EE2F7D">
              <w:rPr>
                <w:rFonts w:cs="Calibri"/>
                <w:sz w:val="16"/>
                <w:szCs w:val="16"/>
              </w:rPr>
              <w:t>i</w:t>
            </w:r>
            <w:proofErr w:type="spellEnd"/>
            <w:r w:rsidRPr="00EE2F7D">
              <w:rPr>
                <w:rFonts w:cs="Calibri"/>
                <w:sz w:val="16"/>
                <w:szCs w:val="16"/>
              </w:rPr>
              <w:t>) A flow diagram showing general layout of the various units, the location of the effluent discharge, and a hydraulic profile of the system that is the subject of the engineering report and any hydraulically related portions.</w:t>
            </w:r>
          </w:p>
        </w:tc>
        <w:tc>
          <w:tcPr>
            <w:tcW w:w="3519" w:type="dxa"/>
            <w:hideMark/>
          </w:tcPr>
          <w:p w14:paraId="3B142DD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Flow diagrams showing general layout are developed for each of the final alternates considered.</w:t>
            </w:r>
          </w:p>
        </w:tc>
        <w:tc>
          <w:tcPr>
            <w:tcW w:w="1683" w:type="dxa"/>
            <w:hideMark/>
          </w:tcPr>
          <w:p w14:paraId="0623B7B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FC7D435"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CD11220" w14:textId="77777777" w:rsidR="007B00E9" w:rsidRPr="00EE2F7D" w:rsidRDefault="007B00E9" w:rsidP="002D5961">
            <w:pPr>
              <w:spacing w:after="160" w:line="278" w:lineRule="auto"/>
              <w:rPr>
                <w:rFonts w:cs="Calibri"/>
                <w:sz w:val="16"/>
                <w:szCs w:val="16"/>
              </w:rPr>
            </w:pPr>
          </w:p>
        </w:tc>
        <w:tc>
          <w:tcPr>
            <w:tcW w:w="3519" w:type="dxa"/>
            <w:hideMark/>
          </w:tcPr>
          <w:p w14:paraId="6BB124E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schematic flow diagram showing all wastewater liquid and solids flow paths, including return or </w:t>
            </w:r>
            <w:proofErr w:type="gramStart"/>
            <w:r w:rsidRPr="00EE2F7D">
              <w:rPr>
                <w:rFonts w:cs="Calibri"/>
                <w:sz w:val="16"/>
                <w:szCs w:val="16"/>
                <w:highlight w:val="yellow"/>
              </w:rPr>
              <w:t>recycle</w:t>
            </w:r>
            <w:proofErr w:type="gramEnd"/>
            <w:r w:rsidRPr="00EE2F7D">
              <w:rPr>
                <w:rFonts w:cs="Calibri"/>
                <w:sz w:val="16"/>
                <w:szCs w:val="16"/>
                <w:highlight w:val="yellow"/>
              </w:rPr>
              <w:t xml:space="preserve"> flows, is included.</w:t>
            </w:r>
          </w:p>
        </w:tc>
        <w:tc>
          <w:tcPr>
            <w:tcW w:w="1683" w:type="dxa"/>
            <w:hideMark/>
          </w:tcPr>
          <w:p w14:paraId="33FE59C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E5C08B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024BAB6" w14:textId="77777777" w:rsidR="007B00E9" w:rsidRPr="00EE2F7D" w:rsidRDefault="007B00E9" w:rsidP="002D5961">
            <w:pPr>
              <w:spacing w:after="160" w:line="278" w:lineRule="auto"/>
              <w:rPr>
                <w:rFonts w:cs="Calibri"/>
                <w:sz w:val="16"/>
                <w:szCs w:val="16"/>
              </w:rPr>
            </w:pPr>
          </w:p>
        </w:tc>
        <w:tc>
          <w:tcPr>
            <w:tcW w:w="3519" w:type="dxa"/>
            <w:hideMark/>
          </w:tcPr>
          <w:p w14:paraId="4C1BC09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Proposed compliance sampling and flow monitoring locations are included, and it is demonstrated that they will provide representative data not influenced by return/recycle flows and without unmonitored flows.</w:t>
            </w:r>
          </w:p>
        </w:tc>
        <w:tc>
          <w:tcPr>
            <w:tcW w:w="1683" w:type="dxa"/>
            <w:hideMark/>
          </w:tcPr>
          <w:p w14:paraId="18688FA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7ABCBE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BC6D814" w14:textId="77777777" w:rsidR="007B00E9" w:rsidRPr="00EE2F7D" w:rsidRDefault="007B00E9" w:rsidP="002D5961">
            <w:pPr>
              <w:spacing w:after="160" w:line="278" w:lineRule="auto"/>
              <w:rPr>
                <w:rFonts w:cs="Calibri"/>
                <w:sz w:val="16"/>
                <w:szCs w:val="16"/>
              </w:rPr>
            </w:pPr>
          </w:p>
        </w:tc>
        <w:tc>
          <w:tcPr>
            <w:tcW w:w="3519" w:type="dxa"/>
            <w:hideMark/>
          </w:tcPr>
          <w:p w14:paraId="065C465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scaled site layout is included that includes site topography and shows how proposed treatment units fit on the land available.</w:t>
            </w:r>
          </w:p>
        </w:tc>
        <w:tc>
          <w:tcPr>
            <w:tcW w:w="1683" w:type="dxa"/>
            <w:hideMark/>
          </w:tcPr>
          <w:p w14:paraId="7EBA99D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2371F4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4BB3D9A" w14:textId="77777777" w:rsidR="007B00E9" w:rsidRPr="00EE2F7D" w:rsidRDefault="007B00E9" w:rsidP="002D5961">
            <w:pPr>
              <w:spacing w:after="160" w:line="278" w:lineRule="auto"/>
              <w:rPr>
                <w:rFonts w:cs="Calibri"/>
                <w:sz w:val="16"/>
                <w:szCs w:val="16"/>
              </w:rPr>
            </w:pPr>
          </w:p>
        </w:tc>
        <w:tc>
          <w:tcPr>
            <w:tcW w:w="3519" w:type="dxa"/>
            <w:hideMark/>
          </w:tcPr>
          <w:p w14:paraId="4E373C7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detailed hydraulic profile for the selected alternate is developed.</w:t>
            </w:r>
          </w:p>
        </w:tc>
        <w:tc>
          <w:tcPr>
            <w:tcW w:w="1683" w:type="dxa"/>
            <w:hideMark/>
          </w:tcPr>
          <w:p w14:paraId="043EA47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1718F1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B892CE" w14:textId="77777777" w:rsidR="007B00E9" w:rsidRPr="00EE2F7D" w:rsidRDefault="007B00E9" w:rsidP="002D5961">
            <w:pPr>
              <w:spacing w:after="160" w:line="278" w:lineRule="auto"/>
              <w:rPr>
                <w:rFonts w:cs="Calibri"/>
                <w:sz w:val="16"/>
                <w:szCs w:val="16"/>
              </w:rPr>
            </w:pPr>
          </w:p>
        </w:tc>
        <w:tc>
          <w:tcPr>
            <w:tcW w:w="3519" w:type="dxa"/>
            <w:hideMark/>
          </w:tcPr>
          <w:p w14:paraId="0EE4CDC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hydraulic profile includes </w:t>
            </w:r>
            <w:proofErr w:type="gramStart"/>
            <w:r w:rsidRPr="00EE2F7D">
              <w:rPr>
                <w:rFonts w:cs="Calibri"/>
                <w:sz w:val="16"/>
                <w:szCs w:val="16"/>
                <w:highlight w:val="yellow"/>
              </w:rPr>
              <w:t>the high</w:t>
            </w:r>
            <w:proofErr w:type="gramEnd"/>
            <w:r w:rsidRPr="00EE2F7D">
              <w:rPr>
                <w:rFonts w:cs="Calibri"/>
                <w:sz w:val="16"/>
                <w:szCs w:val="16"/>
                <w:highlight w:val="yellow"/>
              </w:rPr>
              <w:t xml:space="preserve"> plant flow, high receiving water flow/elevation, and low plant flow conditions.</w:t>
            </w:r>
          </w:p>
        </w:tc>
        <w:tc>
          <w:tcPr>
            <w:tcW w:w="1683" w:type="dxa"/>
            <w:hideMark/>
          </w:tcPr>
          <w:p w14:paraId="4BF3578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F6B483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C8A3B6C" w14:textId="77777777" w:rsidR="007B00E9" w:rsidRPr="00EE2F7D" w:rsidRDefault="007B00E9" w:rsidP="002D5961">
            <w:pPr>
              <w:spacing w:after="160" w:line="278" w:lineRule="auto"/>
              <w:rPr>
                <w:rFonts w:cs="Calibri"/>
                <w:sz w:val="16"/>
                <w:szCs w:val="16"/>
              </w:rPr>
            </w:pPr>
          </w:p>
        </w:tc>
        <w:tc>
          <w:tcPr>
            <w:tcW w:w="3519" w:type="dxa"/>
            <w:hideMark/>
          </w:tcPr>
          <w:p w14:paraId="2E16533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Hydraulic profiles are included for other critical flow conditions if necessary to justify unique design elements or operating conditions. (If applicable)</w:t>
            </w:r>
          </w:p>
        </w:tc>
        <w:tc>
          <w:tcPr>
            <w:tcW w:w="1683" w:type="dxa"/>
            <w:hideMark/>
          </w:tcPr>
          <w:p w14:paraId="21F8589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88DABD8"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1BE11A9" w14:textId="77777777" w:rsidR="007B00E9" w:rsidRPr="00EE2F7D" w:rsidRDefault="007B00E9" w:rsidP="002D5961">
            <w:pPr>
              <w:spacing w:after="160" w:line="278" w:lineRule="auto"/>
              <w:rPr>
                <w:rFonts w:cs="Calibri"/>
                <w:sz w:val="16"/>
                <w:szCs w:val="16"/>
              </w:rPr>
            </w:pPr>
            <w:r w:rsidRPr="00EE2F7D">
              <w:rPr>
                <w:rFonts w:cs="Calibri"/>
                <w:sz w:val="16"/>
                <w:szCs w:val="16"/>
              </w:rPr>
              <w:t>() A discussion of infiltration and inflow problems, overflows and bypasses, and proposed corrections and controls.</w:t>
            </w:r>
          </w:p>
        </w:tc>
        <w:tc>
          <w:tcPr>
            <w:tcW w:w="3519" w:type="dxa"/>
            <w:hideMark/>
          </w:tcPr>
          <w:p w14:paraId="53B87CA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existing treatment plant flows are evaluated to show the degree of I/I in the collection system, including a review of system age/characteristics, flow monitoring, and location of high I/I lines.</w:t>
            </w:r>
          </w:p>
        </w:tc>
        <w:tc>
          <w:tcPr>
            <w:tcW w:w="1683" w:type="dxa"/>
            <w:hideMark/>
          </w:tcPr>
          <w:p w14:paraId="63358DC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28A295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E06440E" w14:textId="77777777" w:rsidR="007B00E9" w:rsidRPr="00EE2F7D" w:rsidRDefault="007B00E9" w:rsidP="002D5961">
            <w:pPr>
              <w:spacing w:after="160" w:line="278" w:lineRule="auto"/>
              <w:rPr>
                <w:rFonts w:cs="Calibri"/>
                <w:sz w:val="16"/>
                <w:szCs w:val="16"/>
              </w:rPr>
            </w:pPr>
          </w:p>
        </w:tc>
        <w:tc>
          <w:tcPr>
            <w:tcW w:w="3519" w:type="dxa"/>
            <w:hideMark/>
          </w:tcPr>
          <w:p w14:paraId="216D849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includes at least one year of testing to establish baseline flows and conditions if needed per C1-7 guidance. (If applicable)</w:t>
            </w:r>
          </w:p>
        </w:tc>
        <w:tc>
          <w:tcPr>
            <w:tcW w:w="1683" w:type="dxa"/>
            <w:hideMark/>
          </w:tcPr>
          <w:p w14:paraId="6B03240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E1E36D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961ADBA" w14:textId="77777777" w:rsidR="007B00E9" w:rsidRPr="00EE2F7D" w:rsidRDefault="007B00E9" w:rsidP="002D5961">
            <w:pPr>
              <w:spacing w:after="160" w:line="278" w:lineRule="auto"/>
              <w:rPr>
                <w:rFonts w:cs="Calibri"/>
                <w:sz w:val="16"/>
                <w:szCs w:val="16"/>
              </w:rPr>
            </w:pPr>
          </w:p>
        </w:tc>
        <w:tc>
          <w:tcPr>
            <w:tcW w:w="3519" w:type="dxa"/>
            <w:hideMark/>
          </w:tcPr>
          <w:p w14:paraId="7352836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How I/I </w:t>
            </w:r>
            <w:proofErr w:type="gramStart"/>
            <w:r w:rsidRPr="00EE2F7D">
              <w:rPr>
                <w:rFonts w:cs="Calibri"/>
                <w:sz w:val="16"/>
                <w:szCs w:val="16"/>
                <w:highlight w:val="yellow"/>
              </w:rPr>
              <w:t>impacts</w:t>
            </w:r>
            <w:proofErr w:type="gramEnd"/>
            <w:r w:rsidRPr="00EE2F7D">
              <w:rPr>
                <w:rFonts w:cs="Calibri"/>
                <w:sz w:val="16"/>
                <w:szCs w:val="16"/>
                <w:highlight w:val="yellow"/>
              </w:rPr>
              <w:t xml:space="preserve"> the overall facility design and performance is described.</w:t>
            </w:r>
          </w:p>
        </w:tc>
        <w:tc>
          <w:tcPr>
            <w:tcW w:w="1683" w:type="dxa"/>
            <w:hideMark/>
          </w:tcPr>
          <w:p w14:paraId="7A154C5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8DA17F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82AA78E" w14:textId="77777777" w:rsidR="007B00E9" w:rsidRPr="00EE2F7D" w:rsidRDefault="007B00E9" w:rsidP="002D5961">
            <w:pPr>
              <w:spacing w:after="160" w:line="278" w:lineRule="auto"/>
              <w:rPr>
                <w:rFonts w:cs="Calibri"/>
                <w:sz w:val="16"/>
                <w:szCs w:val="16"/>
              </w:rPr>
            </w:pPr>
          </w:p>
        </w:tc>
        <w:tc>
          <w:tcPr>
            <w:tcW w:w="3519" w:type="dxa"/>
            <w:hideMark/>
          </w:tcPr>
          <w:p w14:paraId="676AB71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Alternatives for minimizing or mitigating existing and anticipated future I/I are described and evaluated, including collection system rehabilitation, equalization basins, or accounting for variability in design.</w:t>
            </w:r>
          </w:p>
        </w:tc>
        <w:tc>
          <w:tcPr>
            <w:tcW w:w="1683" w:type="dxa"/>
            <w:hideMark/>
          </w:tcPr>
          <w:p w14:paraId="438AA49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A2A7898"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1D54A86" w14:textId="77777777" w:rsidR="007B00E9" w:rsidRPr="00EE2F7D" w:rsidRDefault="007B00E9" w:rsidP="002D5961">
            <w:pPr>
              <w:spacing w:after="160" w:line="278" w:lineRule="auto"/>
              <w:rPr>
                <w:rFonts w:cs="Calibri"/>
                <w:sz w:val="16"/>
                <w:szCs w:val="16"/>
              </w:rPr>
            </w:pPr>
          </w:p>
        </w:tc>
        <w:tc>
          <w:tcPr>
            <w:tcW w:w="3519" w:type="dxa"/>
            <w:hideMark/>
          </w:tcPr>
          <w:p w14:paraId="0E98C59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demonstrates that the proponent considered the impacts of high I/I when evaluating the appropriateness of alternative treatment technologies.</w:t>
            </w:r>
          </w:p>
        </w:tc>
        <w:tc>
          <w:tcPr>
            <w:tcW w:w="1683" w:type="dxa"/>
            <w:hideMark/>
          </w:tcPr>
          <w:p w14:paraId="65D5124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058119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A613A69" w14:textId="77777777" w:rsidR="007B00E9" w:rsidRPr="00EE2F7D" w:rsidRDefault="007B00E9" w:rsidP="002D5961">
            <w:pPr>
              <w:spacing w:after="160" w:line="278" w:lineRule="auto"/>
              <w:rPr>
                <w:rFonts w:cs="Calibri"/>
                <w:sz w:val="16"/>
                <w:szCs w:val="16"/>
              </w:rPr>
            </w:pPr>
          </w:p>
        </w:tc>
        <w:tc>
          <w:tcPr>
            <w:tcW w:w="3519" w:type="dxa"/>
            <w:hideMark/>
          </w:tcPr>
          <w:p w14:paraId="4F0A83C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Discharge locations for anticipated SSOs and CSOs are identified on a map, and their current frequency and impacts on receiving water are discussed. (If applicable)</w:t>
            </w:r>
          </w:p>
        </w:tc>
        <w:tc>
          <w:tcPr>
            <w:tcW w:w="1683" w:type="dxa"/>
            <w:hideMark/>
          </w:tcPr>
          <w:p w14:paraId="7561B48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B7530C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DA78049" w14:textId="77777777" w:rsidR="007B00E9" w:rsidRPr="00EE2F7D" w:rsidRDefault="007B00E9" w:rsidP="002D5961">
            <w:pPr>
              <w:spacing w:after="160" w:line="278" w:lineRule="auto"/>
              <w:rPr>
                <w:rFonts w:cs="Calibri"/>
                <w:sz w:val="16"/>
                <w:szCs w:val="16"/>
              </w:rPr>
            </w:pPr>
          </w:p>
        </w:tc>
        <w:tc>
          <w:tcPr>
            <w:tcW w:w="3519" w:type="dxa"/>
            <w:hideMark/>
          </w:tcPr>
          <w:p w14:paraId="6DF12D5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Recommendations for eliminating SSOs are discussed.</w:t>
            </w:r>
          </w:p>
        </w:tc>
        <w:tc>
          <w:tcPr>
            <w:tcW w:w="1683" w:type="dxa"/>
            <w:hideMark/>
          </w:tcPr>
          <w:p w14:paraId="5E5FC77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E2984A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9DDDDE5" w14:textId="77777777" w:rsidR="007B00E9" w:rsidRPr="00EE2F7D" w:rsidRDefault="007B00E9" w:rsidP="002D5961">
            <w:pPr>
              <w:spacing w:after="160" w:line="278" w:lineRule="auto"/>
              <w:rPr>
                <w:rFonts w:cs="Calibri"/>
                <w:sz w:val="16"/>
                <w:szCs w:val="16"/>
              </w:rPr>
            </w:pPr>
          </w:p>
        </w:tc>
        <w:tc>
          <w:tcPr>
            <w:tcW w:w="3519" w:type="dxa"/>
            <w:hideMark/>
          </w:tcPr>
          <w:p w14:paraId="4F96879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How the project relates to CSOs control efforts is described. (If applicable)</w:t>
            </w:r>
          </w:p>
        </w:tc>
        <w:tc>
          <w:tcPr>
            <w:tcW w:w="1683" w:type="dxa"/>
            <w:hideMark/>
          </w:tcPr>
          <w:p w14:paraId="0E61849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30EC6B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9D3D48A" w14:textId="77777777" w:rsidR="007B00E9" w:rsidRPr="00EE2F7D" w:rsidRDefault="007B00E9" w:rsidP="002D5961">
            <w:pPr>
              <w:spacing w:after="160" w:line="278" w:lineRule="auto"/>
              <w:rPr>
                <w:rFonts w:cs="Calibri"/>
                <w:sz w:val="16"/>
                <w:szCs w:val="16"/>
              </w:rPr>
            </w:pPr>
          </w:p>
        </w:tc>
        <w:tc>
          <w:tcPr>
            <w:tcW w:w="3519" w:type="dxa"/>
            <w:hideMark/>
          </w:tcPr>
          <w:p w14:paraId="3E8D76F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does not propose plans that result in increased frequencies or impacts of SSO and/or CSO discharges.</w:t>
            </w:r>
          </w:p>
        </w:tc>
        <w:tc>
          <w:tcPr>
            <w:tcW w:w="1683" w:type="dxa"/>
            <w:hideMark/>
          </w:tcPr>
          <w:p w14:paraId="221176F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E1F8CA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8E934AA" w14:textId="77777777" w:rsidR="007B00E9" w:rsidRPr="00EE2F7D" w:rsidRDefault="007B00E9" w:rsidP="002D5961">
            <w:pPr>
              <w:spacing w:after="160" w:line="278" w:lineRule="auto"/>
              <w:rPr>
                <w:rFonts w:cs="Calibri"/>
                <w:sz w:val="16"/>
                <w:szCs w:val="16"/>
              </w:rPr>
            </w:pPr>
          </w:p>
        </w:tc>
        <w:tc>
          <w:tcPr>
            <w:tcW w:w="3519" w:type="dxa"/>
            <w:hideMark/>
          </w:tcPr>
          <w:p w14:paraId="659638B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proposed project is consistent with an approved CSO control plan. (If applicable)</w:t>
            </w:r>
          </w:p>
        </w:tc>
        <w:tc>
          <w:tcPr>
            <w:tcW w:w="1683" w:type="dxa"/>
            <w:hideMark/>
          </w:tcPr>
          <w:p w14:paraId="6E195D5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C3CF5C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B62E037"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(k) A discussion of any special provisions for treating industrial </w:t>
            </w:r>
            <w:proofErr w:type="gramStart"/>
            <w:r w:rsidRPr="00EE2F7D">
              <w:rPr>
                <w:rFonts w:cs="Calibri"/>
                <w:sz w:val="16"/>
                <w:szCs w:val="16"/>
              </w:rPr>
              <w:t>wastes</w:t>
            </w:r>
            <w:proofErr w:type="gramEnd"/>
            <w:r w:rsidRPr="00EE2F7D">
              <w:rPr>
                <w:rFonts w:cs="Calibri"/>
                <w:sz w:val="16"/>
                <w:szCs w:val="16"/>
              </w:rPr>
              <w:t>, including any pretreatment requirements for significant industrial sources.</w:t>
            </w:r>
          </w:p>
        </w:tc>
        <w:tc>
          <w:tcPr>
            <w:tcW w:w="3519" w:type="dxa"/>
            <w:hideMark/>
          </w:tcPr>
          <w:p w14:paraId="1B40951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required special handling by the treatment plant and proposed methods for handling industrial wastes identified in 3(c) are discussed. (If applicable)</w:t>
            </w:r>
          </w:p>
        </w:tc>
        <w:tc>
          <w:tcPr>
            <w:tcW w:w="1683" w:type="dxa"/>
            <w:hideMark/>
          </w:tcPr>
          <w:p w14:paraId="412825B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8B3A44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9AD30D4" w14:textId="77777777" w:rsidR="007B00E9" w:rsidRPr="00EE2F7D" w:rsidRDefault="007B00E9" w:rsidP="002D5961">
            <w:pPr>
              <w:spacing w:after="160" w:line="278" w:lineRule="auto"/>
              <w:rPr>
                <w:rFonts w:cs="Calibri"/>
                <w:sz w:val="16"/>
                <w:szCs w:val="16"/>
              </w:rPr>
            </w:pPr>
          </w:p>
        </w:tc>
        <w:tc>
          <w:tcPr>
            <w:tcW w:w="3519" w:type="dxa"/>
            <w:hideMark/>
          </w:tcPr>
          <w:p w14:paraId="5436F99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Appropriate treatability studies are referenced for existing industrial wastewaters to identify the potential to interfere with proposed unit processes. (If applicable)</w:t>
            </w:r>
          </w:p>
        </w:tc>
        <w:tc>
          <w:tcPr>
            <w:tcW w:w="1683" w:type="dxa"/>
            <w:hideMark/>
          </w:tcPr>
          <w:p w14:paraId="214E6CE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DD4C95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EB29FB1" w14:textId="77777777" w:rsidR="007B00E9" w:rsidRPr="00EE2F7D" w:rsidRDefault="007B00E9" w:rsidP="002D5961">
            <w:pPr>
              <w:spacing w:after="160" w:line="278" w:lineRule="auto"/>
              <w:rPr>
                <w:rFonts w:cs="Calibri"/>
                <w:sz w:val="16"/>
                <w:szCs w:val="16"/>
              </w:rPr>
            </w:pPr>
          </w:p>
        </w:tc>
        <w:tc>
          <w:tcPr>
            <w:tcW w:w="3519" w:type="dxa"/>
            <w:hideMark/>
          </w:tcPr>
          <w:p w14:paraId="25A5505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extent of industrial pretreatment needed to ensure stable plant operation, suitability of biosolids for beneficial use, and water quality protection is identified.</w:t>
            </w:r>
          </w:p>
        </w:tc>
        <w:tc>
          <w:tcPr>
            <w:tcW w:w="1683" w:type="dxa"/>
            <w:hideMark/>
          </w:tcPr>
          <w:p w14:paraId="7B2BE3F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3A1B760"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73D6713" w14:textId="77777777" w:rsidR="007B00E9" w:rsidRPr="00EE2F7D" w:rsidRDefault="007B00E9" w:rsidP="002D5961">
            <w:pPr>
              <w:spacing w:after="160" w:line="278" w:lineRule="auto"/>
              <w:rPr>
                <w:rFonts w:cs="Calibri"/>
                <w:sz w:val="16"/>
                <w:szCs w:val="16"/>
              </w:rPr>
            </w:pPr>
          </w:p>
        </w:tc>
        <w:tc>
          <w:tcPr>
            <w:tcW w:w="3519" w:type="dxa"/>
            <w:hideMark/>
          </w:tcPr>
          <w:p w14:paraId="19A8148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Pretreatment requirements for significant industrial sources are discussed. (If applicable)</w:t>
            </w:r>
          </w:p>
        </w:tc>
        <w:tc>
          <w:tcPr>
            <w:tcW w:w="1683" w:type="dxa"/>
            <w:hideMark/>
          </w:tcPr>
          <w:p w14:paraId="03B64C8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C8FC9D2"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E048E6D" w14:textId="77777777" w:rsidR="007B00E9" w:rsidRPr="00EE2F7D" w:rsidRDefault="007B00E9" w:rsidP="002D5961">
            <w:pPr>
              <w:spacing w:after="160" w:line="278" w:lineRule="auto"/>
              <w:rPr>
                <w:rFonts w:cs="Calibri"/>
                <w:sz w:val="16"/>
                <w:szCs w:val="16"/>
              </w:rPr>
            </w:pPr>
            <w:r w:rsidRPr="00EE2F7D">
              <w:rPr>
                <w:rFonts w:cs="Calibri"/>
                <w:sz w:val="16"/>
                <w:szCs w:val="16"/>
              </w:rPr>
              <w:t>(l) Detailed outfall analysis or other disposal method selected.</w:t>
            </w:r>
          </w:p>
        </w:tc>
        <w:tc>
          <w:tcPr>
            <w:tcW w:w="3519" w:type="dxa"/>
            <w:hideMark/>
          </w:tcPr>
          <w:p w14:paraId="3FD8E06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location of the existing or proposed outfall and diffuser design are identified.</w:t>
            </w:r>
          </w:p>
        </w:tc>
        <w:tc>
          <w:tcPr>
            <w:tcW w:w="1683" w:type="dxa"/>
            <w:hideMark/>
          </w:tcPr>
          <w:p w14:paraId="12630A5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50329F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33E7BEB" w14:textId="77777777" w:rsidR="007B00E9" w:rsidRPr="00EE2F7D" w:rsidRDefault="007B00E9" w:rsidP="002D5961">
            <w:pPr>
              <w:spacing w:after="160" w:line="278" w:lineRule="auto"/>
              <w:rPr>
                <w:rFonts w:cs="Calibri"/>
                <w:sz w:val="16"/>
                <w:szCs w:val="16"/>
              </w:rPr>
            </w:pPr>
          </w:p>
        </w:tc>
        <w:tc>
          <w:tcPr>
            <w:tcW w:w="3519" w:type="dxa"/>
            <w:hideMark/>
          </w:tcPr>
          <w:p w14:paraId="7F24BF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preliminary analysis of the outfall is provided to assess impacts on the receiving water described in 3(e).</w:t>
            </w:r>
          </w:p>
        </w:tc>
        <w:tc>
          <w:tcPr>
            <w:tcW w:w="1683" w:type="dxa"/>
            <w:hideMark/>
          </w:tcPr>
          <w:p w14:paraId="16945EB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4E9F12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56DB022" w14:textId="77777777" w:rsidR="007B00E9" w:rsidRPr="00EE2F7D" w:rsidRDefault="007B00E9" w:rsidP="002D5961">
            <w:pPr>
              <w:spacing w:after="160" w:line="278" w:lineRule="auto"/>
              <w:rPr>
                <w:rFonts w:cs="Calibri"/>
                <w:sz w:val="16"/>
                <w:szCs w:val="16"/>
              </w:rPr>
            </w:pPr>
          </w:p>
        </w:tc>
        <w:tc>
          <w:tcPr>
            <w:tcW w:w="3519" w:type="dxa"/>
            <w:hideMark/>
          </w:tcPr>
          <w:p w14:paraId="0C0B0C8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sufficiently detailed outfall analysis is provided to justify that the proposed discharge will comply with water quality standards at the point of discharge or at the boundaries of acute and chronic mixing zones (if allowed).</w:t>
            </w:r>
          </w:p>
        </w:tc>
        <w:tc>
          <w:tcPr>
            <w:tcW w:w="1683" w:type="dxa"/>
            <w:hideMark/>
          </w:tcPr>
          <w:p w14:paraId="6C55069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D704042"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DD40342" w14:textId="77777777" w:rsidR="007B00E9" w:rsidRPr="00EE2F7D" w:rsidRDefault="007B00E9" w:rsidP="002D5961">
            <w:pPr>
              <w:spacing w:after="160" w:line="278" w:lineRule="auto"/>
              <w:rPr>
                <w:rFonts w:cs="Calibri"/>
                <w:sz w:val="16"/>
                <w:szCs w:val="16"/>
              </w:rPr>
            </w:pPr>
          </w:p>
        </w:tc>
        <w:tc>
          <w:tcPr>
            <w:tcW w:w="3519" w:type="dxa"/>
            <w:hideMark/>
          </w:tcPr>
          <w:p w14:paraId="798DE26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analysis is consistent with Ecology’s “Guidance for Conducting Mixing Zone Analyses” and EPA's “Technical Support Document for Water Quality-based Toxics Control”.</w:t>
            </w:r>
          </w:p>
        </w:tc>
        <w:tc>
          <w:tcPr>
            <w:tcW w:w="1683" w:type="dxa"/>
            <w:hideMark/>
          </w:tcPr>
          <w:p w14:paraId="5106D04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C3D0D6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65DD402" w14:textId="77777777" w:rsidR="007B00E9" w:rsidRPr="00EE2F7D" w:rsidRDefault="007B00E9" w:rsidP="002D5961">
            <w:pPr>
              <w:spacing w:after="160" w:line="278" w:lineRule="auto"/>
              <w:rPr>
                <w:rFonts w:cs="Calibri"/>
                <w:sz w:val="16"/>
                <w:szCs w:val="16"/>
              </w:rPr>
            </w:pPr>
          </w:p>
        </w:tc>
        <w:tc>
          <w:tcPr>
            <w:tcW w:w="3519" w:type="dxa"/>
            <w:hideMark/>
          </w:tcPr>
          <w:p w14:paraId="789B14C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analysis includes all critical flow and loading situations expected for the facility.</w:t>
            </w:r>
          </w:p>
        </w:tc>
        <w:tc>
          <w:tcPr>
            <w:tcW w:w="1683" w:type="dxa"/>
            <w:hideMark/>
          </w:tcPr>
          <w:p w14:paraId="533AA79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0D5AD83"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D36DF76" w14:textId="77777777" w:rsidR="007B00E9" w:rsidRPr="00EE2F7D" w:rsidRDefault="007B00E9" w:rsidP="002D5961">
            <w:pPr>
              <w:spacing w:after="160" w:line="278" w:lineRule="auto"/>
              <w:rPr>
                <w:rFonts w:cs="Calibri"/>
                <w:sz w:val="16"/>
                <w:szCs w:val="16"/>
              </w:rPr>
            </w:pPr>
          </w:p>
        </w:tc>
        <w:tc>
          <w:tcPr>
            <w:tcW w:w="3519" w:type="dxa"/>
            <w:hideMark/>
          </w:tcPr>
          <w:p w14:paraId="5D27859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discharges to rivers and river-like estuaries, the low flow represents the 7Q10 flow or other regulated low flow. (If applicable)</w:t>
            </w:r>
          </w:p>
        </w:tc>
        <w:tc>
          <w:tcPr>
            <w:tcW w:w="1683" w:type="dxa"/>
            <w:hideMark/>
          </w:tcPr>
          <w:p w14:paraId="1E82F3F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0F5BDD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06E3436" w14:textId="77777777" w:rsidR="007B00E9" w:rsidRPr="00EE2F7D" w:rsidRDefault="007B00E9" w:rsidP="002D5961">
            <w:pPr>
              <w:spacing w:after="160" w:line="278" w:lineRule="auto"/>
              <w:rPr>
                <w:rFonts w:cs="Calibri"/>
                <w:sz w:val="16"/>
                <w:szCs w:val="16"/>
              </w:rPr>
            </w:pPr>
          </w:p>
        </w:tc>
        <w:tc>
          <w:tcPr>
            <w:tcW w:w="3519" w:type="dxa"/>
            <w:hideMark/>
          </w:tcPr>
          <w:p w14:paraId="5ED5C93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For marine discharges, the analysis </w:t>
            </w:r>
            <w:proofErr w:type="gramStart"/>
            <w:r w:rsidRPr="00EE2F7D">
              <w:rPr>
                <w:rFonts w:cs="Calibri"/>
                <w:sz w:val="16"/>
                <w:szCs w:val="16"/>
                <w:highlight w:val="yellow"/>
              </w:rPr>
              <w:t>uses mean</w:t>
            </w:r>
            <w:proofErr w:type="gramEnd"/>
            <w:r w:rsidRPr="00EE2F7D">
              <w:rPr>
                <w:rFonts w:cs="Calibri"/>
                <w:sz w:val="16"/>
                <w:szCs w:val="16"/>
                <w:highlight w:val="yellow"/>
              </w:rPr>
              <w:t xml:space="preserve"> lower low water elevation and seasonal conditions that result in the greatest stratification in the water column. (If applicable)</w:t>
            </w:r>
          </w:p>
        </w:tc>
        <w:tc>
          <w:tcPr>
            <w:tcW w:w="1683" w:type="dxa"/>
            <w:hideMark/>
          </w:tcPr>
          <w:p w14:paraId="7EC61A8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2C8415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E808525" w14:textId="77777777" w:rsidR="007B00E9" w:rsidRPr="00EE2F7D" w:rsidRDefault="007B00E9" w:rsidP="002D5961">
            <w:pPr>
              <w:spacing w:after="160" w:line="278" w:lineRule="auto"/>
              <w:rPr>
                <w:rFonts w:cs="Calibri"/>
                <w:sz w:val="16"/>
                <w:szCs w:val="16"/>
              </w:rPr>
            </w:pPr>
          </w:p>
        </w:tc>
        <w:tc>
          <w:tcPr>
            <w:tcW w:w="3519" w:type="dxa"/>
            <w:hideMark/>
          </w:tcPr>
          <w:p w14:paraId="6380C47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outfall construction or reconstruction project is located on state owned aquatic land, this is identified, and how the project complies with any DNR requirements and communication with DNR are described. (If applicable)</w:t>
            </w:r>
          </w:p>
        </w:tc>
        <w:tc>
          <w:tcPr>
            <w:tcW w:w="1683" w:type="dxa"/>
            <w:hideMark/>
          </w:tcPr>
          <w:p w14:paraId="4E2B00B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F67CF7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77F1838" w14:textId="77777777" w:rsidR="007B00E9" w:rsidRPr="00EE2F7D" w:rsidRDefault="007B00E9" w:rsidP="002D5961">
            <w:pPr>
              <w:spacing w:after="160" w:line="278" w:lineRule="auto"/>
              <w:rPr>
                <w:rFonts w:cs="Calibri"/>
                <w:sz w:val="16"/>
                <w:szCs w:val="16"/>
              </w:rPr>
            </w:pPr>
          </w:p>
        </w:tc>
        <w:tc>
          <w:tcPr>
            <w:tcW w:w="3519" w:type="dxa"/>
            <w:hideMark/>
          </w:tcPr>
          <w:p w14:paraId="21D0FAF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outfall and diffuser are included in the basic design data for 3(g).</w:t>
            </w:r>
          </w:p>
        </w:tc>
        <w:tc>
          <w:tcPr>
            <w:tcW w:w="1683" w:type="dxa"/>
            <w:hideMark/>
          </w:tcPr>
          <w:p w14:paraId="525203C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0C092E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C900BAF" w14:textId="77777777" w:rsidR="007B00E9" w:rsidRPr="00EE2F7D" w:rsidRDefault="007B00E9" w:rsidP="002D5961">
            <w:pPr>
              <w:spacing w:after="160" w:line="278" w:lineRule="auto"/>
              <w:rPr>
                <w:rFonts w:cs="Calibri"/>
                <w:sz w:val="16"/>
                <w:szCs w:val="16"/>
              </w:rPr>
            </w:pPr>
          </w:p>
        </w:tc>
        <w:tc>
          <w:tcPr>
            <w:tcW w:w="3519" w:type="dxa"/>
            <w:hideMark/>
          </w:tcPr>
          <w:p w14:paraId="7D1D1C8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wastewater land application is the disposal method, this is addressed referencing section 060(4). (If applicable)</w:t>
            </w:r>
          </w:p>
        </w:tc>
        <w:tc>
          <w:tcPr>
            <w:tcW w:w="1683" w:type="dxa"/>
            <w:hideMark/>
          </w:tcPr>
          <w:p w14:paraId="7E781B6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5C8B7F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6D0F9F1" w14:textId="77777777" w:rsidR="007B00E9" w:rsidRPr="00EE2F7D" w:rsidRDefault="007B00E9" w:rsidP="002D5961">
            <w:pPr>
              <w:spacing w:after="160" w:line="278" w:lineRule="auto"/>
              <w:rPr>
                <w:rFonts w:cs="Calibri"/>
                <w:sz w:val="16"/>
                <w:szCs w:val="16"/>
              </w:rPr>
            </w:pPr>
            <w:r w:rsidRPr="00EE2F7D">
              <w:rPr>
                <w:rFonts w:cs="Calibri"/>
                <w:sz w:val="16"/>
                <w:szCs w:val="16"/>
              </w:rPr>
              <w:t>(m) A discussion of the method of final sludge disposal and any alternatives considered.</w:t>
            </w:r>
          </w:p>
        </w:tc>
        <w:tc>
          <w:tcPr>
            <w:tcW w:w="3519" w:type="dxa"/>
            <w:hideMark/>
          </w:tcPr>
          <w:p w14:paraId="2A1171B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residual solids management plan is included that evaluates expected solids quantities and quality, and potential beneficial use options.</w:t>
            </w:r>
          </w:p>
        </w:tc>
        <w:tc>
          <w:tcPr>
            <w:tcW w:w="1683" w:type="dxa"/>
            <w:hideMark/>
          </w:tcPr>
          <w:p w14:paraId="22ABD9A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14274DB"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045C389" w14:textId="77777777" w:rsidR="007B00E9" w:rsidRPr="00EE2F7D" w:rsidRDefault="007B00E9" w:rsidP="002D5961">
            <w:pPr>
              <w:spacing w:after="160" w:line="278" w:lineRule="auto"/>
              <w:rPr>
                <w:rFonts w:cs="Calibri"/>
                <w:sz w:val="16"/>
                <w:szCs w:val="16"/>
              </w:rPr>
            </w:pPr>
          </w:p>
        </w:tc>
        <w:tc>
          <w:tcPr>
            <w:tcW w:w="3519" w:type="dxa"/>
            <w:hideMark/>
          </w:tcPr>
          <w:p w14:paraId="3F6B4BF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management plan evaluates sludge treatment options at the plant and relates these to the biosolids use options.</w:t>
            </w:r>
          </w:p>
        </w:tc>
        <w:tc>
          <w:tcPr>
            <w:tcW w:w="1683" w:type="dxa"/>
            <w:hideMark/>
          </w:tcPr>
          <w:p w14:paraId="352CC30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328434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D89A776" w14:textId="77777777" w:rsidR="007B00E9" w:rsidRPr="00EE2F7D" w:rsidRDefault="007B00E9" w:rsidP="002D5961">
            <w:pPr>
              <w:spacing w:after="160" w:line="278" w:lineRule="auto"/>
              <w:rPr>
                <w:rFonts w:cs="Calibri"/>
                <w:sz w:val="16"/>
                <w:szCs w:val="16"/>
              </w:rPr>
            </w:pPr>
          </w:p>
        </w:tc>
        <w:tc>
          <w:tcPr>
            <w:tcW w:w="3519" w:type="dxa"/>
            <w:hideMark/>
          </w:tcPr>
          <w:p w14:paraId="64EA32A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plan ensures compliance with applicable state and federal laws/regulations (40 CFR 503, WAC 173-308), Ecology’s Minimal Functional Standards, and local permits.</w:t>
            </w:r>
          </w:p>
        </w:tc>
        <w:tc>
          <w:tcPr>
            <w:tcW w:w="1683" w:type="dxa"/>
            <w:hideMark/>
          </w:tcPr>
          <w:p w14:paraId="0F14FC8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0D14FF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AAA914E" w14:textId="77777777" w:rsidR="007B00E9" w:rsidRPr="00EE2F7D" w:rsidRDefault="007B00E9" w:rsidP="002D5961">
            <w:pPr>
              <w:spacing w:after="160" w:line="278" w:lineRule="auto"/>
              <w:rPr>
                <w:rFonts w:cs="Calibri"/>
                <w:sz w:val="16"/>
                <w:szCs w:val="16"/>
              </w:rPr>
            </w:pPr>
          </w:p>
        </w:tc>
        <w:tc>
          <w:tcPr>
            <w:tcW w:w="3519" w:type="dxa"/>
            <w:hideMark/>
          </w:tcPr>
          <w:p w14:paraId="6C9516E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If disposal in a solid waste landfill is proposed, it is justified that no feasible beneficial use options </w:t>
            </w:r>
            <w:proofErr w:type="gramStart"/>
            <w:r w:rsidRPr="00EE2F7D">
              <w:rPr>
                <w:rFonts w:cs="Calibri"/>
                <w:sz w:val="16"/>
                <w:szCs w:val="16"/>
                <w:highlight w:val="yellow"/>
              </w:rPr>
              <w:t>exist</w:t>
            </w:r>
            <w:proofErr w:type="gramEnd"/>
            <w:r w:rsidRPr="00EE2F7D">
              <w:rPr>
                <w:rFonts w:cs="Calibri"/>
                <w:sz w:val="16"/>
                <w:szCs w:val="16"/>
                <w:highlight w:val="yellow"/>
              </w:rPr>
              <w:t xml:space="preserve"> and disposal complies with requirements of 40 CFR 258 and WAC 173-351. (If applicable)</w:t>
            </w:r>
          </w:p>
        </w:tc>
        <w:tc>
          <w:tcPr>
            <w:tcW w:w="1683" w:type="dxa"/>
            <w:hideMark/>
          </w:tcPr>
          <w:p w14:paraId="23BFD16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6C34D0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8F5474A" w14:textId="77777777" w:rsidR="007B00E9" w:rsidRPr="00EE2F7D" w:rsidRDefault="007B00E9" w:rsidP="002D5961">
            <w:pPr>
              <w:spacing w:after="160" w:line="278" w:lineRule="auto"/>
              <w:rPr>
                <w:rFonts w:cs="Calibri"/>
                <w:sz w:val="16"/>
                <w:szCs w:val="16"/>
              </w:rPr>
            </w:pPr>
          </w:p>
        </w:tc>
        <w:tc>
          <w:tcPr>
            <w:tcW w:w="3519" w:type="dxa"/>
            <w:hideMark/>
          </w:tcPr>
          <w:p w14:paraId="04BCC13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solids mass balance for the treatment plant is determined as part of the process of developing and comparing alternatives.</w:t>
            </w:r>
          </w:p>
        </w:tc>
        <w:tc>
          <w:tcPr>
            <w:tcW w:w="1683" w:type="dxa"/>
            <w:hideMark/>
          </w:tcPr>
          <w:p w14:paraId="02B6B82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500750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D6E69AB" w14:textId="77777777" w:rsidR="007B00E9" w:rsidRPr="00EE2F7D" w:rsidRDefault="007B00E9" w:rsidP="002D5961">
            <w:pPr>
              <w:spacing w:after="160" w:line="278" w:lineRule="auto"/>
              <w:rPr>
                <w:rFonts w:cs="Calibri"/>
                <w:sz w:val="16"/>
                <w:szCs w:val="16"/>
              </w:rPr>
            </w:pPr>
          </w:p>
        </w:tc>
        <w:tc>
          <w:tcPr>
            <w:tcW w:w="3519" w:type="dxa"/>
            <w:hideMark/>
          </w:tcPr>
          <w:p w14:paraId="0FD8C67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ranking of residual solids handling alternatives is presented, identifying the preferred alternative, actions necessary for implementation, and reasons for not selecting other alternatives.</w:t>
            </w:r>
          </w:p>
        </w:tc>
        <w:tc>
          <w:tcPr>
            <w:tcW w:w="1683" w:type="dxa"/>
            <w:hideMark/>
          </w:tcPr>
          <w:p w14:paraId="1EC8B62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648B66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D970B66" w14:textId="77777777" w:rsidR="007B00E9" w:rsidRPr="00EE2F7D" w:rsidRDefault="007B00E9" w:rsidP="002D5961">
            <w:pPr>
              <w:spacing w:after="160" w:line="278" w:lineRule="auto"/>
              <w:rPr>
                <w:rFonts w:cs="Calibri"/>
                <w:sz w:val="16"/>
                <w:szCs w:val="16"/>
              </w:rPr>
            </w:pPr>
            <w:r w:rsidRPr="00EE2F7D">
              <w:rPr>
                <w:rFonts w:cs="Calibri"/>
                <w:sz w:val="16"/>
                <w:szCs w:val="16"/>
              </w:rPr>
              <w:t>(n) Provision for future needs.</w:t>
            </w:r>
          </w:p>
        </w:tc>
        <w:tc>
          <w:tcPr>
            <w:tcW w:w="3519" w:type="dxa"/>
            <w:hideMark/>
          </w:tcPr>
          <w:p w14:paraId="369D312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proponent discusses the future wastewater needs of the community with an emphasis on identifying potential alternatives to accommodate future growth.</w:t>
            </w:r>
          </w:p>
        </w:tc>
        <w:tc>
          <w:tcPr>
            <w:tcW w:w="1683" w:type="dxa"/>
            <w:hideMark/>
          </w:tcPr>
          <w:p w14:paraId="5C319C5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C66BC6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E8BBCEE" w14:textId="77777777" w:rsidR="007B00E9" w:rsidRPr="00EE2F7D" w:rsidRDefault="007B00E9" w:rsidP="002D5961">
            <w:pPr>
              <w:spacing w:after="160" w:line="278" w:lineRule="auto"/>
              <w:rPr>
                <w:rFonts w:cs="Calibri"/>
                <w:sz w:val="16"/>
                <w:szCs w:val="16"/>
              </w:rPr>
            </w:pPr>
          </w:p>
        </w:tc>
        <w:tc>
          <w:tcPr>
            <w:tcW w:w="3519" w:type="dxa"/>
            <w:hideMark/>
          </w:tcPr>
          <w:p w14:paraId="31DBD30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discussion includes the potential to expand an existing treatment plant on a given site, </w:t>
            </w:r>
            <w:r w:rsidRPr="00EE2F7D">
              <w:rPr>
                <w:rFonts w:cs="Calibri"/>
                <w:sz w:val="16"/>
                <w:szCs w:val="16"/>
                <w:highlight w:val="yellow"/>
              </w:rPr>
              <w:lastRenderedPageBreak/>
              <w:t>constructing a new plant on an alternate site (including locations), and the ability to extend the sewerage system.</w:t>
            </w:r>
          </w:p>
        </w:tc>
        <w:tc>
          <w:tcPr>
            <w:tcW w:w="1683" w:type="dxa"/>
            <w:hideMark/>
          </w:tcPr>
          <w:p w14:paraId="308DD66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BDF0D92"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C56A1D9" w14:textId="715290C9" w:rsidR="007B00E9" w:rsidRPr="00EE2F7D" w:rsidRDefault="007B00E9" w:rsidP="002D5961">
            <w:pPr>
              <w:spacing w:after="160" w:line="278" w:lineRule="auto"/>
              <w:rPr>
                <w:rFonts w:cs="Calibri"/>
                <w:sz w:val="16"/>
                <w:szCs w:val="16"/>
              </w:rPr>
            </w:pPr>
          </w:p>
        </w:tc>
        <w:tc>
          <w:tcPr>
            <w:tcW w:w="3519" w:type="dxa"/>
            <w:hideMark/>
          </w:tcPr>
          <w:p w14:paraId="428BC0E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Population, industrial, and commercial growth expectations for the service area are identified, considering high, medium, and low growth profiles.</w:t>
            </w:r>
          </w:p>
        </w:tc>
        <w:tc>
          <w:tcPr>
            <w:tcW w:w="1683" w:type="dxa"/>
            <w:hideMark/>
          </w:tcPr>
          <w:p w14:paraId="4FF457F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931362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7188363" w14:textId="77777777" w:rsidR="007B00E9" w:rsidRPr="00EE2F7D" w:rsidRDefault="007B00E9" w:rsidP="002D5961">
            <w:pPr>
              <w:spacing w:after="160" w:line="278" w:lineRule="auto"/>
              <w:rPr>
                <w:rFonts w:cs="Calibri"/>
                <w:sz w:val="16"/>
                <w:szCs w:val="16"/>
              </w:rPr>
            </w:pPr>
            <w:r w:rsidRPr="00EE2F7D">
              <w:rPr>
                <w:rFonts w:cs="Calibri"/>
                <w:sz w:val="16"/>
                <w:szCs w:val="16"/>
              </w:rPr>
              <w:t>(o) Staffing and testing requirements for the facilities.</w:t>
            </w:r>
          </w:p>
        </w:tc>
        <w:tc>
          <w:tcPr>
            <w:tcW w:w="3519" w:type="dxa"/>
            <w:hideMark/>
          </w:tcPr>
          <w:p w14:paraId="327555C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comparison of alternatives discusses the potential staffing needs (levels and specialization) of each final treatment alternative.</w:t>
            </w:r>
          </w:p>
        </w:tc>
        <w:tc>
          <w:tcPr>
            <w:tcW w:w="1683" w:type="dxa"/>
            <w:hideMark/>
          </w:tcPr>
          <w:p w14:paraId="09E3F4C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5BBA38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FF840AD" w14:textId="77777777" w:rsidR="007B00E9" w:rsidRPr="00EE2F7D" w:rsidRDefault="007B00E9" w:rsidP="002D5961">
            <w:pPr>
              <w:spacing w:after="160" w:line="278" w:lineRule="auto"/>
              <w:rPr>
                <w:rFonts w:cs="Calibri"/>
                <w:sz w:val="16"/>
                <w:szCs w:val="16"/>
              </w:rPr>
            </w:pPr>
          </w:p>
        </w:tc>
        <w:tc>
          <w:tcPr>
            <w:tcW w:w="3519" w:type="dxa"/>
            <w:hideMark/>
          </w:tcPr>
          <w:p w14:paraId="31D60F0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Justification is provided that the plan includes </w:t>
            </w:r>
            <w:proofErr w:type="gramStart"/>
            <w:r w:rsidRPr="00EE2F7D">
              <w:rPr>
                <w:rFonts w:cs="Calibri"/>
                <w:sz w:val="16"/>
                <w:szCs w:val="16"/>
                <w:highlight w:val="yellow"/>
              </w:rPr>
              <w:t>a sufficient number of</w:t>
            </w:r>
            <w:proofErr w:type="gramEnd"/>
            <w:r w:rsidRPr="00EE2F7D">
              <w:rPr>
                <w:rFonts w:cs="Calibri"/>
                <w:sz w:val="16"/>
                <w:szCs w:val="16"/>
                <w:highlight w:val="yellow"/>
              </w:rPr>
              <w:t xml:space="preserve"> staff with appropriate experience to successfully </w:t>
            </w:r>
            <w:proofErr w:type="gramStart"/>
            <w:r w:rsidRPr="00EE2F7D">
              <w:rPr>
                <w:rFonts w:cs="Calibri"/>
                <w:sz w:val="16"/>
                <w:szCs w:val="16"/>
                <w:highlight w:val="yellow"/>
              </w:rPr>
              <w:t>operate the facility at all times</w:t>
            </w:r>
            <w:proofErr w:type="gramEnd"/>
            <w:r w:rsidRPr="00EE2F7D">
              <w:rPr>
                <w:rFonts w:cs="Calibri"/>
                <w:sz w:val="16"/>
                <w:szCs w:val="16"/>
                <w:highlight w:val="yellow"/>
              </w:rPr>
              <w:t>.</w:t>
            </w:r>
          </w:p>
        </w:tc>
        <w:tc>
          <w:tcPr>
            <w:tcW w:w="1683" w:type="dxa"/>
            <w:hideMark/>
          </w:tcPr>
          <w:p w14:paraId="37A7A6E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D07868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A7DF657" w14:textId="77777777" w:rsidR="007B00E9" w:rsidRPr="00EE2F7D" w:rsidRDefault="007B00E9" w:rsidP="002D5961">
            <w:pPr>
              <w:spacing w:after="160" w:line="278" w:lineRule="auto"/>
              <w:rPr>
                <w:rFonts w:cs="Calibri"/>
                <w:sz w:val="16"/>
                <w:szCs w:val="16"/>
              </w:rPr>
            </w:pPr>
          </w:p>
        </w:tc>
        <w:tc>
          <w:tcPr>
            <w:tcW w:w="3519" w:type="dxa"/>
            <w:hideMark/>
          </w:tcPr>
          <w:p w14:paraId="4D60688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proposed facility’s classification under Chapter 173-230 WAC is identified, and it is indicated that staffing includes at least one operator matching the classification as the operator in responsible charge.</w:t>
            </w:r>
          </w:p>
        </w:tc>
        <w:tc>
          <w:tcPr>
            <w:tcW w:w="1683" w:type="dxa"/>
            <w:hideMark/>
          </w:tcPr>
          <w:p w14:paraId="105DE42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C82FCE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4C21197" w14:textId="77777777" w:rsidR="007B00E9" w:rsidRPr="00EE2F7D" w:rsidRDefault="007B00E9" w:rsidP="002D5961">
            <w:pPr>
              <w:spacing w:after="160" w:line="278" w:lineRule="auto"/>
              <w:rPr>
                <w:rFonts w:cs="Calibri"/>
                <w:sz w:val="16"/>
                <w:szCs w:val="16"/>
              </w:rPr>
            </w:pPr>
          </w:p>
        </w:tc>
        <w:tc>
          <w:tcPr>
            <w:tcW w:w="3519" w:type="dxa"/>
            <w:hideMark/>
          </w:tcPr>
          <w:p w14:paraId="4429883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number and responsibilities for individuals not considered certified operators (e.g., administrative, mechanics, technicians, electricians, lab staff not responsible for process control decisions) are discussed.</w:t>
            </w:r>
          </w:p>
        </w:tc>
        <w:tc>
          <w:tcPr>
            <w:tcW w:w="1683" w:type="dxa"/>
            <w:hideMark/>
          </w:tcPr>
          <w:p w14:paraId="479FE78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437482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82D7E0B"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(p) An estimate of the costs and expenses of the proposed facilities and the method of assessing costs and expenses. The total amount shall include both capital costs </w:t>
            </w:r>
            <w:proofErr w:type="gramStart"/>
            <w:r w:rsidRPr="00EE2F7D">
              <w:rPr>
                <w:rFonts w:cs="Calibri"/>
                <w:sz w:val="16"/>
                <w:szCs w:val="16"/>
              </w:rPr>
              <w:t>and also</w:t>
            </w:r>
            <w:proofErr w:type="gramEnd"/>
            <w:r w:rsidRPr="00EE2F7D">
              <w:rPr>
                <w:rFonts w:cs="Calibri"/>
                <w:sz w:val="16"/>
                <w:szCs w:val="16"/>
              </w:rPr>
              <w:t xml:space="preserve"> operation and maintenance costs for the life of the </w:t>
            </w:r>
            <w:proofErr w:type="gramStart"/>
            <w:r w:rsidRPr="00EE2F7D">
              <w:rPr>
                <w:rFonts w:cs="Calibri"/>
                <w:sz w:val="16"/>
                <w:szCs w:val="16"/>
              </w:rPr>
              <w:t>project, and</w:t>
            </w:r>
            <w:proofErr w:type="gramEnd"/>
            <w:r w:rsidRPr="00EE2F7D">
              <w:rPr>
                <w:rFonts w:cs="Calibri"/>
                <w:sz w:val="16"/>
                <w:szCs w:val="16"/>
              </w:rPr>
              <w:t xml:space="preserve"> shall be presented in terms of total annual cost and present worth.</w:t>
            </w:r>
          </w:p>
        </w:tc>
        <w:tc>
          <w:tcPr>
            <w:tcW w:w="3519" w:type="dxa"/>
            <w:hideMark/>
          </w:tcPr>
          <w:p w14:paraId="7449281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presents the engineer's best opinion of probable final costs, describing methods used to develop estimates and including an opinion of expected accuracy.</w:t>
            </w:r>
          </w:p>
        </w:tc>
        <w:tc>
          <w:tcPr>
            <w:tcW w:w="1683" w:type="dxa"/>
            <w:hideMark/>
          </w:tcPr>
          <w:p w14:paraId="0163296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012917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7D7D8CF" w14:textId="77777777" w:rsidR="007B00E9" w:rsidRPr="00EE2F7D" w:rsidRDefault="007B00E9" w:rsidP="002D5961">
            <w:pPr>
              <w:spacing w:after="160" w:line="278" w:lineRule="auto"/>
              <w:rPr>
                <w:rFonts w:cs="Calibri"/>
                <w:sz w:val="16"/>
                <w:szCs w:val="16"/>
              </w:rPr>
            </w:pPr>
          </w:p>
        </w:tc>
        <w:tc>
          <w:tcPr>
            <w:tcW w:w="3519" w:type="dxa"/>
            <w:hideMark/>
          </w:tcPr>
          <w:p w14:paraId="5EA55DE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level of accuracy falls within the Class 3 to Class 4 ranges established by AACE International (no less than -30% to at least +50%).</w:t>
            </w:r>
          </w:p>
        </w:tc>
        <w:tc>
          <w:tcPr>
            <w:tcW w:w="1683" w:type="dxa"/>
            <w:hideMark/>
          </w:tcPr>
          <w:p w14:paraId="7AAC53A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F53871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362C9D0" w14:textId="77777777" w:rsidR="007B00E9" w:rsidRPr="00EE2F7D" w:rsidRDefault="007B00E9" w:rsidP="002D5961">
            <w:pPr>
              <w:spacing w:after="160" w:line="278" w:lineRule="auto"/>
              <w:rPr>
                <w:rFonts w:cs="Calibri"/>
                <w:sz w:val="16"/>
                <w:szCs w:val="16"/>
              </w:rPr>
            </w:pPr>
          </w:p>
        </w:tc>
        <w:tc>
          <w:tcPr>
            <w:tcW w:w="3519" w:type="dxa"/>
            <w:hideMark/>
          </w:tcPr>
          <w:p w14:paraId="1FE4ECA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cost estimate accounts for all anticipated costs associated with the project (construction, land acquisition, engineering, permits, soft costs).</w:t>
            </w:r>
          </w:p>
        </w:tc>
        <w:tc>
          <w:tcPr>
            <w:tcW w:w="1683" w:type="dxa"/>
            <w:hideMark/>
          </w:tcPr>
          <w:p w14:paraId="3BFE8C2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C9BD98B"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273404C" w14:textId="77777777" w:rsidR="007B00E9" w:rsidRPr="00EE2F7D" w:rsidRDefault="007B00E9" w:rsidP="002D5961">
            <w:pPr>
              <w:spacing w:after="160" w:line="278" w:lineRule="auto"/>
              <w:rPr>
                <w:rFonts w:cs="Calibri"/>
                <w:sz w:val="16"/>
                <w:szCs w:val="16"/>
              </w:rPr>
            </w:pPr>
          </w:p>
        </w:tc>
        <w:tc>
          <w:tcPr>
            <w:tcW w:w="3519" w:type="dxa"/>
            <w:hideMark/>
          </w:tcPr>
          <w:p w14:paraId="0A76788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value engineering reviews completed prior to formulating the cost estimate are discussed, including whether further review may occur during design.</w:t>
            </w:r>
          </w:p>
        </w:tc>
        <w:tc>
          <w:tcPr>
            <w:tcW w:w="1683" w:type="dxa"/>
            <w:hideMark/>
          </w:tcPr>
          <w:p w14:paraId="7120A66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D778D5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1F5582D" w14:textId="77777777" w:rsidR="007B00E9" w:rsidRPr="00EE2F7D" w:rsidRDefault="007B00E9" w:rsidP="002D5961">
            <w:pPr>
              <w:spacing w:after="160" w:line="278" w:lineRule="auto"/>
              <w:rPr>
                <w:rFonts w:cs="Calibri"/>
                <w:sz w:val="16"/>
                <w:szCs w:val="16"/>
              </w:rPr>
            </w:pPr>
          </w:p>
        </w:tc>
        <w:tc>
          <w:tcPr>
            <w:tcW w:w="3519" w:type="dxa"/>
            <w:hideMark/>
          </w:tcPr>
          <w:p w14:paraId="4C44966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present </w:t>
            </w:r>
            <w:proofErr w:type="gramStart"/>
            <w:r w:rsidRPr="00EE2F7D">
              <w:rPr>
                <w:rFonts w:cs="Calibri"/>
                <w:sz w:val="16"/>
                <w:szCs w:val="16"/>
                <w:highlight w:val="yellow"/>
              </w:rPr>
              <w:t>worth</w:t>
            </w:r>
            <w:proofErr w:type="gramEnd"/>
            <w:r w:rsidRPr="00EE2F7D">
              <w:rPr>
                <w:rFonts w:cs="Calibri"/>
                <w:sz w:val="16"/>
                <w:szCs w:val="16"/>
                <w:highlight w:val="yellow"/>
              </w:rPr>
              <w:t xml:space="preserve"> analysis of O&amp;M costs is included for each of the final alternates as part of the ranking process, with a rough breakdown by O&amp;M category.</w:t>
            </w:r>
          </w:p>
        </w:tc>
        <w:tc>
          <w:tcPr>
            <w:tcW w:w="1683" w:type="dxa"/>
            <w:hideMark/>
          </w:tcPr>
          <w:p w14:paraId="1AC1877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5A073D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E772983" w14:textId="77777777" w:rsidR="007B00E9" w:rsidRPr="00EE2F7D" w:rsidRDefault="007B00E9" w:rsidP="002D5961">
            <w:pPr>
              <w:spacing w:after="160" w:line="278" w:lineRule="auto"/>
              <w:rPr>
                <w:rFonts w:cs="Calibri"/>
                <w:sz w:val="16"/>
                <w:szCs w:val="16"/>
              </w:rPr>
            </w:pPr>
          </w:p>
        </w:tc>
        <w:tc>
          <w:tcPr>
            <w:tcW w:w="3519" w:type="dxa"/>
            <w:hideMark/>
          </w:tcPr>
          <w:p w14:paraId="7C8062A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required user charges are calculated to support the estimated costs of the selected alternative.</w:t>
            </w:r>
          </w:p>
        </w:tc>
        <w:tc>
          <w:tcPr>
            <w:tcW w:w="1683" w:type="dxa"/>
            <w:hideMark/>
          </w:tcPr>
          <w:p w14:paraId="6223E1F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F45278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7888792" w14:textId="77777777" w:rsidR="007B00E9" w:rsidRPr="00EE2F7D" w:rsidRDefault="007B00E9" w:rsidP="002D5961">
            <w:pPr>
              <w:spacing w:after="160" w:line="278" w:lineRule="auto"/>
              <w:rPr>
                <w:rFonts w:cs="Calibri"/>
                <w:sz w:val="16"/>
                <w:szCs w:val="16"/>
              </w:rPr>
            </w:pPr>
          </w:p>
        </w:tc>
        <w:tc>
          <w:tcPr>
            <w:tcW w:w="3519" w:type="dxa"/>
            <w:hideMark/>
          </w:tcPr>
          <w:p w14:paraId="5BC5DA0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green"/>
              </w:rPr>
              <w:t>The estimate of user rates includes assumptions about potential grant funding, and the user rate assuming no grant funding is presented for comparison.</w:t>
            </w:r>
          </w:p>
        </w:tc>
        <w:tc>
          <w:tcPr>
            <w:tcW w:w="1683" w:type="dxa"/>
            <w:hideMark/>
          </w:tcPr>
          <w:p w14:paraId="4F104C1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838868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B0AB0A6" w14:textId="77777777" w:rsidR="007B00E9" w:rsidRPr="00EE2F7D" w:rsidRDefault="007B00E9" w:rsidP="002D5961">
            <w:pPr>
              <w:spacing w:after="160" w:line="278" w:lineRule="auto"/>
              <w:rPr>
                <w:rFonts w:cs="Calibri"/>
                <w:sz w:val="16"/>
                <w:szCs w:val="16"/>
              </w:rPr>
            </w:pPr>
          </w:p>
        </w:tc>
        <w:tc>
          <w:tcPr>
            <w:tcW w:w="3519" w:type="dxa"/>
            <w:hideMark/>
          </w:tcPr>
          <w:p w14:paraId="4427B02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Information about current rate schedules, annual O&amp;M cost (with energy breakout), other capital improvement programs, tabulations of users by monthly usage categories, status of existing debts, and required reserve accounts </w:t>
            </w:r>
            <w:proofErr w:type="gramStart"/>
            <w:r w:rsidRPr="00EE2F7D">
              <w:rPr>
                <w:rFonts w:cs="Calibri"/>
                <w:sz w:val="16"/>
                <w:szCs w:val="16"/>
                <w:highlight w:val="yellow"/>
              </w:rPr>
              <w:t>is</w:t>
            </w:r>
            <w:proofErr w:type="gramEnd"/>
            <w:r w:rsidRPr="00EE2F7D">
              <w:rPr>
                <w:rFonts w:cs="Calibri"/>
                <w:sz w:val="16"/>
                <w:szCs w:val="16"/>
                <w:highlight w:val="yellow"/>
              </w:rPr>
              <w:t xml:space="preserve"> provided.</w:t>
            </w:r>
          </w:p>
        </w:tc>
        <w:tc>
          <w:tcPr>
            <w:tcW w:w="1683" w:type="dxa"/>
            <w:hideMark/>
          </w:tcPr>
          <w:p w14:paraId="42328C2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170CD8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B8E676D" w14:textId="77777777" w:rsidR="007B00E9" w:rsidRPr="00EE2F7D" w:rsidRDefault="007B00E9" w:rsidP="002D5961">
            <w:pPr>
              <w:spacing w:after="160" w:line="278" w:lineRule="auto"/>
              <w:rPr>
                <w:rFonts w:cs="Calibri"/>
                <w:sz w:val="16"/>
                <w:szCs w:val="16"/>
              </w:rPr>
            </w:pPr>
            <w:r w:rsidRPr="00EE2F7D">
              <w:rPr>
                <w:rFonts w:cs="Calibri"/>
                <w:sz w:val="16"/>
                <w:szCs w:val="16"/>
              </w:rPr>
              <w:t>(q) A statement regarding compliance with any applicable state or local water quality management plan or any such plan adopted pursuant to the federal Water Pollution Control Act as amended.</w:t>
            </w:r>
          </w:p>
        </w:tc>
        <w:tc>
          <w:tcPr>
            <w:tcW w:w="3519" w:type="dxa"/>
            <w:hideMark/>
          </w:tcPr>
          <w:p w14:paraId="41228DC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Any applicable state or local water quality management plan connected to the proposed project is identified, and how the project is connected to that plan is discussed.</w:t>
            </w:r>
          </w:p>
        </w:tc>
        <w:tc>
          <w:tcPr>
            <w:tcW w:w="1683" w:type="dxa"/>
            <w:hideMark/>
          </w:tcPr>
          <w:p w14:paraId="2318974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ACDFA4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F8946C6" w14:textId="77777777" w:rsidR="007B00E9" w:rsidRPr="00EE2F7D" w:rsidRDefault="007B00E9" w:rsidP="002D5961">
            <w:pPr>
              <w:spacing w:after="160" w:line="278" w:lineRule="auto"/>
              <w:rPr>
                <w:rFonts w:cs="Calibri"/>
                <w:sz w:val="16"/>
                <w:szCs w:val="16"/>
              </w:rPr>
            </w:pPr>
            <w:r w:rsidRPr="00EE2F7D">
              <w:rPr>
                <w:rFonts w:cs="Calibri"/>
                <w:sz w:val="16"/>
                <w:szCs w:val="16"/>
              </w:rPr>
              <w:t>(r) A statement regarding compliance with SEPA and NEPA, if applicable.</w:t>
            </w:r>
          </w:p>
        </w:tc>
        <w:tc>
          <w:tcPr>
            <w:tcW w:w="3519" w:type="dxa"/>
            <w:hideMark/>
          </w:tcPr>
          <w:p w14:paraId="306D038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 environmental report identifying potential environmental impacts is included, along with a copy of the completed SEPA checklist and appropriate adopted SEPA determination.</w:t>
            </w:r>
          </w:p>
        </w:tc>
        <w:tc>
          <w:tcPr>
            <w:tcW w:w="1683" w:type="dxa"/>
            <w:hideMark/>
          </w:tcPr>
          <w:p w14:paraId="7BCE0CC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9EEFD7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B08301E" w14:textId="77777777" w:rsidR="007B00E9" w:rsidRPr="00EE2F7D" w:rsidRDefault="007B00E9" w:rsidP="002D5961">
            <w:pPr>
              <w:spacing w:after="160" w:line="278" w:lineRule="auto"/>
              <w:rPr>
                <w:rFonts w:cs="Calibri"/>
                <w:sz w:val="16"/>
                <w:szCs w:val="16"/>
              </w:rPr>
            </w:pPr>
          </w:p>
        </w:tc>
        <w:tc>
          <w:tcPr>
            <w:tcW w:w="3519" w:type="dxa"/>
            <w:hideMark/>
          </w:tcPr>
          <w:p w14:paraId="442AC81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SEPA process demonstrates appropriate public participation in project decision-making, including descriptions of the approach used to engage the community on project need, service levels, funding, and environmental/societal considerations.</w:t>
            </w:r>
          </w:p>
        </w:tc>
        <w:tc>
          <w:tcPr>
            <w:tcW w:w="1683" w:type="dxa"/>
            <w:hideMark/>
          </w:tcPr>
          <w:p w14:paraId="0728F94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609D10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07EA9AD" w14:textId="77777777" w:rsidR="007B00E9" w:rsidRPr="00EE2F7D" w:rsidRDefault="007B00E9" w:rsidP="002D5961">
            <w:pPr>
              <w:spacing w:after="160" w:line="278" w:lineRule="auto"/>
              <w:rPr>
                <w:rFonts w:cs="Calibri"/>
                <w:sz w:val="16"/>
                <w:szCs w:val="16"/>
              </w:rPr>
            </w:pPr>
          </w:p>
        </w:tc>
        <w:tc>
          <w:tcPr>
            <w:tcW w:w="3519" w:type="dxa"/>
            <w:hideMark/>
          </w:tcPr>
          <w:p w14:paraId="46403DD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It is indicated that the local government made the final SEPA determination prior to approval of the engineering report.</w:t>
            </w:r>
          </w:p>
        </w:tc>
        <w:tc>
          <w:tcPr>
            <w:tcW w:w="1683" w:type="dxa"/>
            <w:hideMark/>
          </w:tcPr>
          <w:p w14:paraId="255AC37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453A61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1A3B0E2" w14:textId="77777777" w:rsidR="007B00E9" w:rsidRPr="00EE2F7D" w:rsidRDefault="007B00E9" w:rsidP="002D5961">
            <w:pPr>
              <w:spacing w:after="160" w:line="278" w:lineRule="auto"/>
              <w:rPr>
                <w:rFonts w:cs="Calibri"/>
                <w:sz w:val="16"/>
                <w:szCs w:val="16"/>
              </w:rPr>
            </w:pPr>
          </w:p>
        </w:tc>
        <w:tc>
          <w:tcPr>
            <w:tcW w:w="3519" w:type="dxa"/>
            <w:hideMark/>
          </w:tcPr>
          <w:p w14:paraId="5FC5BDA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project may qualify for a categorical exemption from SEPA, the report clearly describes how it aligns with the exemption allowance. (If applicable)</w:t>
            </w:r>
          </w:p>
        </w:tc>
        <w:tc>
          <w:tcPr>
            <w:tcW w:w="1683" w:type="dxa"/>
            <w:hideMark/>
          </w:tcPr>
          <w:p w14:paraId="62954A6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A120C5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8185A75" w14:textId="77777777" w:rsidR="007B00E9" w:rsidRPr="00EE2F7D" w:rsidRDefault="007B00E9" w:rsidP="002D5961">
            <w:pPr>
              <w:spacing w:after="160" w:line="278" w:lineRule="auto"/>
              <w:rPr>
                <w:rFonts w:cs="Calibri"/>
                <w:sz w:val="16"/>
                <w:szCs w:val="16"/>
              </w:rPr>
            </w:pPr>
          </w:p>
        </w:tc>
        <w:tc>
          <w:tcPr>
            <w:tcW w:w="3519" w:type="dxa"/>
            <w:hideMark/>
          </w:tcPr>
          <w:p w14:paraId="095335F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If federal funding or action by a federal agency is anticipated, the report discusses whether the project must comply with NEPA. (If applicable)</w:t>
            </w:r>
          </w:p>
        </w:tc>
        <w:tc>
          <w:tcPr>
            <w:tcW w:w="1683" w:type="dxa"/>
            <w:hideMark/>
          </w:tcPr>
          <w:p w14:paraId="4D3C36E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9FBDAF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1710F39" w14:textId="77777777" w:rsidR="007B00E9" w:rsidRPr="00EE2F7D" w:rsidRDefault="007B00E9" w:rsidP="002D5961">
            <w:pPr>
              <w:spacing w:after="160" w:line="278" w:lineRule="auto"/>
              <w:rPr>
                <w:rFonts w:cs="Calibri"/>
                <w:sz w:val="16"/>
                <w:szCs w:val="16"/>
              </w:rPr>
            </w:pPr>
            <w:r w:rsidRPr="00EE2F7D">
              <w:rPr>
                <w:rFonts w:cs="Calibri"/>
                <w:sz w:val="16"/>
                <w:szCs w:val="16"/>
              </w:rPr>
              <w:t>060(4) Land Application Discharges</w:t>
            </w:r>
          </w:p>
        </w:tc>
        <w:tc>
          <w:tcPr>
            <w:tcW w:w="3519" w:type="dxa"/>
            <w:hideMark/>
          </w:tcPr>
          <w:p w14:paraId="2961C37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p>
        </w:tc>
        <w:tc>
          <w:tcPr>
            <w:tcW w:w="1683" w:type="dxa"/>
            <w:hideMark/>
          </w:tcPr>
          <w:p w14:paraId="2B864B1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4DCE1A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E0D251B"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The engineering report for projects utilizing land application, including seepage lagoons, irrigation, and subsurface disposal, shall include information on the following together with appropriate parts of subsection </w:t>
            </w:r>
            <w:proofErr w:type="gramStart"/>
            <w:r w:rsidRPr="00EE2F7D">
              <w:rPr>
                <w:rFonts w:cs="Calibri"/>
                <w:sz w:val="16"/>
                <w:szCs w:val="16"/>
              </w:rPr>
              <w:t>C(</w:t>
            </w:r>
            <w:proofErr w:type="gramEnd"/>
            <w:r w:rsidRPr="00EE2F7D">
              <w:rPr>
                <w:rFonts w:cs="Calibri"/>
                <w:sz w:val="16"/>
                <w:szCs w:val="16"/>
              </w:rPr>
              <w:t>3) of this table, as determined by Ecology:</w:t>
            </w:r>
          </w:p>
        </w:tc>
        <w:tc>
          <w:tcPr>
            <w:tcW w:w="3519" w:type="dxa"/>
            <w:hideMark/>
          </w:tcPr>
          <w:p w14:paraId="495546B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addresses a project utilizing land application (seepage lagoons, irrigation, and/or subsurface disposal) and is not classified as a Large On-site Sewage System under WAC 246-272B/RCW 70.118B.</w:t>
            </w:r>
          </w:p>
        </w:tc>
        <w:tc>
          <w:tcPr>
            <w:tcW w:w="1683" w:type="dxa"/>
            <w:hideMark/>
          </w:tcPr>
          <w:p w14:paraId="0E12088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23D1FE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8C9A4A1" w14:textId="77777777" w:rsidR="007B00E9" w:rsidRPr="00EE2F7D" w:rsidRDefault="007B00E9" w:rsidP="002D5961">
            <w:pPr>
              <w:spacing w:after="160" w:line="278" w:lineRule="auto"/>
              <w:rPr>
                <w:rFonts w:cs="Calibri"/>
                <w:sz w:val="16"/>
                <w:szCs w:val="16"/>
              </w:rPr>
            </w:pPr>
          </w:p>
        </w:tc>
        <w:tc>
          <w:tcPr>
            <w:tcW w:w="3519" w:type="dxa"/>
            <w:hideMark/>
          </w:tcPr>
          <w:p w14:paraId="3ABD699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green"/>
              </w:rPr>
            </w:pPr>
            <w:r w:rsidRPr="00EE2F7D">
              <w:rPr>
                <w:rFonts w:cs="Calibri"/>
                <w:sz w:val="16"/>
                <w:szCs w:val="16"/>
                <w:highlight w:val="green"/>
              </w:rPr>
              <w:t>Appropriate parts of subsection 060(3) are included, as determined by Ecology.</w:t>
            </w:r>
          </w:p>
        </w:tc>
        <w:tc>
          <w:tcPr>
            <w:tcW w:w="1683" w:type="dxa"/>
            <w:hideMark/>
          </w:tcPr>
          <w:p w14:paraId="28A2A26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176948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DFD1277" w14:textId="77777777" w:rsidR="007B00E9" w:rsidRPr="00EE2F7D" w:rsidRDefault="007B00E9" w:rsidP="002D5961">
            <w:pPr>
              <w:spacing w:after="160" w:line="278" w:lineRule="auto"/>
              <w:rPr>
                <w:rFonts w:cs="Calibri"/>
                <w:sz w:val="16"/>
                <w:szCs w:val="16"/>
              </w:rPr>
            </w:pPr>
          </w:p>
        </w:tc>
        <w:tc>
          <w:tcPr>
            <w:tcW w:w="3519" w:type="dxa"/>
            <w:hideMark/>
          </w:tcPr>
          <w:p w14:paraId="70BA589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reasonability test (WAC 173-240-035 restriction on subsurface disposal) is satisfied by addressing the requirements below. (If subsurface disposal is considered)</w:t>
            </w:r>
          </w:p>
        </w:tc>
        <w:tc>
          <w:tcPr>
            <w:tcW w:w="1683" w:type="dxa"/>
            <w:hideMark/>
          </w:tcPr>
          <w:p w14:paraId="1FDD223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B5DD75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D2C3B15" w14:textId="77777777" w:rsidR="007B00E9" w:rsidRPr="00EE2F7D" w:rsidRDefault="007B00E9" w:rsidP="002D5961">
            <w:pPr>
              <w:spacing w:after="160" w:line="278" w:lineRule="auto"/>
              <w:rPr>
                <w:rFonts w:cs="Calibri"/>
                <w:sz w:val="16"/>
                <w:szCs w:val="16"/>
              </w:rPr>
            </w:pPr>
            <w:r w:rsidRPr="00EE2F7D">
              <w:rPr>
                <w:rFonts w:cs="Calibri"/>
                <w:sz w:val="16"/>
                <w:szCs w:val="16"/>
              </w:rPr>
              <w:t>(a) Soils and their permeability.</w:t>
            </w:r>
          </w:p>
        </w:tc>
        <w:tc>
          <w:tcPr>
            <w:tcW w:w="3519" w:type="dxa"/>
            <w:hideMark/>
          </w:tcPr>
          <w:p w14:paraId="64E3782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Information on the soils and their permeability in the land application area is included.</w:t>
            </w:r>
          </w:p>
        </w:tc>
        <w:tc>
          <w:tcPr>
            <w:tcW w:w="1683" w:type="dxa"/>
            <w:hideMark/>
          </w:tcPr>
          <w:p w14:paraId="4BB0093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92EA30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A1C3C4B" w14:textId="77777777" w:rsidR="007B00E9" w:rsidRPr="00EE2F7D" w:rsidRDefault="007B00E9" w:rsidP="002D5961">
            <w:pPr>
              <w:spacing w:after="160" w:line="278" w:lineRule="auto"/>
              <w:rPr>
                <w:rFonts w:cs="Calibri"/>
                <w:sz w:val="16"/>
                <w:szCs w:val="16"/>
              </w:rPr>
            </w:pPr>
            <w:r w:rsidRPr="00EE2F7D">
              <w:rPr>
                <w:rFonts w:cs="Calibri"/>
                <w:sz w:val="16"/>
                <w:szCs w:val="16"/>
              </w:rPr>
              <w:t>(b) Geohydrologic evaluation of such factors as: (</w:t>
            </w:r>
            <w:proofErr w:type="spellStart"/>
            <w:r w:rsidRPr="00EE2F7D">
              <w:rPr>
                <w:rFonts w:cs="Calibri"/>
                <w:sz w:val="16"/>
                <w:szCs w:val="16"/>
              </w:rPr>
              <w:t>i</w:t>
            </w:r>
            <w:proofErr w:type="spellEnd"/>
            <w:r w:rsidRPr="00EE2F7D">
              <w:rPr>
                <w:rFonts w:cs="Calibri"/>
                <w:sz w:val="16"/>
                <w:szCs w:val="16"/>
              </w:rPr>
              <w:t>.) Depth to ground and ground water movement during different times of the year. (</w:t>
            </w:r>
            <w:proofErr w:type="gramStart"/>
            <w:r w:rsidRPr="00EE2F7D">
              <w:rPr>
                <w:rFonts w:cs="Calibri"/>
                <w:sz w:val="16"/>
                <w:szCs w:val="16"/>
              </w:rPr>
              <w:t>ii</w:t>
            </w:r>
            <w:proofErr w:type="gramEnd"/>
            <w:r w:rsidRPr="00EE2F7D">
              <w:rPr>
                <w:rFonts w:cs="Calibri"/>
                <w:sz w:val="16"/>
                <w:szCs w:val="16"/>
              </w:rPr>
              <w:t>.) Water balance analysis of the proposed discharge area. (Hi.) Overall effects of the proposed facility upon the ground water in conjunction with any other land application facilities that may be present.</w:t>
            </w:r>
          </w:p>
        </w:tc>
        <w:tc>
          <w:tcPr>
            <w:tcW w:w="3519" w:type="dxa"/>
            <w:hideMark/>
          </w:tcPr>
          <w:p w14:paraId="4841C87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geohydrologic evaluation is included addressing: depth to ground and ground water movement throughout the year, a water balance analysis of the discharge area, and overall effects on groundwater in conjunction with other facilities.</w:t>
            </w:r>
          </w:p>
        </w:tc>
        <w:tc>
          <w:tcPr>
            <w:tcW w:w="1683" w:type="dxa"/>
            <w:hideMark/>
          </w:tcPr>
          <w:p w14:paraId="25FC3FF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92EE4E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D31E5AA" w14:textId="77777777" w:rsidR="007B00E9" w:rsidRPr="00EE2F7D" w:rsidRDefault="007B00E9" w:rsidP="002D5961">
            <w:pPr>
              <w:spacing w:after="160" w:line="278" w:lineRule="auto"/>
              <w:rPr>
                <w:rFonts w:cs="Calibri"/>
                <w:sz w:val="16"/>
                <w:szCs w:val="16"/>
              </w:rPr>
            </w:pPr>
          </w:p>
        </w:tc>
        <w:tc>
          <w:tcPr>
            <w:tcW w:w="3519" w:type="dxa"/>
            <w:hideMark/>
          </w:tcPr>
          <w:p w14:paraId="2E44909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ground water quality criteria are determined using Chapter E3 guidance.</w:t>
            </w:r>
          </w:p>
        </w:tc>
        <w:tc>
          <w:tcPr>
            <w:tcW w:w="1683" w:type="dxa"/>
            <w:hideMark/>
          </w:tcPr>
          <w:p w14:paraId="16B1AC6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C538D38"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71109D9" w14:textId="77777777" w:rsidR="007B00E9" w:rsidRPr="00EE2F7D" w:rsidRDefault="007B00E9" w:rsidP="002D5961">
            <w:pPr>
              <w:spacing w:after="160" w:line="278" w:lineRule="auto"/>
              <w:rPr>
                <w:rFonts w:cs="Calibri"/>
                <w:sz w:val="16"/>
                <w:szCs w:val="16"/>
              </w:rPr>
            </w:pPr>
            <w:r w:rsidRPr="00EE2F7D">
              <w:rPr>
                <w:rFonts w:cs="Calibri"/>
                <w:sz w:val="16"/>
                <w:szCs w:val="16"/>
              </w:rPr>
              <w:t>(c) Availability of public sewers.</w:t>
            </w:r>
          </w:p>
        </w:tc>
        <w:tc>
          <w:tcPr>
            <w:tcW w:w="3519" w:type="dxa"/>
            <w:hideMark/>
          </w:tcPr>
          <w:p w14:paraId="43B3BB0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availability of public sewers connected to a conventional treatment facility is discussed, and the selection process demonstrates consideration of long-term reliability. (If applicable)</w:t>
            </w:r>
          </w:p>
        </w:tc>
        <w:tc>
          <w:tcPr>
            <w:tcW w:w="1683" w:type="dxa"/>
            <w:hideMark/>
          </w:tcPr>
          <w:p w14:paraId="7CDB18C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36E34B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C5D9D3F" w14:textId="77777777" w:rsidR="007B00E9" w:rsidRPr="00EE2F7D" w:rsidRDefault="007B00E9" w:rsidP="002D5961">
            <w:pPr>
              <w:spacing w:after="160" w:line="278" w:lineRule="auto"/>
              <w:rPr>
                <w:rFonts w:cs="Calibri"/>
                <w:sz w:val="16"/>
                <w:szCs w:val="16"/>
              </w:rPr>
            </w:pPr>
            <w:r w:rsidRPr="00EE2F7D">
              <w:rPr>
                <w:rFonts w:cs="Calibri"/>
                <w:sz w:val="16"/>
                <w:szCs w:val="16"/>
              </w:rPr>
              <w:t>(d) Reserve areas for additional subsurface disposal.</w:t>
            </w:r>
          </w:p>
        </w:tc>
        <w:tc>
          <w:tcPr>
            <w:tcW w:w="3519" w:type="dxa"/>
            <w:hideMark/>
          </w:tcPr>
          <w:p w14:paraId="1E66562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subsurface disposal is selected, adequate area for 100% replacement of the drain field is demonstrated, consistent with WAC 246-272B. (If applicable)</w:t>
            </w:r>
          </w:p>
        </w:tc>
        <w:tc>
          <w:tcPr>
            <w:tcW w:w="1683" w:type="dxa"/>
            <w:hideMark/>
          </w:tcPr>
          <w:p w14:paraId="228FD86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bl>
    <w:p w14:paraId="35E96B5C" w14:textId="77777777" w:rsidR="007B00E9" w:rsidRPr="00EE2F7D" w:rsidRDefault="007B00E9" w:rsidP="007B00E9">
      <w:pPr>
        <w:rPr>
          <w:rFonts w:cs="Calibri"/>
          <w:sz w:val="16"/>
          <w:szCs w:val="16"/>
        </w:rPr>
      </w:pPr>
    </w:p>
    <w:p w14:paraId="04AEC0BA" w14:textId="77777777" w:rsidR="007B00E9" w:rsidRDefault="007B00E9" w:rsidP="00D804EF">
      <w:pPr>
        <w:rPr>
          <w:rFonts w:cstheme="minorHAnsi"/>
          <w:b/>
          <w:caps/>
          <w:sz w:val="32"/>
          <w:szCs w:val="32"/>
        </w:rPr>
      </w:pPr>
    </w:p>
    <w:p w14:paraId="0CEF9BFF" w14:textId="77777777" w:rsidR="00D804EF" w:rsidRDefault="00D804EF">
      <w:pPr>
        <w:spacing w:after="160" w:line="259" w:lineRule="auto"/>
        <w:rPr>
          <w:rFonts w:cstheme="minorHAnsi"/>
          <w:b/>
          <w:caps/>
          <w:sz w:val="32"/>
          <w:szCs w:val="32"/>
        </w:rPr>
      </w:pPr>
      <w:r>
        <w:rPr>
          <w:rFonts w:cstheme="minorHAnsi"/>
          <w:b/>
          <w:caps/>
          <w:sz w:val="32"/>
          <w:szCs w:val="32"/>
        </w:rPr>
        <w:br w:type="page"/>
      </w:r>
    </w:p>
    <w:p w14:paraId="3EDDC46E" w14:textId="77777777" w:rsidR="00975D07" w:rsidRDefault="00975D07" w:rsidP="009E29F0">
      <w:pPr>
        <w:rPr>
          <w:rFonts w:cstheme="minorHAnsi"/>
          <w:bCs/>
          <w:caps/>
        </w:rPr>
        <w:sectPr w:rsidR="00975D07" w:rsidSect="005D0551">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758F4015" w14:textId="3409001B" w:rsidR="0058224C" w:rsidRPr="0058224C" w:rsidRDefault="0058224C" w:rsidP="004E2330">
      <w:pPr>
        <w:pStyle w:val="Heading1"/>
      </w:pPr>
      <w:bookmarkStart w:id="2" w:name="_Toc204171833"/>
      <w:r w:rsidRPr="0058224C">
        <w:lastRenderedPageBreak/>
        <w:t>INTRODUCTION</w:t>
      </w:r>
      <w:bookmarkEnd w:id="2"/>
    </w:p>
    <w:p w14:paraId="21A2B2A2" w14:textId="77777777" w:rsidR="00C63F1B" w:rsidRDefault="00C63F1B" w:rsidP="0058224C">
      <w:r w:rsidRPr="00C63F1B">
        <w:t>This Wastewater Treatment Plant Facility Plan (Facility Plan) provides a comprehensive assessment and strategic roadmap for the City of Tekoa, Washington's wastewater infrastructure over the next 20 years. It thoroughly evaluates the existing collection, treatment, and disposal systems, identifies current deficiencies and future needs, and recommends the most cost-effective and compliant path forward. The analysis includes a detailed comparison of potential improvement scenarios against a no-action alternative to guide the City's decisions on essential wastewater system investments.</w:t>
      </w:r>
    </w:p>
    <w:p w14:paraId="29A46547" w14:textId="38015B01" w:rsidR="005A2F8C" w:rsidRDefault="005A2F8C" w:rsidP="005A2F8C">
      <w:pPr>
        <w:pStyle w:val="Heading2"/>
      </w:pPr>
      <w:bookmarkStart w:id="3" w:name="_Toc204171834"/>
      <w:r>
        <w:t>Regulatory Requirements</w:t>
      </w:r>
      <w:bookmarkEnd w:id="3"/>
    </w:p>
    <w:p w14:paraId="0007F853" w14:textId="2F794D55" w:rsidR="005A2F8C" w:rsidRDefault="0058224C" w:rsidP="00C63F1B">
      <w:pPr>
        <w:rPr>
          <w:rFonts w:eastAsiaTheme="majorEastAsia" w:cstheme="majorBidi"/>
          <w:b/>
          <w:szCs w:val="26"/>
        </w:rPr>
      </w:pPr>
      <w:r w:rsidRPr="0058224C">
        <w:t>This Facility Plan is developed in accordance with the requirements outlined in Washington Administrative Code (WAC) Chapter 173-240, "Submission of Plans and Reports for Construction of Wastewater Facilities," particularly WAC 173-240-060 which details the required engineering report content. It also considers design standards and guidance from the Washington State Department of Ecology's (Ecology) "Criteria for Sewage Works Design" (Orange Book), relevant surface water quality standards (WAC 173-201A), groundwater quality standards (WAC 173-200), and federal secondary treatment regulations. The table presented in the preliminary section cross-references specific WAC 173-240-060 requirements to their location within this report.</w:t>
      </w:r>
    </w:p>
    <w:p w14:paraId="1787267A" w14:textId="36DBC5AD" w:rsidR="005A2F8C" w:rsidRPr="005A2F8C" w:rsidRDefault="005A2F8C" w:rsidP="005A2F8C">
      <w:pPr>
        <w:spacing w:after="160" w:line="259" w:lineRule="auto"/>
        <w:rPr>
          <w:rFonts w:eastAsiaTheme="majorEastAsia" w:cstheme="majorBidi"/>
          <w:b/>
          <w:szCs w:val="26"/>
        </w:rPr>
      </w:pPr>
      <w:r>
        <w:rPr>
          <w:rFonts w:eastAsiaTheme="majorEastAsia" w:cstheme="majorBidi"/>
          <w:b/>
          <w:szCs w:val="26"/>
        </w:rPr>
        <w:br w:type="page"/>
      </w:r>
    </w:p>
    <w:p w14:paraId="7FCA5811" w14:textId="305C7F33" w:rsidR="005A2F8C" w:rsidRDefault="005A2F8C" w:rsidP="005A2F8C">
      <w:pPr>
        <w:pStyle w:val="Heading2"/>
      </w:pPr>
      <w:bookmarkStart w:id="4" w:name="_Toc204171835"/>
      <w:r>
        <w:lastRenderedPageBreak/>
        <w:t>Agency Information</w:t>
      </w:r>
      <w:bookmarkEnd w:id="4"/>
    </w:p>
    <w:p w14:paraId="6B3E850A" w14:textId="270ED9E8" w:rsidR="00C63F1B" w:rsidRPr="005A2F8C" w:rsidRDefault="00C63F1B" w:rsidP="00C63F1B">
      <w:pPr>
        <w:rPr>
          <w:rFonts w:eastAsiaTheme="majorEastAsia" w:cstheme="majorBidi"/>
          <w:b/>
          <w:szCs w:val="26"/>
        </w:rPr>
      </w:pPr>
      <w:r w:rsidRPr="00C63F1B">
        <w:t>The Tekoa Wastewater Treatment Plant, owned and operated by the City of Tekoa, is located at 7241 Lone Pine Road in Tekoa, WA. The facility utilizes a mixed activated sludge treatment process, followed by chlorine disinfection and de-chlorination. Treated effluent is discharged into Hangman Creek (also known as Latah Creek) at approximately river mile 54.3.</w:t>
      </w:r>
    </w:p>
    <w:p w14:paraId="5882B0EA" w14:textId="7C359A9C" w:rsidR="00C63F1B" w:rsidRDefault="00C63F1B" w:rsidP="005A2F8C">
      <w:pPr>
        <w:spacing w:after="160" w:line="259" w:lineRule="auto"/>
      </w:pPr>
      <w:r w:rsidRPr="00C63F1B">
        <w:t>Key contact information and specific location details are provided below:</w:t>
      </w:r>
    </w:p>
    <w:p w14:paraId="5A5E182F" w14:textId="1E0A34B8" w:rsidR="00284672" w:rsidRDefault="00284672" w:rsidP="005A2F8C">
      <w:pPr>
        <w:spacing w:after="160" w:line="259" w:lineRule="auto"/>
        <w:rPr>
          <w:b/>
          <w:bCs/>
        </w:rPr>
      </w:pPr>
      <w:r w:rsidRPr="00284672">
        <w:rPr>
          <w:b/>
          <w:bCs/>
        </w:rPr>
        <w:t>Table 1.2-1. Agency Information</w:t>
      </w:r>
    </w:p>
    <w:tbl>
      <w:tblPr>
        <w:tblStyle w:val="TableGrid"/>
        <w:tblW w:w="0" w:type="auto"/>
        <w:tblLook w:val="04A0" w:firstRow="1" w:lastRow="0" w:firstColumn="1" w:lastColumn="0" w:noHBand="0" w:noVBand="1"/>
      </w:tblPr>
      <w:tblGrid>
        <w:gridCol w:w="4675"/>
        <w:gridCol w:w="4675"/>
      </w:tblGrid>
      <w:tr w:rsidR="00B57001" w14:paraId="50E07BB3" w14:textId="77777777" w:rsidTr="00CF3F41">
        <w:tc>
          <w:tcPr>
            <w:tcW w:w="4675" w:type="dxa"/>
            <w:shd w:val="clear" w:color="auto" w:fill="E7E6E6" w:themeFill="background2"/>
            <w:vAlign w:val="bottom"/>
          </w:tcPr>
          <w:p w14:paraId="531F115D" w14:textId="570A7E3A" w:rsidR="00B57001" w:rsidRDefault="00B57001" w:rsidP="00B57001">
            <w:pPr>
              <w:spacing w:after="160" w:line="259" w:lineRule="auto"/>
              <w:rPr>
                <w:b/>
                <w:bCs/>
              </w:rPr>
            </w:pPr>
            <w:r w:rsidRPr="00C63F1B">
              <w:rPr>
                <w:rFonts w:asciiTheme="minorHAnsi" w:hAnsiTheme="minorHAnsi" w:cstheme="minorHAnsi"/>
                <w:b/>
                <w:bCs/>
              </w:rPr>
              <w:t>Information Category</w:t>
            </w:r>
          </w:p>
        </w:tc>
        <w:tc>
          <w:tcPr>
            <w:tcW w:w="4675" w:type="dxa"/>
            <w:shd w:val="clear" w:color="auto" w:fill="E7E6E6" w:themeFill="background2"/>
            <w:vAlign w:val="bottom"/>
          </w:tcPr>
          <w:p w14:paraId="69E9FECA" w14:textId="48995900" w:rsidR="00B57001" w:rsidRDefault="00B57001" w:rsidP="00B57001">
            <w:pPr>
              <w:spacing w:after="160" w:line="259" w:lineRule="auto"/>
              <w:rPr>
                <w:b/>
                <w:bCs/>
              </w:rPr>
            </w:pPr>
            <w:r w:rsidRPr="00C63F1B">
              <w:rPr>
                <w:rFonts w:asciiTheme="minorHAnsi" w:hAnsiTheme="minorHAnsi" w:cstheme="minorHAnsi"/>
                <w:b/>
                <w:bCs/>
              </w:rPr>
              <w:t>Details</w:t>
            </w:r>
          </w:p>
        </w:tc>
      </w:tr>
      <w:tr w:rsidR="00B57001" w14:paraId="310CBA8B" w14:textId="77777777" w:rsidTr="00B57001">
        <w:tc>
          <w:tcPr>
            <w:tcW w:w="4675" w:type="dxa"/>
          </w:tcPr>
          <w:p w14:paraId="4EF66695" w14:textId="2F8C9E1A" w:rsidR="00B57001" w:rsidRDefault="00B57001" w:rsidP="00B57001">
            <w:pPr>
              <w:spacing w:after="160" w:line="259" w:lineRule="auto"/>
              <w:rPr>
                <w:b/>
                <w:bCs/>
              </w:rPr>
            </w:pPr>
            <w:r>
              <w:rPr>
                <w:rStyle w:val="Strong"/>
                <w:rFonts w:asciiTheme="minorHAnsi" w:hAnsiTheme="minorHAnsi" w:cstheme="minorHAnsi"/>
                <w:bdr w:val="single" w:sz="2" w:space="0" w:color="E5E7EB" w:frame="1"/>
              </w:rPr>
              <w:t>F</w:t>
            </w:r>
            <w:r>
              <w:rPr>
                <w:rStyle w:val="Strong"/>
                <w:rFonts w:cstheme="minorHAnsi"/>
                <w:bdr w:val="single" w:sz="2" w:space="0" w:color="E5E7EB" w:frame="1"/>
              </w:rPr>
              <w:t xml:space="preserve">acility Contact / </w:t>
            </w:r>
            <w:r w:rsidRPr="00C63F1B">
              <w:rPr>
                <w:rStyle w:val="Strong"/>
                <w:rFonts w:asciiTheme="minorHAnsi" w:hAnsiTheme="minorHAnsi" w:cstheme="minorHAnsi"/>
                <w:bdr w:val="single" w:sz="2" w:space="0" w:color="E5E7EB" w:frame="1"/>
              </w:rPr>
              <w:t>Responsible Official</w:t>
            </w:r>
          </w:p>
        </w:tc>
        <w:tc>
          <w:tcPr>
            <w:tcW w:w="4675" w:type="dxa"/>
          </w:tcPr>
          <w:p w14:paraId="4A87F7C6" w14:textId="77777777" w:rsidR="00B57001" w:rsidRDefault="00B57001" w:rsidP="00B57001">
            <w:pPr>
              <w:rPr>
                <w:rFonts w:asciiTheme="minorHAnsi" w:hAnsiTheme="minorHAnsi" w:cstheme="minorHAnsi"/>
              </w:rPr>
            </w:pPr>
            <w:r>
              <w:rPr>
                <w:rFonts w:asciiTheme="minorHAnsi" w:hAnsiTheme="minorHAnsi" w:cstheme="minorHAnsi"/>
              </w:rPr>
              <w:t>Steven Thomas</w:t>
            </w:r>
            <w:r w:rsidRPr="00C63F1B">
              <w:rPr>
                <w:rFonts w:asciiTheme="minorHAnsi" w:hAnsiTheme="minorHAnsi" w:cstheme="minorHAnsi"/>
              </w:rPr>
              <w:t>,</w:t>
            </w:r>
            <w:r>
              <w:rPr>
                <w:rFonts w:asciiTheme="minorHAnsi" w:hAnsiTheme="minorHAnsi" w:cstheme="minorHAnsi"/>
              </w:rPr>
              <w:t xml:space="preserve"> Tekoa Public Works /</w:t>
            </w:r>
          </w:p>
          <w:p w14:paraId="0E98AB38" w14:textId="77777777" w:rsidR="00B57001" w:rsidRDefault="00B57001" w:rsidP="00B57001">
            <w:pPr>
              <w:spacing w:after="160" w:line="259" w:lineRule="auto"/>
              <w:rPr>
                <w:rFonts w:asciiTheme="minorHAnsi" w:hAnsiTheme="minorHAnsi" w:cstheme="minorHAnsi"/>
              </w:rPr>
            </w:pPr>
            <w:r>
              <w:rPr>
                <w:rFonts w:asciiTheme="minorHAnsi" w:hAnsiTheme="minorHAnsi" w:cstheme="minorHAnsi"/>
              </w:rPr>
              <w:t>Jessica May-Johnson, Tekoa Public Works</w:t>
            </w:r>
          </w:p>
          <w:p w14:paraId="2C875976" w14:textId="77777777" w:rsidR="00B57001" w:rsidRPr="00B57001" w:rsidRDefault="00B57001" w:rsidP="00B57001">
            <w:pPr>
              <w:spacing w:after="160" w:line="259" w:lineRule="auto"/>
            </w:pPr>
            <w:r w:rsidRPr="00B57001">
              <w:t>N 419 Washington St, Tekoa, WA 99033</w:t>
            </w:r>
          </w:p>
          <w:p w14:paraId="7AE57D15" w14:textId="77777777" w:rsidR="00B57001" w:rsidRPr="00B57001" w:rsidRDefault="00B57001" w:rsidP="00B57001">
            <w:pPr>
              <w:spacing w:after="160" w:line="259" w:lineRule="auto"/>
            </w:pPr>
            <w:r w:rsidRPr="00B57001">
              <w:t>Tel: 509-284-3861</w:t>
            </w:r>
          </w:p>
          <w:p w14:paraId="5DCA32D3" w14:textId="4DEE7504" w:rsidR="00B57001" w:rsidRDefault="00B57001" w:rsidP="00B57001">
            <w:pPr>
              <w:spacing w:after="160" w:line="259" w:lineRule="auto"/>
              <w:rPr>
                <w:b/>
                <w:bCs/>
              </w:rPr>
            </w:pPr>
            <w:r w:rsidRPr="00B57001">
              <w:t>tekoapublicworksdept@gmail.com</w:t>
            </w:r>
          </w:p>
        </w:tc>
      </w:tr>
      <w:tr w:rsidR="00B57001" w14:paraId="22E96927" w14:textId="77777777" w:rsidTr="00B57001">
        <w:tc>
          <w:tcPr>
            <w:tcW w:w="4675" w:type="dxa"/>
          </w:tcPr>
          <w:p w14:paraId="5E70F991" w14:textId="77777777" w:rsidR="00B57001" w:rsidRDefault="00B57001" w:rsidP="00B57001">
            <w:pPr>
              <w:spacing w:after="160" w:line="259" w:lineRule="auto"/>
              <w:rPr>
                <w:rStyle w:val="Strong"/>
                <w:rFonts w:asciiTheme="minorHAnsi" w:hAnsiTheme="minorHAnsi" w:cstheme="minorHAnsi"/>
                <w:bdr w:val="single" w:sz="2" w:space="0" w:color="E5E7EB" w:frame="1"/>
              </w:rPr>
            </w:pPr>
            <w:r w:rsidRPr="00C63F1B">
              <w:rPr>
                <w:rStyle w:val="Strong"/>
                <w:rFonts w:asciiTheme="minorHAnsi" w:hAnsiTheme="minorHAnsi" w:cstheme="minorHAnsi"/>
                <w:bdr w:val="single" w:sz="2" w:space="0" w:color="E5E7EB" w:frame="1"/>
              </w:rPr>
              <w:t>Facility Location</w:t>
            </w:r>
          </w:p>
          <w:p w14:paraId="505D43EE" w14:textId="2F232397" w:rsidR="00B57001" w:rsidRDefault="00B57001" w:rsidP="00B57001">
            <w:pPr>
              <w:spacing w:after="160" w:line="259" w:lineRule="auto"/>
              <w:rPr>
                <w:b/>
                <w:bCs/>
              </w:rPr>
            </w:pPr>
            <w:r w:rsidRPr="00C63F1B">
              <w:rPr>
                <w:rFonts w:asciiTheme="minorHAnsi" w:hAnsiTheme="minorHAnsi" w:cstheme="minorHAnsi"/>
              </w:rPr>
              <w:t>(NAD83/WGS84)</w:t>
            </w:r>
          </w:p>
        </w:tc>
        <w:tc>
          <w:tcPr>
            <w:tcW w:w="4675" w:type="dxa"/>
          </w:tcPr>
          <w:p w14:paraId="62D4B239" w14:textId="77777777" w:rsidR="00B57001" w:rsidRDefault="00B57001" w:rsidP="00B57001">
            <w:pPr>
              <w:spacing w:after="160" w:line="259" w:lineRule="auto"/>
              <w:rPr>
                <w:rFonts w:asciiTheme="minorHAnsi" w:hAnsiTheme="minorHAnsi" w:cstheme="minorHAnsi"/>
              </w:rPr>
            </w:pPr>
            <w:r>
              <w:rPr>
                <w:rFonts w:asciiTheme="minorHAnsi" w:hAnsiTheme="minorHAnsi" w:cstheme="minorHAnsi"/>
              </w:rPr>
              <w:t>7241 Lone Pine Road, WA 99033</w:t>
            </w:r>
          </w:p>
          <w:p w14:paraId="14C61E82" w14:textId="77777777" w:rsidR="00B57001" w:rsidRDefault="00B57001" w:rsidP="00B57001">
            <w:pPr>
              <w:rPr>
                <w:rFonts w:asciiTheme="minorHAnsi" w:hAnsiTheme="minorHAnsi" w:cstheme="minorHAnsi"/>
              </w:rPr>
            </w:pPr>
            <w:r w:rsidRPr="00C63F1B">
              <w:rPr>
                <w:rFonts w:asciiTheme="minorHAnsi" w:hAnsiTheme="minorHAnsi" w:cstheme="minorHAnsi"/>
              </w:rPr>
              <w:t>Latitude: 47.227601° N</w:t>
            </w:r>
          </w:p>
          <w:p w14:paraId="2503EEB5" w14:textId="351D6F82" w:rsidR="00B57001" w:rsidRDefault="00B57001" w:rsidP="00B57001">
            <w:pPr>
              <w:spacing w:after="160" w:line="259" w:lineRule="auto"/>
              <w:rPr>
                <w:b/>
                <w:bCs/>
              </w:rPr>
            </w:pPr>
            <w:r w:rsidRPr="00C63F1B">
              <w:rPr>
                <w:rFonts w:asciiTheme="minorHAnsi" w:hAnsiTheme="minorHAnsi" w:cstheme="minorHAnsi"/>
              </w:rPr>
              <w:t>Longitude: 117.083324° W</w:t>
            </w:r>
          </w:p>
        </w:tc>
      </w:tr>
      <w:tr w:rsidR="00B57001" w14:paraId="1E612C23" w14:textId="77777777" w:rsidTr="00B57001">
        <w:tc>
          <w:tcPr>
            <w:tcW w:w="4675" w:type="dxa"/>
          </w:tcPr>
          <w:p w14:paraId="5850789B" w14:textId="17FED591" w:rsidR="00B57001" w:rsidRDefault="00B57001" w:rsidP="00B57001">
            <w:pPr>
              <w:spacing w:after="160" w:line="259" w:lineRule="auto"/>
              <w:rPr>
                <w:b/>
                <w:bCs/>
              </w:rPr>
            </w:pPr>
            <w:r w:rsidRPr="00C63F1B">
              <w:rPr>
                <w:rStyle w:val="Strong"/>
                <w:rFonts w:asciiTheme="minorHAnsi" w:hAnsiTheme="minorHAnsi" w:cstheme="minorHAnsi"/>
                <w:bdr w:val="single" w:sz="2" w:space="0" w:color="E5E7EB" w:frame="1"/>
              </w:rPr>
              <w:t>Discharge Location</w:t>
            </w:r>
          </w:p>
        </w:tc>
        <w:tc>
          <w:tcPr>
            <w:tcW w:w="4675" w:type="dxa"/>
          </w:tcPr>
          <w:p w14:paraId="6D523B1E" w14:textId="77777777" w:rsidR="00B57001" w:rsidRDefault="00B57001" w:rsidP="00B57001">
            <w:pPr>
              <w:spacing w:after="160" w:line="259" w:lineRule="auto"/>
              <w:rPr>
                <w:rFonts w:asciiTheme="minorHAnsi" w:hAnsiTheme="minorHAnsi" w:cstheme="minorHAnsi"/>
              </w:rPr>
            </w:pPr>
            <w:r w:rsidRPr="00C63F1B">
              <w:rPr>
                <w:rFonts w:asciiTheme="minorHAnsi" w:hAnsiTheme="minorHAnsi" w:cstheme="minorHAnsi"/>
              </w:rPr>
              <w:t>Hangman Creek (Latah Creek), river mile 54.3</w:t>
            </w:r>
          </w:p>
          <w:p w14:paraId="5F8E97B8" w14:textId="77777777" w:rsidR="00B57001" w:rsidRDefault="00B57001" w:rsidP="00B57001">
            <w:pPr>
              <w:spacing w:after="160" w:line="259" w:lineRule="auto"/>
              <w:rPr>
                <w:rFonts w:asciiTheme="minorHAnsi" w:hAnsiTheme="minorHAnsi" w:cstheme="minorHAnsi"/>
              </w:rPr>
            </w:pPr>
            <w:r w:rsidRPr="00C63F1B">
              <w:rPr>
                <w:rFonts w:asciiTheme="minorHAnsi" w:hAnsiTheme="minorHAnsi" w:cstheme="minorHAnsi"/>
              </w:rPr>
              <w:t>Latitude: 47.227791° N</w:t>
            </w:r>
          </w:p>
          <w:p w14:paraId="222FC9E5" w14:textId="7C5F5B29" w:rsidR="00B57001" w:rsidRDefault="00B57001" w:rsidP="00B57001">
            <w:pPr>
              <w:spacing w:after="160" w:line="259" w:lineRule="auto"/>
              <w:rPr>
                <w:b/>
                <w:bCs/>
              </w:rPr>
            </w:pPr>
            <w:r w:rsidRPr="00C63F1B">
              <w:rPr>
                <w:rFonts w:asciiTheme="minorHAnsi" w:hAnsiTheme="minorHAnsi" w:cstheme="minorHAnsi"/>
              </w:rPr>
              <w:t>Longitude: 117.082692° W</w:t>
            </w:r>
          </w:p>
        </w:tc>
      </w:tr>
    </w:tbl>
    <w:p w14:paraId="3E9A9821" w14:textId="77777777" w:rsidR="00B57001" w:rsidRPr="00284672" w:rsidRDefault="00B57001" w:rsidP="005A2F8C">
      <w:pPr>
        <w:spacing w:after="160" w:line="259" w:lineRule="auto"/>
        <w:rPr>
          <w:b/>
          <w:bCs/>
        </w:rPr>
      </w:pPr>
    </w:p>
    <w:p w14:paraId="237FA9E4" w14:textId="33BDF459" w:rsidR="0058224C" w:rsidRPr="0058224C" w:rsidRDefault="0058224C" w:rsidP="00C63F1B">
      <w:r w:rsidRPr="0058224C">
        <w:rPr>
          <w:b/>
          <w:bCs/>
        </w:rPr>
        <w:t>Washington State Department of Ecology (Ecology):</w:t>
      </w:r>
      <w:r w:rsidRPr="0058224C">
        <w:t> The state regulatory agency responsible for issuing the National Pollutant Discharge Elimination System (NPDES) permit, overseeing compliance, administering potential state funding programs, and approving this Facility Plan.</w:t>
      </w:r>
    </w:p>
    <w:p w14:paraId="48D6F4EB" w14:textId="77777777" w:rsidR="005A2F8C" w:rsidRPr="005A2F8C" w:rsidRDefault="005A2F8C" w:rsidP="005A2F8C">
      <w:pPr>
        <w:pStyle w:val="Heading2"/>
        <w:rPr>
          <w:rStyle w:val="Heading2Char"/>
          <w:b/>
          <w:bCs/>
        </w:rPr>
      </w:pPr>
      <w:bookmarkStart w:id="5" w:name="_Toc204171836"/>
      <w:r w:rsidRPr="005A2F8C">
        <w:rPr>
          <w:rStyle w:val="Heading2Char"/>
          <w:b/>
          <w:bCs/>
        </w:rPr>
        <w:t>Issues and Objectives</w:t>
      </w:r>
      <w:bookmarkEnd w:id="5"/>
    </w:p>
    <w:p w14:paraId="7DDFFE4B" w14:textId="60FF51F7" w:rsidR="0058224C" w:rsidRPr="0058224C" w:rsidRDefault="0086483A" w:rsidP="0058224C">
      <w:r w:rsidRPr="00FA0016">
        <w:t xml:space="preserve">The City of Tekoa owns and operates the municipal wastewater collection, treatment, and disposal system serving customers within its incorporated limits. Sewage is conveyed through gravity sewer mains converging towards the City's wastewater treatment plant (WWTP) located </w:t>
      </w:r>
      <w:r w:rsidR="00284672">
        <w:t>off Lone Pine Road</w:t>
      </w:r>
      <w:r w:rsidRPr="00FA0016">
        <w:rPr>
          <w:bCs/>
        </w:rPr>
        <w:t>, on the south bank of Hangman Creek</w:t>
      </w:r>
      <w:r>
        <w:t xml:space="preserve">, </w:t>
      </w:r>
      <w:r w:rsidR="0089364E">
        <w:t xml:space="preserve">in </w:t>
      </w:r>
      <w:r>
        <w:t xml:space="preserve">northeast </w:t>
      </w:r>
      <w:r w:rsidR="0089364E">
        <w:t xml:space="preserve">Tekoa </w:t>
      </w:r>
      <w:r w:rsidR="00F53876">
        <w:t xml:space="preserve">at 7241 Lone Pine Road </w:t>
      </w:r>
      <w:r w:rsidR="0089364E">
        <w:t xml:space="preserve">on parcel </w:t>
      </w:r>
      <w:r w:rsidR="0089364E" w:rsidRPr="0089364E">
        <w:t>818000000000007</w:t>
      </w:r>
      <w:r w:rsidR="00B32E53">
        <w:t xml:space="preserve">, located at the GPS coordinates listed in </w:t>
      </w:r>
      <w:r w:rsidR="00B32E53" w:rsidRPr="00B32E53">
        <w:rPr>
          <w:b/>
          <w:bCs/>
        </w:rPr>
        <w:t>Table 1.2-1</w:t>
      </w:r>
      <w:r w:rsidR="00B32E53" w:rsidRPr="00B32E53">
        <w:t xml:space="preserve"> above</w:t>
      </w:r>
      <w:r>
        <w:t>.</w:t>
      </w:r>
    </w:p>
    <w:p w14:paraId="0D4C3FC5" w14:textId="01DEA232" w:rsidR="0089364E" w:rsidRDefault="0089364E" w:rsidP="0089364E">
      <w:pPr>
        <w:jc w:val="both"/>
      </w:pPr>
      <w:r>
        <w:t xml:space="preserve">Tekoa's </w:t>
      </w:r>
      <w:r w:rsidR="00591649">
        <w:t>wastewater treatment plant utilizes</w:t>
      </w:r>
      <w:r>
        <w:t xml:space="preserve"> an activated sludge treatment process. Following treatment, which includes chlorine disinfection and de-chlorination, effluent is discharged to Hangman Creek under </w:t>
      </w:r>
      <w:r>
        <w:lastRenderedPageBreak/>
        <w:t>National Pollutant Discharge Elimination System (NPDES) Permit No. WA0023141. (Source: WA0023141_Tekoa_Fact_Sheet_2014-04-23.pdf, p. 10, 11)</w:t>
      </w:r>
    </w:p>
    <w:p w14:paraId="7A1EE4F5" w14:textId="018FD571" w:rsidR="0089364E" w:rsidRDefault="00B32E53" w:rsidP="0089364E">
      <w:pPr>
        <w:jc w:val="both"/>
      </w:pPr>
      <w:r w:rsidRPr="00B32E53">
        <w:t>T</w:t>
      </w:r>
      <w:r>
        <w:t xml:space="preserve">ekoa’s </w:t>
      </w:r>
      <w:r w:rsidRPr="00B32E53">
        <w:t xml:space="preserve">WWTP began as a trickling filter system in 1950 and was converted to an activated sludge process in </w:t>
      </w:r>
      <w:proofErr w:type="gramStart"/>
      <w:r w:rsidRPr="00B32E53">
        <w:t xml:space="preserve">1974, </w:t>
      </w:r>
      <w:r>
        <w:t>and</w:t>
      </w:r>
      <w:proofErr w:type="gramEnd"/>
      <w:r>
        <w:t xml:space="preserve"> has successfully </w:t>
      </w:r>
      <w:r w:rsidRPr="00B32E53">
        <w:t>served the community for decades. However, despite various upgrades over time, ongoing assessment and long-term planning remain crucial for the facility's continued effectiveness.</w:t>
      </w:r>
      <w:r w:rsidR="0089364E">
        <w:t xml:space="preserve"> A comprehensive sewer plan was completed in 2006, and subsequent efforts have focused on addressing significant operational challenges. </w:t>
      </w:r>
    </w:p>
    <w:p w14:paraId="2A3F3DDD" w14:textId="5D9473F5" w:rsidR="0089364E" w:rsidRDefault="0067035E" w:rsidP="0089364E">
      <w:pPr>
        <w:jc w:val="both"/>
      </w:pPr>
      <w:r>
        <w:t xml:space="preserve">Since the 2006 general sewer plan, </w:t>
      </w:r>
      <w:r w:rsidR="0089364E">
        <w:t xml:space="preserve">continued upgrades and planning </w:t>
      </w:r>
      <w:r>
        <w:t>resulting from the system’s</w:t>
      </w:r>
      <w:r w:rsidR="0089364E">
        <w:t xml:space="preserve"> persistent performance issues primarily stem from severe infiltration and inflow (I&amp;I) within the aged collection system. </w:t>
      </w:r>
      <w:r>
        <w:t>Until recently,</w:t>
      </w:r>
      <w:r w:rsidR="0089364E">
        <w:t xml:space="preserve"> excessive I&amp;I lead to influent flows</w:t>
      </w:r>
      <w:r w:rsidR="00190A09">
        <w:t xml:space="preserve">, </w:t>
      </w:r>
      <w:r w:rsidR="0089364E">
        <w:t xml:space="preserve">impacting treatment </w:t>
      </w:r>
      <w:r w:rsidR="00190A09">
        <w:t>efficiency and resulting in violations</w:t>
      </w:r>
      <w:r w:rsidR="0089364E">
        <w:t>.</w:t>
      </w:r>
      <w:r w:rsidR="00190A09">
        <w:t xml:space="preserve">  </w:t>
      </w:r>
      <w:r w:rsidR="0089364E">
        <w:t>Effective management of residual solids, which are aerobically digested and dewatered, also remains an important operational consideration</w:t>
      </w:r>
      <w:r w:rsidR="00190A09">
        <w:t>.</w:t>
      </w:r>
    </w:p>
    <w:p w14:paraId="5B3183FA" w14:textId="3D983369" w:rsidR="0089364E" w:rsidRDefault="00EB02B3" w:rsidP="0089364E">
      <w:pPr>
        <w:jc w:val="both"/>
      </w:pPr>
      <w:r>
        <w:t>The present planning effort</w:t>
      </w:r>
      <w:r w:rsidR="0089364E">
        <w:t xml:space="preserve"> aim</w:t>
      </w:r>
      <w:r>
        <w:t>s</w:t>
      </w:r>
      <w:r w:rsidR="0089364E">
        <w:t xml:space="preserve"> to establish a foundation for sustained regulatory compliance, particularly in </w:t>
      </w:r>
      <w:r>
        <w:t xml:space="preserve">response to recent changes in </w:t>
      </w:r>
      <w:r w:rsidR="0089364E">
        <w:t>Total Maximum Daily Load (TMDL) requirements for nutrients and temperature in Hangman Creek</w:t>
      </w:r>
      <w:r>
        <w:t xml:space="preserve"> discussed in chapter 2</w:t>
      </w:r>
      <w:r w:rsidR="0089364E">
        <w:t xml:space="preserve">. Addressing community needs and improving overall operational efficiency are also long-term goals. The 2006 sewer plan and subsequent actions have prioritized resolving the I&amp;I issues as a critical step before definitive upgrades to the treatment plant itself can be accurately planned and implemented. </w:t>
      </w:r>
    </w:p>
    <w:p w14:paraId="6066D1B1" w14:textId="41A54CCE" w:rsidR="0089364E" w:rsidRPr="0089364E" w:rsidRDefault="0089364E" w:rsidP="0089364E">
      <w:pPr>
        <w:jc w:val="both"/>
      </w:pPr>
      <w:r w:rsidRPr="0089364E">
        <w:t>Specific areas identified for past and ongoing evaluation and improvement</w:t>
      </w:r>
      <w:r w:rsidR="00591649">
        <w:t xml:space="preserve"> either by town staff, previous reports, or NPDES permit WA0023141</w:t>
      </w:r>
      <w:r w:rsidRPr="0089364E">
        <w:t xml:space="preserve"> include:</w:t>
      </w:r>
    </w:p>
    <w:p w14:paraId="638767E3" w14:textId="6DABE746" w:rsidR="0089364E" w:rsidRPr="0089364E" w:rsidRDefault="0089364E" w:rsidP="00E42F26">
      <w:pPr>
        <w:numPr>
          <w:ilvl w:val="0"/>
          <w:numId w:val="12"/>
        </w:numPr>
        <w:jc w:val="both"/>
      </w:pPr>
      <w:r w:rsidRPr="0089364E">
        <w:t>Extensive rehabilitation of the collection system to reduce I&amp;I, including pipe and manhole replacements.</w:t>
      </w:r>
      <w:r w:rsidR="00EB02B3">
        <w:t xml:space="preserve"> Evidence of this effort being largely successful in achieving compliance is presented later in this report, though some infiltration issues remain.</w:t>
      </w:r>
    </w:p>
    <w:p w14:paraId="5CA96194" w14:textId="707D3A31" w:rsidR="0089364E" w:rsidRPr="0089364E" w:rsidRDefault="0089364E" w:rsidP="00E42F26">
      <w:pPr>
        <w:numPr>
          <w:ilvl w:val="0"/>
          <w:numId w:val="12"/>
        </w:numPr>
        <w:jc w:val="both"/>
      </w:pPr>
      <w:r w:rsidRPr="0089364E">
        <w:t>Optimization of the existing activated sludge process components once hydraulic loadings are better managed</w:t>
      </w:r>
      <w:r w:rsidR="00EB02B3">
        <w:t xml:space="preserve">.  </w:t>
      </w:r>
    </w:p>
    <w:p w14:paraId="69115D1B" w14:textId="7D3B8C2B" w:rsidR="0089364E" w:rsidRPr="0089364E" w:rsidRDefault="00591649" w:rsidP="00E42F26">
      <w:pPr>
        <w:numPr>
          <w:ilvl w:val="0"/>
          <w:numId w:val="12"/>
        </w:numPr>
        <w:jc w:val="both"/>
      </w:pPr>
      <w:r>
        <w:t>Effective</w:t>
      </w:r>
      <w:r w:rsidR="0089364E" w:rsidRPr="0089364E">
        <w:t> solids management and removal strategies.</w:t>
      </w:r>
    </w:p>
    <w:p w14:paraId="5AF4F845" w14:textId="24B81BCD" w:rsidR="0089364E" w:rsidRDefault="00EB02B3" w:rsidP="00E42F26">
      <w:pPr>
        <w:numPr>
          <w:ilvl w:val="0"/>
          <w:numId w:val="12"/>
        </w:numPr>
        <w:jc w:val="both"/>
      </w:pPr>
      <w:r>
        <w:t>Evaluation</w:t>
      </w:r>
      <w:r w:rsidR="0089364E" w:rsidRPr="0089364E">
        <w:t xml:space="preserve"> of advanced or tertiary treatment processe</w:t>
      </w:r>
      <w:r w:rsidR="0089364E" w:rsidRPr="0089364E">
        <w:rPr>
          <w:b/>
          <w:bCs/>
        </w:rPr>
        <w:t>s</w:t>
      </w:r>
      <w:r w:rsidR="0089364E" w:rsidRPr="0089364E">
        <w:t> may be necessary to meet stringent nutrient limits and further protect Hangman Creek, potentially reducing or altering discharge characteristics during critical periods.</w:t>
      </w:r>
    </w:p>
    <w:p w14:paraId="2F698B54" w14:textId="0D3A87B4" w:rsidR="0058224C" w:rsidRPr="0058224C" w:rsidRDefault="00581C74" w:rsidP="0089364E">
      <w:pPr>
        <w:jc w:val="both"/>
      </w:pPr>
      <w:r>
        <w:t>As a basis for planning for the continued improvements noted above, the following information is presented in chapters 2 through 4</w:t>
      </w:r>
      <w:r w:rsidR="0058224C" w:rsidRPr="0058224C">
        <w:t>:</w:t>
      </w:r>
    </w:p>
    <w:p w14:paraId="0EE16DF3" w14:textId="47DF1D98" w:rsidR="00581C74" w:rsidRDefault="00581C74" w:rsidP="00E42F26">
      <w:pPr>
        <w:numPr>
          <w:ilvl w:val="0"/>
          <w:numId w:val="3"/>
        </w:numPr>
        <w:jc w:val="both"/>
      </w:pPr>
      <w:r>
        <w:t>A thorough summary of the necessary background information required to perform a well-informed alternatives analysis specific to the needs of the Tekoa community.</w:t>
      </w:r>
    </w:p>
    <w:p w14:paraId="7F12CF95" w14:textId="6F8CFD61" w:rsidR="0058224C" w:rsidRPr="0058224C" w:rsidRDefault="00581C74" w:rsidP="00E42F26">
      <w:pPr>
        <w:numPr>
          <w:ilvl w:val="0"/>
          <w:numId w:val="3"/>
        </w:numPr>
        <w:jc w:val="both"/>
      </w:pPr>
      <w:r>
        <w:lastRenderedPageBreak/>
        <w:t>An evaluation of the</w:t>
      </w:r>
      <w:r w:rsidR="0058224C" w:rsidRPr="0058224C">
        <w:t xml:space="preserve"> condition and capacity of the existing wastewater collection and treatment facilities.</w:t>
      </w:r>
    </w:p>
    <w:p w14:paraId="6A36FEAB" w14:textId="66E9572E" w:rsidR="00894946" w:rsidRPr="0058224C" w:rsidRDefault="00581C74" w:rsidP="00E42F26">
      <w:pPr>
        <w:numPr>
          <w:ilvl w:val="0"/>
          <w:numId w:val="3"/>
        </w:numPr>
        <w:jc w:val="both"/>
      </w:pPr>
      <w:r>
        <w:t>A determination of the</w:t>
      </w:r>
      <w:r w:rsidR="0058224C" w:rsidRPr="0058224C">
        <w:t xml:space="preserve"> current and projected wastewater flows and loadings for the</w:t>
      </w:r>
      <w:r>
        <w:t xml:space="preserve"> six- and</w:t>
      </w:r>
      <w:r w:rsidR="0058224C" w:rsidRPr="0058224C">
        <w:t xml:space="preserve"> 20-year planning period.</w:t>
      </w:r>
      <w:r w:rsidR="00894946">
        <w:br w:type="page"/>
      </w:r>
    </w:p>
    <w:p w14:paraId="51BE3053" w14:textId="77777777" w:rsidR="0058224C" w:rsidRPr="0058224C" w:rsidRDefault="00DF50BB" w:rsidP="0058224C">
      <w:pPr>
        <w:jc w:val="both"/>
      </w:pPr>
      <w:r>
        <w:lastRenderedPageBreak/>
        <w:pict w14:anchorId="4E8969B2">
          <v:rect id="_x0000_i1025" style="width:0;height:0" o:hralign="center" o:hrstd="t" o:hrnoshade="t" o:hr="t" fillcolor="#d1d5db" stroked="f"/>
        </w:pict>
      </w:r>
    </w:p>
    <w:p w14:paraId="061E5A6A" w14:textId="161373A9" w:rsidR="00894946" w:rsidRDefault="0058224C" w:rsidP="00BF1D98">
      <w:pPr>
        <w:pStyle w:val="Heading1"/>
      </w:pPr>
      <w:bookmarkStart w:id="6" w:name="_Toc204171837"/>
      <w:r w:rsidRPr="0058224C">
        <w:t>DISCHARGE STANDARDS</w:t>
      </w:r>
      <w:bookmarkStart w:id="7" w:name="_Toc14070464"/>
      <w:bookmarkStart w:id="8" w:name="_Toc26967935"/>
      <w:bookmarkEnd w:id="6"/>
    </w:p>
    <w:p w14:paraId="43995CF1" w14:textId="04AAF89A" w:rsidR="005A2F8C" w:rsidRDefault="0058224C" w:rsidP="00BF1D98">
      <w:pPr>
        <w:pStyle w:val="Heading2"/>
        <w:ind w:left="450" w:hanging="450"/>
      </w:pPr>
      <w:bookmarkStart w:id="9" w:name="_Toc204171838"/>
      <w:bookmarkEnd w:id="7"/>
      <w:bookmarkEnd w:id="8"/>
      <w:r w:rsidRPr="0058224C">
        <w:t>Existing Permit</w:t>
      </w:r>
      <w:bookmarkEnd w:id="9"/>
    </w:p>
    <w:p w14:paraId="0FEE6D39" w14:textId="6448BCC6" w:rsidR="005A2F8C" w:rsidRDefault="0058224C" w:rsidP="005A2F8C">
      <w:pPr>
        <w:pStyle w:val="Body"/>
      </w:pPr>
      <w:r w:rsidRPr="0058224C">
        <w:t>The Tekoa</w:t>
      </w:r>
      <w:r w:rsidR="00461FE0">
        <w:t xml:space="preserve"> </w:t>
      </w:r>
      <w:proofErr w:type="gramStart"/>
      <w:r w:rsidR="00461FE0">
        <w:t>Waste Water</w:t>
      </w:r>
      <w:proofErr w:type="gramEnd"/>
      <w:r w:rsidR="00461FE0">
        <w:t xml:space="preserve"> Treatment Plant</w:t>
      </w:r>
      <w:r w:rsidRPr="0058224C">
        <w:t xml:space="preserve"> discharges treated wastewater</w:t>
      </w:r>
      <w:r w:rsidR="00461FE0">
        <w:t xml:space="preserve"> to Hangman Creek</w:t>
      </w:r>
      <w:r w:rsidRPr="0058224C">
        <w:t xml:space="preserve"> under NPDES Permit No. WA0023141, issued by Ecology</w:t>
      </w:r>
      <w:r w:rsidR="00881FA5">
        <w:t xml:space="preserve"> on </w:t>
      </w:r>
      <w:r w:rsidR="00461FE0">
        <w:rPr>
          <w:b/>
          <w:bCs/>
        </w:rPr>
        <w:t xml:space="preserve">April 23, </w:t>
      </w:r>
      <w:proofErr w:type="gramStart"/>
      <w:r w:rsidR="00461FE0">
        <w:rPr>
          <w:b/>
          <w:bCs/>
        </w:rPr>
        <w:t>2014</w:t>
      </w:r>
      <w:proofErr w:type="gramEnd"/>
      <w:r w:rsidR="00461FE0">
        <w:t xml:space="preserve"> and was initially effective from June 1, </w:t>
      </w:r>
      <w:proofErr w:type="gramStart"/>
      <w:r w:rsidR="00461FE0">
        <w:t>2014</w:t>
      </w:r>
      <w:proofErr w:type="gramEnd"/>
      <w:r w:rsidR="00461FE0">
        <w:t xml:space="preserve"> to May 31, </w:t>
      </w:r>
      <w:proofErr w:type="gramStart"/>
      <w:r w:rsidR="00461FE0">
        <w:t>2019</w:t>
      </w:r>
      <w:proofErr w:type="gramEnd"/>
      <w:r w:rsidR="00461FE0">
        <w:t xml:space="preserve"> with an original permit renewal deadline due to Ecology by May 31</w:t>
      </w:r>
      <w:r w:rsidR="00461FE0" w:rsidRPr="00461FE0">
        <w:rPr>
          <w:vertAlign w:val="superscript"/>
        </w:rPr>
        <w:t>st</w:t>
      </w:r>
      <w:r w:rsidR="00461FE0">
        <w:t>, 2018.  At present, the permit is operating under an extension pending reissuance.</w:t>
      </w:r>
      <w:r w:rsidR="00BC07AA">
        <w:t xml:space="preserve">  </w:t>
      </w:r>
      <w:r w:rsidR="00190A09">
        <w:t>A</w:t>
      </w:r>
      <w:r w:rsidR="00BC07AA">
        <w:t xml:space="preserve"> compliance target for the TMDL recommendations  </w:t>
      </w:r>
    </w:p>
    <w:p w14:paraId="5EB3E947" w14:textId="77777777" w:rsidR="005A2F8C" w:rsidRPr="005A2F8C" w:rsidRDefault="0058224C" w:rsidP="00BF1D98">
      <w:pPr>
        <w:pStyle w:val="Heading2"/>
        <w:ind w:left="450" w:hanging="450"/>
        <w:rPr>
          <w:b w:val="0"/>
          <w:bCs/>
        </w:rPr>
      </w:pPr>
      <w:bookmarkStart w:id="10" w:name="_Toc204171839"/>
      <w:r w:rsidRPr="005A2F8C">
        <w:rPr>
          <w:rStyle w:val="Heading2Char"/>
          <w:b/>
          <w:bCs/>
        </w:rPr>
        <w:t>Limits</w:t>
      </w:r>
      <w:bookmarkEnd w:id="10"/>
    </w:p>
    <w:p w14:paraId="5D740818" w14:textId="75BFEB54" w:rsidR="00BF1D98" w:rsidRDefault="00BF1D98" w:rsidP="005A2F8C">
      <w:pPr>
        <w:pStyle w:val="Body"/>
      </w:pPr>
      <w:r w:rsidRPr="00BF1D98">
        <w:t>Effluent quality discharged from the Tekoa Wastewater Treatment Plant is regulated by NPDES Permit No. WA0023141. The final effluent limitations, detailed in Section S1.A of the permit, are summarized in the table below. These limits specify the required performance standards for various parameters, including monthly and weekly averages, daily maximums, and specific removal efficiencies, ensuring compliance and environmental protection.</w:t>
      </w:r>
    </w:p>
    <w:p w14:paraId="4617E419" w14:textId="54EE2DE3" w:rsidR="00FA740A" w:rsidRDefault="00FA740A" w:rsidP="00BF1D98">
      <w:pPr>
        <w:rPr>
          <w:b/>
          <w:bCs/>
        </w:rPr>
      </w:pPr>
      <w:r w:rsidRPr="000054A9">
        <w:rPr>
          <w:b/>
          <w:bCs/>
        </w:rPr>
        <w:t>T</w:t>
      </w:r>
      <w:r w:rsidR="000054A9" w:rsidRPr="000054A9">
        <w:rPr>
          <w:b/>
          <w:bCs/>
        </w:rPr>
        <w:t>able</w:t>
      </w:r>
      <w:r w:rsidRPr="000054A9">
        <w:rPr>
          <w:b/>
          <w:bCs/>
        </w:rPr>
        <w:t xml:space="preserve"> </w:t>
      </w:r>
      <w:r w:rsidR="000054A9" w:rsidRPr="000054A9">
        <w:rPr>
          <w:b/>
          <w:bCs/>
        </w:rPr>
        <w:t>2.2-1</w:t>
      </w:r>
      <w:r w:rsidRPr="000054A9">
        <w:rPr>
          <w:b/>
          <w:bCs/>
        </w:rPr>
        <w:t xml:space="preserve">.  NPDES Permit No. WA0023141 </w:t>
      </w:r>
      <w:r w:rsidR="000054A9">
        <w:rPr>
          <w:b/>
          <w:bCs/>
        </w:rPr>
        <w:t>Effluent Limits</w:t>
      </w:r>
      <w:r w:rsidR="006D5EEE">
        <w:rPr>
          <w:b/>
          <w:bCs/>
        </w:rPr>
        <w:t xml:space="preserve"> (Outfall #001)</w:t>
      </w:r>
    </w:p>
    <w:tbl>
      <w:tblPr>
        <w:tblStyle w:val="TableGrid"/>
        <w:tblW w:w="0" w:type="auto"/>
        <w:tblLook w:val="04A0" w:firstRow="1" w:lastRow="0" w:firstColumn="1" w:lastColumn="0" w:noHBand="0" w:noVBand="1"/>
      </w:tblPr>
      <w:tblGrid>
        <w:gridCol w:w="4675"/>
        <w:gridCol w:w="2337"/>
        <w:gridCol w:w="2338"/>
      </w:tblGrid>
      <w:tr w:rsidR="00E9759E" w14:paraId="057C2C41" w14:textId="77777777" w:rsidTr="00E9759E">
        <w:tc>
          <w:tcPr>
            <w:tcW w:w="4675" w:type="dxa"/>
            <w:shd w:val="clear" w:color="auto" w:fill="E7E6E6" w:themeFill="background2"/>
          </w:tcPr>
          <w:p w14:paraId="78F4ED88" w14:textId="010D5E3E" w:rsidR="00E9759E" w:rsidRDefault="00E9759E" w:rsidP="006D5EEE">
            <w:pPr>
              <w:jc w:val="center"/>
              <w:rPr>
                <w:b/>
                <w:bCs/>
              </w:rPr>
            </w:pPr>
            <w:r>
              <w:rPr>
                <w:b/>
                <w:bCs/>
              </w:rPr>
              <w:t>Parameter</w:t>
            </w:r>
          </w:p>
        </w:tc>
        <w:tc>
          <w:tcPr>
            <w:tcW w:w="2337" w:type="dxa"/>
            <w:shd w:val="clear" w:color="auto" w:fill="E7E6E6" w:themeFill="background2"/>
          </w:tcPr>
          <w:p w14:paraId="20C0DCF3" w14:textId="3992E247" w:rsidR="00E9759E" w:rsidRDefault="00E9759E" w:rsidP="006D5EEE">
            <w:pPr>
              <w:jc w:val="center"/>
              <w:rPr>
                <w:b/>
                <w:bCs/>
              </w:rPr>
            </w:pPr>
            <w:r>
              <w:rPr>
                <w:b/>
                <w:bCs/>
              </w:rPr>
              <w:t>Average Monthly</w:t>
            </w:r>
          </w:p>
        </w:tc>
        <w:tc>
          <w:tcPr>
            <w:tcW w:w="2338" w:type="dxa"/>
            <w:shd w:val="clear" w:color="auto" w:fill="E7E6E6" w:themeFill="background2"/>
          </w:tcPr>
          <w:p w14:paraId="67496387" w14:textId="5FD5A61D" w:rsidR="00E9759E" w:rsidRDefault="00E9759E" w:rsidP="006D5EEE">
            <w:pPr>
              <w:jc w:val="center"/>
              <w:rPr>
                <w:b/>
                <w:bCs/>
              </w:rPr>
            </w:pPr>
            <w:r>
              <w:rPr>
                <w:b/>
                <w:bCs/>
              </w:rPr>
              <w:t>Average Weekly</w:t>
            </w:r>
          </w:p>
        </w:tc>
      </w:tr>
      <w:tr w:rsidR="000054A9" w14:paraId="40ABC76F" w14:textId="77777777" w:rsidTr="002D5961">
        <w:tc>
          <w:tcPr>
            <w:tcW w:w="4675" w:type="dxa"/>
          </w:tcPr>
          <w:p w14:paraId="0790F761" w14:textId="06540CF8" w:rsidR="000054A9" w:rsidRDefault="00E9759E" w:rsidP="00E9759E">
            <w:pPr>
              <w:rPr>
                <w:b/>
                <w:bCs/>
              </w:rPr>
            </w:pPr>
            <w:r w:rsidRPr="00E9759E">
              <w:rPr>
                <w:b/>
                <w:bCs/>
              </w:rPr>
              <w:t>Biochemical Oxygen</w:t>
            </w:r>
            <w:r>
              <w:rPr>
                <w:b/>
                <w:bCs/>
              </w:rPr>
              <w:t xml:space="preserve"> </w:t>
            </w:r>
            <w:r w:rsidRPr="00E9759E">
              <w:rPr>
                <w:b/>
                <w:bCs/>
              </w:rPr>
              <w:t>Demand (5-day) (BOD5)</w:t>
            </w:r>
          </w:p>
        </w:tc>
        <w:tc>
          <w:tcPr>
            <w:tcW w:w="2337" w:type="dxa"/>
          </w:tcPr>
          <w:p w14:paraId="4E122FC6" w14:textId="77777777" w:rsidR="00E9759E" w:rsidRPr="00E9759E" w:rsidRDefault="00E9759E" w:rsidP="00E9759E">
            <w:pPr>
              <w:rPr>
                <w:b/>
                <w:bCs/>
              </w:rPr>
            </w:pPr>
            <w:r w:rsidRPr="00E9759E">
              <w:rPr>
                <w:b/>
                <w:bCs/>
              </w:rPr>
              <w:t xml:space="preserve">30 milligrams/liter (mg/L) </w:t>
            </w:r>
          </w:p>
          <w:p w14:paraId="2ABF8D15" w14:textId="77777777" w:rsidR="00E9759E" w:rsidRPr="00E9759E" w:rsidRDefault="00E9759E" w:rsidP="00E9759E">
            <w:pPr>
              <w:rPr>
                <w:b/>
                <w:bCs/>
              </w:rPr>
            </w:pPr>
            <w:r w:rsidRPr="00E9759E">
              <w:rPr>
                <w:b/>
                <w:bCs/>
              </w:rPr>
              <w:t>34.5 pounds/day (</w:t>
            </w:r>
            <w:proofErr w:type="spellStart"/>
            <w:r w:rsidRPr="00E9759E">
              <w:rPr>
                <w:b/>
                <w:bCs/>
              </w:rPr>
              <w:t>lbs</w:t>
            </w:r>
            <w:proofErr w:type="spellEnd"/>
            <w:r w:rsidRPr="00E9759E">
              <w:rPr>
                <w:b/>
                <w:bCs/>
              </w:rPr>
              <w:t xml:space="preserve">/day) </w:t>
            </w:r>
          </w:p>
          <w:p w14:paraId="5DA1322E" w14:textId="1194236B" w:rsidR="000054A9" w:rsidRDefault="00E9759E" w:rsidP="00E9759E">
            <w:pPr>
              <w:rPr>
                <w:b/>
                <w:bCs/>
              </w:rPr>
            </w:pPr>
            <w:r w:rsidRPr="00E9759E">
              <w:rPr>
                <w:b/>
                <w:bCs/>
              </w:rPr>
              <w:t>85% removal of influent BOD5</w:t>
            </w:r>
          </w:p>
        </w:tc>
        <w:tc>
          <w:tcPr>
            <w:tcW w:w="2338" w:type="dxa"/>
          </w:tcPr>
          <w:p w14:paraId="1B9D5810" w14:textId="77777777" w:rsidR="00E9759E" w:rsidRPr="00E9759E" w:rsidRDefault="00E9759E" w:rsidP="00E9759E">
            <w:pPr>
              <w:rPr>
                <w:b/>
                <w:bCs/>
              </w:rPr>
            </w:pPr>
            <w:proofErr w:type="gramStart"/>
            <w:r w:rsidRPr="00E9759E">
              <w:rPr>
                <w:b/>
                <w:bCs/>
              </w:rPr>
              <w:t>45  mg</w:t>
            </w:r>
            <w:proofErr w:type="gramEnd"/>
            <w:r w:rsidRPr="00E9759E">
              <w:rPr>
                <w:b/>
                <w:bCs/>
              </w:rPr>
              <w:t xml:space="preserve">/L </w:t>
            </w:r>
          </w:p>
          <w:p w14:paraId="5F6F01FA" w14:textId="7E482212" w:rsidR="000054A9" w:rsidRDefault="00E9759E" w:rsidP="00E9759E">
            <w:pPr>
              <w:rPr>
                <w:b/>
                <w:bCs/>
              </w:rPr>
            </w:pPr>
            <w:r w:rsidRPr="00E9759E">
              <w:rPr>
                <w:b/>
                <w:bCs/>
              </w:rPr>
              <w:t xml:space="preserve">51.7 </w:t>
            </w:r>
            <w:proofErr w:type="spellStart"/>
            <w:r w:rsidRPr="00E9759E">
              <w:rPr>
                <w:b/>
                <w:bCs/>
              </w:rPr>
              <w:t>lbs</w:t>
            </w:r>
            <w:proofErr w:type="spellEnd"/>
            <w:r w:rsidRPr="00E9759E">
              <w:rPr>
                <w:b/>
                <w:bCs/>
              </w:rPr>
              <w:t>/day</w:t>
            </w:r>
          </w:p>
        </w:tc>
      </w:tr>
      <w:tr w:rsidR="000054A9" w14:paraId="360A6DA7" w14:textId="77777777" w:rsidTr="002D5961">
        <w:tc>
          <w:tcPr>
            <w:tcW w:w="4675" w:type="dxa"/>
          </w:tcPr>
          <w:p w14:paraId="190ED195" w14:textId="30B66E9C" w:rsidR="000054A9" w:rsidRDefault="00E9759E" w:rsidP="00BF1D98">
            <w:pPr>
              <w:rPr>
                <w:b/>
                <w:bCs/>
              </w:rPr>
            </w:pPr>
            <w:r>
              <w:rPr>
                <w:b/>
                <w:bCs/>
              </w:rPr>
              <w:t>Total Suspended Solids (TSS)</w:t>
            </w:r>
          </w:p>
        </w:tc>
        <w:tc>
          <w:tcPr>
            <w:tcW w:w="2337" w:type="dxa"/>
          </w:tcPr>
          <w:p w14:paraId="70F35357" w14:textId="77777777" w:rsidR="00E9759E" w:rsidRPr="00E9759E" w:rsidRDefault="00E9759E" w:rsidP="00E9759E">
            <w:pPr>
              <w:rPr>
                <w:b/>
                <w:bCs/>
              </w:rPr>
            </w:pPr>
            <w:r w:rsidRPr="00E9759E">
              <w:rPr>
                <w:b/>
                <w:bCs/>
              </w:rPr>
              <w:t xml:space="preserve">30 milligrams/liter (mg/L) </w:t>
            </w:r>
          </w:p>
          <w:p w14:paraId="41D11B87" w14:textId="77777777" w:rsidR="00E9759E" w:rsidRPr="00E9759E" w:rsidRDefault="00E9759E" w:rsidP="00E9759E">
            <w:pPr>
              <w:rPr>
                <w:b/>
                <w:bCs/>
              </w:rPr>
            </w:pPr>
            <w:r w:rsidRPr="00E9759E">
              <w:rPr>
                <w:b/>
                <w:bCs/>
              </w:rPr>
              <w:t>34.5 pounds/day (</w:t>
            </w:r>
            <w:proofErr w:type="spellStart"/>
            <w:r w:rsidRPr="00E9759E">
              <w:rPr>
                <w:b/>
                <w:bCs/>
              </w:rPr>
              <w:t>lbs</w:t>
            </w:r>
            <w:proofErr w:type="spellEnd"/>
            <w:r w:rsidRPr="00E9759E">
              <w:rPr>
                <w:b/>
                <w:bCs/>
              </w:rPr>
              <w:t xml:space="preserve">/day) </w:t>
            </w:r>
          </w:p>
          <w:p w14:paraId="29B5EABD" w14:textId="0E19EBAE" w:rsidR="000054A9" w:rsidRDefault="00E9759E" w:rsidP="00E9759E">
            <w:pPr>
              <w:rPr>
                <w:b/>
                <w:bCs/>
              </w:rPr>
            </w:pPr>
            <w:r w:rsidRPr="00E9759E">
              <w:rPr>
                <w:b/>
                <w:bCs/>
              </w:rPr>
              <w:t>85% removal of influent TSS</w:t>
            </w:r>
          </w:p>
        </w:tc>
        <w:tc>
          <w:tcPr>
            <w:tcW w:w="2338" w:type="dxa"/>
          </w:tcPr>
          <w:p w14:paraId="47B2FA26" w14:textId="77777777" w:rsidR="00E9759E" w:rsidRPr="00E9759E" w:rsidRDefault="00E9759E" w:rsidP="00E9759E">
            <w:pPr>
              <w:rPr>
                <w:b/>
                <w:bCs/>
              </w:rPr>
            </w:pPr>
            <w:r w:rsidRPr="00E9759E">
              <w:rPr>
                <w:b/>
                <w:bCs/>
              </w:rPr>
              <w:t xml:space="preserve">45 mg/L </w:t>
            </w:r>
          </w:p>
          <w:p w14:paraId="688AF5F4" w14:textId="38334D29" w:rsidR="000054A9" w:rsidRDefault="00E9759E" w:rsidP="00E9759E">
            <w:pPr>
              <w:rPr>
                <w:b/>
                <w:bCs/>
              </w:rPr>
            </w:pPr>
            <w:r w:rsidRPr="00E9759E">
              <w:rPr>
                <w:b/>
                <w:bCs/>
              </w:rPr>
              <w:t xml:space="preserve">51.7 </w:t>
            </w:r>
            <w:proofErr w:type="spellStart"/>
            <w:r w:rsidRPr="00E9759E">
              <w:rPr>
                <w:b/>
                <w:bCs/>
              </w:rPr>
              <w:t>lbs</w:t>
            </w:r>
            <w:proofErr w:type="spellEnd"/>
            <w:r w:rsidRPr="00E9759E">
              <w:rPr>
                <w:b/>
                <w:bCs/>
              </w:rPr>
              <w:t>/day</w:t>
            </w:r>
          </w:p>
        </w:tc>
      </w:tr>
      <w:tr w:rsidR="000054A9" w14:paraId="425F82E2" w14:textId="77777777" w:rsidTr="00E9759E">
        <w:tc>
          <w:tcPr>
            <w:tcW w:w="4675" w:type="dxa"/>
            <w:shd w:val="clear" w:color="auto" w:fill="E7E6E6" w:themeFill="background2"/>
          </w:tcPr>
          <w:p w14:paraId="491D7B9B" w14:textId="00FBBB07" w:rsidR="000054A9" w:rsidRDefault="00E9759E" w:rsidP="006D5EEE">
            <w:pPr>
              <w:jc w:val="center"/>
              <w:rPr>
                <w:b/>
                <w:bCs/>
              </w:rPr>
            </w:pPr>
            <w:r>
              <w:rPr>
                <w:b/>
                <w:bCs/>
              </w:rPr>
              <w:t>Parameter</w:t>
            </w:r>
          </w:p>
        </w:tc>
        <w:tc>
          <w:tcPr>
            <w:tcW w:w="2337" w:type="dxa"/>
            <w:shd w:val="clear" w:color="auto" w:fill="E7E6E6" w:themeFill="background2"/>
          </w:tcPr>
          <w:p w14:paraId="02BF3A31" w14:textId="6E610359" w:rsidR="000054A9" w:rsidRDefault="00E9759E" w:rsidP="006D5EEE">
            <w:pPr>
              <w:jc w:val="center"/>
              <w:rPr>
                <w:b/>
                <w:bCs/>
              </w:rPr>
            </w:pPr>
            <w:r>
              <w:rPr>
                <w:b/>
                <w:bCs/>
              </w:rPr>
              <w:t>Minimum</w:t>
            </w:r>
          </w:p>
        </w:tc>
        <w:tc>
          <w:tcPr>
            <w:tcW w:w="2338" w:type="dxa"/>
            <w:shd w:val="clear" w:color="auto" w:fill="E7E6E6" w:themeFill="background2"/>
          </w:tcPr>
          <w:p w14:paraId="0B1BBE48" w14:textId="4295326D" w:rsidR="00E9759E" w:rsidRDefault="00E9759E" w:rsidP="006D5EEE">
            <w:pPr>
              <w:jc w:val="center"/>
              <w:rPr>
                <w:b/>
                <w:bCs/>
              </w:rPr>
            </w:pPr>
            <w:r>
              <w:rPr>
                <w:b/>
                <w:bCs/>
              </w:rPr>
              <w:t>Maximum</w:t>
            </w:r>
          </w:p>
        </w:tc>
      </w:tr>
      <w:tr w:rsidR="000054A9" w14:paraId="366C3BBD" w14:textId="77777777" w:rsidTr="002D5961">
        <w:trPr>
          <w:trHeight w:val="359"/>
        </w:trPr>
        <w:tc>
          <w:tcPr>
            <w:tcW w:w="4675" w:type="dxa"/>
          </w:tcPr>
          <w:p w14:paraId="652CF0D1" w14:textId="02CBC5DE" w:rsidR="000054A9" w:rsidRDefault="00E9759E" w:rsidP="00BF1D98">
            <w:pPr>
              <w:rPr>
                <w:b/>
                <w:bCs/>
              </w:rPr>
            </w:pPr>
            <w:r>
              <w:rPr>
                <w:b/>
                <w:bCs/>
              </w:rPr>
              <w:t>pH</w:t>
            </w:r>
          </w:p>
        </w:tc>
        <w:tc>
          <w:tcPr>
            <w:tcW w:w="2337" w:type="dxa"/>
          </w:tcPr>
          <w:p w14:paraId="4971A579" w14:textId="357E4EE4" w:rsidR="000054A9" w:rsidRDefault="00E9759E" w:rsidP="00BF1D98">
            <w:pPr>
              <w:rPr>
                <w:b/>
                <w:bCs/>
              </w:rPr>
            </w:pPr>
            <w:r>
              <w:rPr>
                <w:b/>
                <w:bCs/>
              </w:rPr>
              <w:t>6.0 S.U.</w:t>
            </w:r>
          </w:p>
        </w:tc>
        <w:tc>
          <w:tcPr>
            <w:tcW w:w="2338" w:type="dxa"/>
          </w:tcPr>
          <w:p w14:paraId="081F5E2B" w14:textId="0DDC08AA" w:rsidR="000054A9" w:rsidRDefault="00E9759E" w:rsidP="00BF1D98">
            <w:pPr>
              <w:rPr>
                <w:b/>
                <w:bCs/>
              </w:rPr>
            </w:pPr>
            <w:r>
              <w:rPr>
                <w:b/>
                <w:bCs/>
              </w:rPr>
              <w:t>9.0 S.U.</w:t>
            </w:r>
          </w:p>
        </w:tc>
      </w:tr>
    </w:tbl>
    <w:p w14:paraId="2729FB6C" w14:textId="77777777" w:rsidR="000054A9" w:rsidRDefault="000054A9" w:rsidP="00BF1D98">
      <w:pPr>
        <w:rPr>
          <w:b/>
          <w:bCs/>
        </w:rPr>
      </w:pPr>
    </w:p>
    <w:p w14:paraId="182097E8" w14:textId="77777777" w:rsidR="006D5EEE" w:rsidRDefault="006D5EEE" w:rsidP="00BF1D98">
      <w:pPr>
        <w:rPr>
          <w:b/>
          <w:bCs/>
        </w:rPr>
      </w:pPr>
    </w:p>
    <w:p w14:paraId="0E7E36DA" w14:textId="1D585B9E" w:rsidR="00E9759E" w:rsidRDefault="00E9759E" w:rsidP="00E9759E">
      <w:pPr>
        <w:rPr>
          <w:b/>
          <w:bCs/>
        </w:rPr>
      </w:pPr>
      <w:r w:rsidRPr="000054A9">
        <w:rPr>
          <w:b/>
          <w:bCs/>
        </w:rPr>
        <w:lastRenderedPageBreak/>
        <w:t xml:space="preserve">Table 2.2-1.  NPDES Permit No. WA0023141 </w:t>
      </w:r>
      <w:r>
        <w:rPr>
          <w:b/>
          <w:bCs/>
        </w:rPr>
        <w:t>Effluent Limits</w:t>
      </w:r>
      <w:r w:rsidR="00BA064D">
        <w:rPr>
          <w:b/>
          <w:bCs/>
        </w:rPr>
        <w:t xml:space="preserve"> Outfall #001</w:t>
      </w:r>
      <w:r>
        <w:rPr>
          <w:b/>
          <w:bCs/>
        </w:rPr>
        <w:t xml:space="preserve"> (Continued)</w:t>
      </w:r>
    </w:p>
    <w:tbl>
      <w:tblPr>
        <w:tblStyle w:val="TableGrid"/>
        <w:tblW w:w="0" w:type="auto"/>
        <w:tblLook w:val="04A0" w:firstRow="1" w:lastRow="0" w:firstColumn="1" w:lastColumn="0" w:noHBand="0" w:noVBand="1"/>
      </w:tblPr>
      <w:tblGrid>
        <w:gridCol w:w="4675"/>
        <w:gridCol w:w="2340"/>
        <w:gridCol w:w="2335"/>
      </w:tblGrid>
      <w:tr w:rsidR="00E9759E" w14:paraId="1E535D8D" w14:textId="77777777" w:rsidTr="00E9759E">
        <w:tc>
          <w:tcPr>
            <w:tcW w:w="4675" w:type="dxa"/>
            <w:shd w:val="clear" w:color="auto" w:fill="E7E6E6" w:themeFill="background2"/>
          </w:tcPr>
          <w:p w14:paraId="252EA2D4" w14:textId="71186F18" w:rsidR="00E9759E" w:rsidRDefault="00E9759E" w:rsidP="006D5EEE">
            <w:pPr>
              <w:jc w:val="center"/>
              <w:rPr>
                <w:b/>
                <w:bCs/>
              </w:rPr>
            </w:pPr>
            <w:r>
              <w:rPr>
                <w:b/>
                <w:bCs/>
              </w:rPr>
              <w:t>Parameter</w:t>
            </w:r>
          </w:p>
        </w:tc>
        <w:tc>
          <w:tcPr>
            <w:tcW w:w="2340" w:type="dxa"/>
            <w:shd w:val="clear" w:color="auto" w:fill="E7E6E6" w:themeFill="background2"/>
          </w:tcPr>
          <w:p w14:paraId="09296899" w14:textId="516AE75A" w:rsidR="00E9759E" w:rsidRDefault="00E9759E" w:rsidP="006D5EEE">
            <w:pPr>
              <w:jc w:val="center"/>
              <w:rPr>
                <w:b/>
                <w:bCs/>
              </w:rPr>
            </w:pPr>
            <w:r>
              <w:rPr>
                <w:b/>
                <w:bCs/>
              </w:rPr>
              <w:t>Average Monthly</w:t>
            </w:r>
          </w:p>
        </w:tc>
        <w:tc>
          <w:tcPr>
            <w:tcW w:w="2335" w:type="dxa"/>
            <w:shd w:val="clear" w:color="auto" w:fill="E7E6E6" w:themeFill="background2"/>
          </w:tcPr>
          <w:p w14:paraId="149E774C" w14:textId="0D3A3673" w:rsidR="00E9759E" w:rsidRDefault="00E9759E" w:rsidP="006D5EEE">
            <w:pPr>
              <w:jc w:val="center"/>
              <w:rPr>
                <w:b/>
                <w:bCs/>
              </w:rPr>
            </w:pPr>
            <w:r>
              <w:rPr>
                <w:b/>
                <w:bCs/>
              </w:rPr>
              <w:t>Maximum Daily</w:t>
            </w:r>
          </w:p>
        </w:tc>
      </w:tr>
      <w:tr w:rsidR="006D5EEE" w14:paraId="3E1A84CC" w14:textId="77777777" w:rsidTr="00E9759E">
        <w:tc>
          <w:tcPr>
            <w:tcW w:w="4675" w:type="dxa"/>
          </w:tcPr>
          <w:p w14:paraId="6F34B155" w14:textId="77777777" w:rsidR="006D5EEE" w:rsidRPr="00E9759E" w:rsidRDefault="006D5EEE" w:rsidP="006D5EEE">
            <w:pPr>
              <w:rPr>
                <w:b/>
                <w:bCs/>
                <w:lang w:val="pt-BR"/>
              </w:rPr>
            </w:pPr>
            <w:r w:rsidRPr="00E9759E">
              <w:rPr>
                <w:b/>
                <w:bCs/>
                <w:lang w:val="pt-BR"/>
              </w:rPr>
              <w:t xml:space="preserve">Total </w:t>
            </w:r>
            <w:proofErr w:type="spellStart"/>
            <w:r w:rsidRPr="00E9759E">
              <w:rPr>
                <w:b/>
                <w:bCs/>
                <w:lang w:val="pt-BR"/>
              </w:rPr>
              <w:t>Ammonia</w:t>
            </w:r>
            <w:proofErr w:type="spellEnd"/>
            <w:r w:rsidRPr="00E9759E">
              <w:rPr>
                <w:b/>
                <w:bCs/>
                <w:lang w:val="pt-BR"/>
              </w:rPr>
              <w:t xml:space="preserve"> (as NH3-N)  </w:t>
            </w:r>
          </w:p>
          <w:p w14:paraId="2E3CF7D0" w14:textId="77777777" w:rsidR="006D5EEE" w:rsidRPr="006D5EEE" w:rsidRDefault="006D5EEE" w:rsidP="006D5EEE">
            <w:pPr>
              <w:rPr>
                <w:b/>
                <w:bCs/>
                <w:lang w:val="pt-BR"/>
              </w:rPr>
            </w:pPr>
          </w:p>
        </w:tc>
        <w:tc>
          <w:tcPr>
            <w:tcW w:w="2340" w:type="dxa"/>
          </w:tcPr>
          <w:p w14:paraId="73FBB157" w14:textId="5383ECC9" w:rsidR="006D5EEE" w:rsidRPr="00E9759E" w:rsidRDefault="006D5EEE" w:rsidP="006D5EEE">
            <w:pPr>
              <w:rPr>
                <w:b/>
                <w:bCs/>
              </w:rPr>
            </w:pPr>
            <w:r w:rsidRPr="00E9759E">
              <w:rPr>
                <w:b/>
                <w:bCs/>
              </w:rPr>
              <w:t>1.3 mg/L</w:t>
            </w:r>
          </w:p>
        </w:tc>
        <w:tc>
          <w:tcPr>
            <w:tcW w:w="2335" w:type="dxa"/>
          </w:tcPr>
          <w:p w14:paraId="19CF3B16" w14:textId="071FABDF" w:rsidR="006D5EEE" w:rsidRPr="00E9759E" w:rsidRDefault="006D5EEE" w:rsidP="006D5EEE">
            <w:pPr>
              <w:rPr>
                <w:b/>
                <w:bCs/>
              </w:rPr>
            </w:pPr>
            <w:r w:rsidRPr="00E9759E">
              <w:rPr>
                <w:b/>
                <w:bCs/>
              </w:rPr>
              <w:t>2.4 mg/L</w:t>
            </w:r>
          </w:p>
        </w:tc>
      </w:tr>
      <w:tr w:rsidR="006D5EEE" w14:paraId="3C47A3DB" w14:textId="77777777" w:rsidTr="00E9759E">
        <w:tc>
          <w:tcPr>
            <w:tcW w:w="4675" w:type="dxa"/>
          </w:tcPr>
          <w:p w14:paraId="038EA708" w14:textId="77777777" w:rsidR="006D5EEE" w:rsidRPr="00E9759E" w:rsidRDefault="006D5EEE" w:rsidP="006D5EEE">
            <w:pPr>
              <w:rPr>
                <w:b/>
                <w:bCs/>
              </w:rPr>
            </w:pPr>
            <w:r w:rsidRPr="00E9759E">
              <w:rPr>
                <w:b/>
                <w:bCs/>
              </w:rPr>
              <w:t xml:space="preserve">Total Residual Chlorine   </w:t>
            </w:r>
          </w:p>
          <w:p w14:paraId="7F38B3E0" w14:textId="12AA92E2" w:rsidR="006D5EEE" w:rsidRDefault="006D5EEE" w:rsidP="006D5EEE">
            <w:pPr>
              <w:rPr>
                <w:b/>
                <w:bCs/>
              </w:rPr>
            </w:pPr>
            <w:r w:rsidRPr="00E9759E">
              <w:rPr>
                <w:b/>
                <w:bCs/>
              </w:rPr>
              <w:t>(WQ-based)</w:t>
            </w:r>
          </w:p>
        </w:tc>
        <w:tc>
          <w:tcPr>
            <w:tcW w:w="2340" w:type="dxa"/>
          </w:tcPr>
          <w:p w14:paraId="3D59876B" w14:textId="42A1BEDC" w:rsidR="006D5EEE" w:rsidRDefault="006D5EEE" w:rsidP="006D5EEE">
            <w:pPr>
              <w:rPr>
                <w:b/>
                <w:bCs/>
              </w:rPr>
            </w:pPr>
            <w:proofErr w:type="gramStart"/>
            <w:r w:rsidRPr="00E9759E">
              <w:rPr>
                <w:b/>
                <w:bCs/>
              </w:rPr>
              <w:t>4 µg</w:t>
            </w:r>
            <w:proofErr w:type="gramEnd"/>
            <w:r w:rsidRPr="00E9759E">
              <w:rPr>
                <w:b/>
                <w:bCs/>
              </w:rPr>
              <w:t>/L</w:t>
            </w:r>
          </w:p>
        </w:tc>
        <w:tc>
          <w:tcPr>
            <w:tcW w:w="2335" w:type="dxa"/>
          </w:tcPr>
          <w:p w14:paraId="2EACF534" w14:textId="664ED703" w:rsidR="006D5EEE" w:rsidRDefault="006D5EEE" w:rsidP="006D5EEE">
            <w:pPr>
              <w:rPr>
                <w:b/>
                <w:bCs/>
              </w:rPr>
            </w:pPr>
            <w:proofErr w:type="gramStart"/>
            <w:r w:rsidRPr="00E9759E">
              <w:rPr>
                <w:b/>
                <w:bCs/>
              </w:rPr>
              <w:t>19 µg</w:t>
            </w:r>
            <w:proofErr w:type="gramEnd"/>
            <w:r w:rsidRPr="00E9759E">
              <w:rPr>
                <w:b/>
                <w:bCs/>
              </w:rPr>
              <w:t>/L</w:t>
            </w:r>
          </w:p>
        </w:tc>
      </w:tr>
      <w:tr w:rsidR="006D5EEE" w14:paraId="21ABD125" w14:textId="77777777" w:rsidTr="002D5961">
        <w:tc>
          <w:tcPr>
            <w:tcW w:w="4675" w:type="dxa"/>
            <w:shd w:val="clear" w:color="auto" w:fill="E7E6E6" w:themeFill="background2"/>
          </w:tcPr>
          <w:p w14:paraId="2365EBD7" w14:textId="0B5AC426" w:rsidR="006D5EEE" w:rsidRDefault="006D5EEE" w:rsidP="006D5EEE">
            <w:pPr>
              <w:jc w:val="center"/>
              <w:rPr>
                <w:b/>
                <w:bCs/>
              </w:rPr>
            </w:pPr>
            <w:r>
              <w:rPr>
                <w:b/>
                <w:bCs/>
              </w:rPr>
              <w:t>Parameter (Effective 2024)</w:t>
            </w:r>
          </w:p>
        </w:tc>
        <w:tc>
          <w:tcPr>
            <w:tcW w:w="4675" w:type="dxa"/>
            <w:gridSpan w:val="2"/>
            <w:shd w:val="clear" w:color="auto" w:fill="E7E6E6" w:themeFill="background2"/>
          </w:tcPr>
          <w:p w14:paraId="07BABB30" w14:textId="6B374860" w:rsidR="006D5EEE" w:rsidRDefault="006D5EEE" w:rsidP="006D5EEE">
            <w:pPr>
              <w:jc w:val="center"/>
              <w:rPr>
                <w:b/>
                <w:bCs/>
              </w:rPr>
            </w:pPr>
            <w:r>
              <w:rPr>
                <w:b/>
                <w:bCs/>
              </w:rPr>
              <w:t>7 DAD Maximum</w:t>
            </w:r>
          </w:p>
        </w:tc>
      </w:tr>
      <w:tr w:rsidR="006D5EEE" w14:paraId="2CE05616" w14:textId="77777777" w:rsidTr="002D5961">
        <w:tc>
          <w:tcPr>
            <w:tcW w:w="4675" w:type="dxa"/>
          </w:tcPr>
          <w:p w14:paraId="0206A5F8" w14:textId="77777777" w:rsidR="006D5EEE" w:rsidRPr="00E9759E" w:rsidRDefault="006D5EEE" w:rsidP="006D5EEE">
            <w:pPr>
              <w:spacing w:line="240" w:lineRule="auto"/>
              <w:rPr>
                <w:b/>
                <w:bCs/>
              </w:rPr>
            </w:pPr>
            <w:r w:rsidRPr="00E9759E">
              <w:rPr>
                <w:b/>
                <w:bCs/>
              </w:rPr>
              <w:t xml:space="preserve">Temperature </w:t>
            </w:r>
          </w:p>
          <w:p w14:paraId="5419C98C" w14:textId="79733009" w:rsidR="006D5EEE" w:rsidRPr="00E9759E" w:rsidRDefault="006D5EEE" w:rsidP="006D5EEE">
            <w:pPr>
              <w:spacing w:line="240" w:lineRule="auto"/>
              <w:rPr>
                <w:b/>
                <w:bCs/>
              </w:rPr>
            </w:pPr>
            <w:proofErr w:type="gramStart"/>
            <w:r w:rsidRPr="00E9759E">
              <w:rPr>
                <w:b/>
                <w:bCs/>
              </w:rPr>
              <w:t>7 day</w:t>
            </w:r>
            <w:proofErr w:type="gramEnd"/>
            <w:r w:rsidRPr="00E9759E">
              <w:rPr>
                <w:b/>
                <w:bCs/>
              </w:rPr>
              <w:t xml:space="preserve"> DAD Max</w:t>
            </w:r>
          </w:p>
          <w:p w14:paraId="57832E77" w14:textId="03B087E5" w:rsidR="006D5EEE" w:rsidRDefault="006D5EEE" w:rsidP="006D5EEE">
            <w:pPr>
              <w:spacing w:line="240" w:lineRule="auto"/>
              <w:rPr>
                <w:b/>
                <w:bCs/>
              </w:rPr>
            </w:pPr>
          </w:p>
        </w:tc>
        <w:tc>
          <w:tcPr>
            <w:tcW w:w="4675" w:type="dxa"/>
            <w:gridSpan w:val="2"/>
          </w:tcPr>
          <w:p w14:paraId="0791D602" w14:textId="664BC386" w:rsidR="006D5EEE" w:rsidRPr="00E9759E" w:rsidRDefault="006D5EEE" w:rsidP="006D5EEE">
            <w:pPr>
              <w:rPr>
                <w:b/>
                <w:bCs/>
              </w:rPr>
            </w:pPr>
            <w:r w:rsidRPr="00E9759E">
              <w:rPr>
                <w:b/>
                <w:bCs/>
              </w:rPr>
              <w:t xml:space="preserve">To take effect 2024: </w:t>
            </w:r>
          </w:p>
          <w:p w14:paraId="00CBCDDE" w14:textId="77777777" w:rsidR="006D5EEE" w:rsidRPr="00E9759E" w:rsidRDefault="006D5EEE" w:rsidP="006D5EEE">
            <w:pPr>
              <w:rPr>
                <w:b/>
                <w:bCs/>
              </w:rPr>
            </w:pPr>
            <w:r w:rsidRPr="00E9759E">
              <w:rPr>
                <w:b/>
                <w:bCs/>
              </w:rPr>
              <w:t xml:space="preserve">June = 18.2º C </w:t>
            </w:r>
          </w:p>
          <w:p w14:paraId="25A56789" w14:textId="77777777" w:rsidR="006D5EEE" w:rsidRPr="00E9759E" w:rsidRDefault="006D5EEE" w:rsidP="006D5EEE">
            <w:pPr>
              <w:rPr>
                <w:b/>
                <w:bCs/>
              </w:rPr>
            </w:pPr>
            <w:r w:rsidRPr="00E9759E">
              <w:rPr>
                <w:b/>
                <w:bCs/>
              </w:rPr>
              <w:t xml:space="preserve">July = 21.5º C </w:t>
            </w:r>
          </w:p>
          <w:p w14:paraId="63ED97AB" w14:textId="5581BADA" w:rsidR="006D5EEE" w:rsidRDefault="006D5EEE" w:rsidP="006D5EEE">
            <w:pPr>
              <w:rPr>
                <w:b/>
                <w:bCs/>
              </w:rPr>
            </w:pPr>
            <w:r w:rsidRPr="00E9759E">
              <w:rPr>
                <w:b/>
                <w:bCs/>
              </w:rPr>
              <w:t>August = 17.7º C</w:t>
            </w:r>
          </w:p>
        </w:tc>
      </w:tr>
    </w:tbl>
    <w:p w14:paraId="5FF41A52" w14:textId="77777777" w:rsidR="000054A9" w:rsidRDefault="000054A9" w:rsidP="00BF1D98">
      <w:pPr>
        <w:rPr>
          <w:b/>
          <w:bCs/>
        </w:rPr>
      </w:pPr>
    </w:p>
    <w:p w14:paraId="3300D8AE" w14:textId="0851009F" w:rsidR="006D5EEE" w:rsidRDefault="006D5EEE" w:rsidP="00BF1D98">
      <w:r>
        <w:t xml:space="preserve">An exhaustive list of effluent limits for the Tekoa’s WWTP is provided in Appendix </w:t>
      </w:r>
      <w:r w:rsidR="00BA064D">
        <w:t>A for full permit.</w:t>
      </w:r>
    </w:p>
    <w:p w14:paraId="348F88C4" w14:textId="02434BBC" w:rsidR="009406D8" w:rsidRPr="006D5EEE" w:rsidRDefault="009406D8" w:rsidP="009406D8">
      <w:pPr>
        <w:spacing w:after="160" w:line="259" w:lineRule="auto"/>
      </w:pPr>
      <w:r>
        <w:br w:type="page"/>
      </w:r>
    </w:p>
    <w:p w14:paraId="6490DB68" w14:textId="48D0D358" w:rsidR="005A2F8C" w:rsidRDefault="005A2F8C" w:rsidP="005A2F8C">
      <w:pPr>
        <w:pStyle w:val="Heading2"/>
      </w:pPr>
      <w:bookmarkStart w:id="11" w:name="_Toc204171840"/>
      <w:r>
        <w:lastRenderedPageBreak/>
        <w:t>Compliance History</w:t>
      </w:r>
      <w:bookmarkEnd w:id="11"/>
    </w:p>
    <w:p w14:paraId="5E4AD833" w14:textId="72471975" w:rsidR="00C721C5" w:rsidRDefault="00C747B4" w:rsidP="00C747B4">
      <w:r w:rsidRPr="00C747B4">
        <w:t xml:space="preserve">Review of available records indicates the Tekoa WWTP has experienced challenges in consistently meeting its NPDES permit limits. A Notice of Noncompliance was issued by Ecology in March 2016, citing </w:t>
      </w:r>
      <w:r w:rsidR="00BA064D">
        <w:t>numeric effluent violations for fecal coliform (</w:t>
      </w:r>
      <w:r w:rsidR="006E5A8E">
        <w:t>6</w:t>
      </w:r>
      <w:r w:rsidR="00BA064D">
        <w:t xml:space="preserve">), TSS (6), BOD (2), effluent quantity (2) and chlorine (1) from June 2014 to January 2016.  </w:t>
      </w:r>
      <w:r w:rsidR="006E5A8E">
        <w:t>S</w:t>
      </w:r>
      <w:r w:rsidR="00BA064D">
        <w:t xml:space="preserve">ignificant effort </w:t>
      </w:r>
      <w:r w:rsidR="006E5A8E">
        <w:t xml:space="preserve">prior to the Notice of Noncompliance </w:t>
      </w:r>
      <w:r w:rsidR="00BA064D">
        <w:t xml:space="preserve">has been put forward to improve </w:t>
      </w:r>
      <w:proofErr w:type="gramStart"/>
      <w:r w:rsidR="00BA064D">
        <w:t xml:space="preserve">the </w:t>
      </w:r>
      <w:proofErr w:type="spellStart"/>
      <w:r w:rsidR="006E5A8E">
        <w:t>the</w:t>
      </w:r>
      <w:proofErr w:type="spellEnd"/>
      <w:proofErr w:type="gramEnd"/>
      <w:r w:rsidR="006E5A8E">
        <w:t xml:space="preserve"> plant’s ability to meet its permit limits, </w:t>
      </w:r>
      <w:r w:rsidR="008963F1">
        <w:t xml:space="preserve">though challenges remain.  See </w:t>
      </w:r>
      <w:r w:rsidR="008963F1" w:rsidRPr="008963F1">
        <w:rPr>
          <w:b/>
          <w:bCs/>
        </w:rPr>
        <w:t>Table 2.</w:t>
      </w:r>
      <w:r w:rsidR="00C721C5">
        <w:rPr>
          <w:b/>
          <w:bCs/>
        </w:rPr>
        <w:t>3</w:t>
      </w:r>
      <w:r w:rsidR="008963F1" w:rsidRPr="008963F1">
        <w:rPr>
          <w:b/>
          <w:bCs/>
        </w:rPr>
        <w:t>-1</w:t>
      </w:r>
      <w:r w:rsidR="00C721C5">
        <w:rPr>
          <w:b/>
          <w:bCs/>
        </w:rPr>
        <w:t xml:space="preserve"> </w:t>
      </w:r>
      <w:r w:rsidR="00C721C5">
        <w:t xml:space="preserve">for a summary of the facility’s effluent violations from 2022 to 2024 based on </w:t>
      </w:r>
      <w:proofErr w:type="spellStart"/>
      <w:r w:rsidR="00C721C5">
        <w:t>wasteload</w:t>
      </w:r>
      <w:proofErr w:type="spellEnd"/>
      <w:r w:rsidR="00C721C5">
        <w:t xml:space="preserve"> assessments submitted to Ecology by the town.</w:t>
      </w:r>
    </w:p>
    <w:tbl>
      <w:tblPr>
        <w:tblStyle w:val="TableGrid"/>
        <w:tblW w:w="0" w:type="auto"/>
        <w:jc w:val="center"/>
        <w:tblLook w:val="04A0" w:firstRow="1" w:lastRow="0" w:firstColumn="1" w:lastColumn="0" w:noHBand="0" w:noVBand="1"/>
      </w:tblPr>
      <w:tblGrid>
        <w:gridCol w:w="3346"/>
        <w:gridCol w:w="5109"/>
      </w:tblGrid>
      <w:tr w:rsidR="00A93FAC" w14:paraId="4090BB37" w14:textId="77777777" w:rsidTr="00A93FAC">
        <w:trPr>
          <w:jc w:val="center"/>
        </w:trPr>
        <w:tc>
          <w:tcPr>
            <w:tcW w:w="0" w:type="auto"/>
            <w:shd w:val="clear" w:color="auto" w:fill="E7E6E6" w:themeFill="background2"/>
            <w:vAlign w:val="bottom"/>
          </w:tcPr>
          <w:p w14:paraId="58E96CE2" w14:textId="68FEA3EF" w:rsidR="00A93FAC" w:rsidRPr="00A93FAC" w:rsidRDefault="00A93FAC" w:rsidP="00A93FAC">
            <w:pPr>
              <w:jc w:val="center"/>
            </w:pPr>
            <w:r w:rsidRPr="009406D8">
              <w:rPr>
                <w:rFonts w:ascii="Aptos Narrow" w:eastAsia="Times New Roman" w:hAnsi="Aptos Narrow"/>
                <w:b/>
                <w:bCs/>
                <w:color w:val="000000"/>
              </w:rPr>
              <w:t>Parameter</w:t>
            </w:r>
          </w:p>
        </w:tc>
        <w:tc>
          <w:tcPr>
            <w:tcW w:w="5109" w:type="dxa"/>
            <w:shd w:val="clear" w:color="auto" w:fill="E7E6E6" w:themeFill="background2"/>
            <w:vAlign w:val="bottom"/>
          </w:tcPr>
          <w:p w14:paraId="0E0306D4" w14:textId="0BE40003" w:rsidR="00A93FAC" w:rsidRPr="00A93FAC" w:rsidRDefault="00A93FAC" w:rsidP="00A93FAC">
            <w:pPr>
              <w:jc w:val="center"/>
            </w:pPr>
            <w:r w:rsidRPr="009406D8">
              <w:rPr>
                <w:rFonts w:ascii="Aptos Narrow" w:eastAsia="Times New Roman" w:hAnsi="Aptos Narrow"/>
                <w:b/>
                <w:bCs/>
                <w:color w:val="000000"/>
              </w:rPr>
              <w:t>Limit Value</w:t>
            </w:r>
          </w:p>
        </w:tc>
      </w:tr>
      <w:tr w:rsidR="00A93FAC" w14:paraId="56C36F7F" w14:textId="77777777" w:rsidTr="00A93FAC">
        <w:trPr>
          <w:jc w:val="center"/>
        </w:trPr>
        <w:tc>
          <w:tcPr>
            <w:tcW w:w="0" w:type="auto"/>
            <w:vAlign w:val="bottom"/>
          </w:tcPr>
          <w:p w14:paraId="4AD0B6D7" w14:textId="44E1340D" w:rsidR="00A93FAC" w:rsidRDefault="00A93FAC" w:rsidP="009406D8">
            <w:r w:rsidRPr="009406D8">
              <w:rPr>
                <w:rFonts w:ascii="Aptos Narrow" w:eastAsia="Times New Roman" w:hAnsi="Aptos Narrow"/>
                <w:b/>
                <w:bCs/>
                <w:color w:val="000000"/>
              </w:rPr>
              <w:t>Temperature</w:t>
            </w:r>
          </w:p>
        </w:tc>
        <w:tc>
          <w:tcPr>
            <w:tcW w:w="5109" w:type="dxa"/>
            <w:vAlign w:val="bottom"/>
          </w:tcPr>
          <w:p w14:paraId="440336D7" w14:textId="0E96C313" w:rsidR="00A93FAC" w:rsidRDefault="00A93FAC" w:rsidP="00A93FAC">
            <w:pPr>
              <w:ind w:firstLine="234"/>
            </w:pPr>
            <w:r w:rsidRPr="009406D8">
              <w:rPr>
                <w:rFonts w:ascii="Aptos Narrow" w:eastAsia="Times New Roman" w:hAnsi="Aptos Narrow"/>
                <w:color w:val="000000"/>
              </w:rPr>
              <w:t>June: 18.2°C</w:t>
            </w:r>
          </w:p>
        </w:tc>
      </w:tr>
      <w:tr w:rsidR="00A93FAC" w14:paraId="108866DF" w14:textId="77777777" w:rsidTr="00A93FAC">
        <w:trPr>
          <w:jc w:val="center"/>
        </w:trPr>
        <w:tc>
          <w:tcPr>
            <w:tcW w:w="0" w:type="auto"/>
            <w:vAlign w:val="bottom"/>
          </w:tcPr>
          <w:p w14:paraId="3796E9D3" w14:textId="77777777" w:rsidR="00A93FAC" w:rsidRDefault="00A93FAC" w:rsidP="009406D8"/>
        </w:tc>
        <w:tc>
          <w:tcPr>
            <w:tcW w:w="5109" w:type="dxa"/>
            <w:vAlign w:val="bottom"/>
          </w:tcPr>
          <w:p w14:paraId="33950DFB" w14:textId="48C6560A" w:rsidR="00A93FAC" w:rsidRDefault="00A93FAC" w:rsidP="00A93FAC">
            <w:pPr>
              <w:ind w:firstLine="234"/>
            </w:pPr>
            <w:r w:rsidRPr="009406D8">
              <w:rPr>
                <w:rFonts w:ascii="Aptos Narrow" w:eastAsia="Times New Roman" w:hAnsi="Aptos Narrow"/>
                <w:color w:val="000000"/>
              </w:rPr>
              <w:t>July: 21.5°C</w:t>
            </w:r>
          </w:p>
        </w:tc>
      </w:tr>
      <w:tr w:rsidR="00A93FAC" w14:paraId="30F5E945" w14:textId="77777777" w:rsidTr="00A93FAC">
        <w:trPr>
          <w:jc w:val="center"/>
        </w:trPr>
        <w:tc>
          <w:tcPr>
            <w:tcW w:w="0" w:type="auto"/>
            <w:vAlign w:val="bottom"/>
          </w:tcPr>
          <w:p w14:paraId="38C11B70" w14:textId="77777777" w:rsidR="00A93FAC" w:rsidRDefault="00A93FAC" w:rsidP="009406D8"/>
        </w:tc>
        <w:tc>
          <w:tcPr>
            <w:tcW w:w="5109" w:type="dxa"/>
            <w:vAlign w:val="bottom"/>
          </w:tcPr>
          <w:p w14:paraId="6346653D" w14:textId="7BDFA8ED" w:rsidR="00A93FAC" w:rsidRDefault="00A93FAC" w:rsidP="00A93FAC">
            <w:pPr>
              <w:ind w:firstLine="234"/>
            </w:pPr>
            <w:r w:rsidRPr="009406D8">
              <w:rPr>
                <w:rFonts w:ascii="Aptos Narrow" w:eastAsia="Times New Roman" w:hAnsi="Aptos Narrow"/>
                <w:color w:val="000000"/>
              </w:rPr>
              <w:t>August: 17.7°C</w:t>
            </w:r>
          </w:p>
        </w:tc>
      </w:tr>
      <w:tr w:rsidR="00A93FAC" w14:paraId="366D6538" w14:textId="77777777" w:rsidTr="00A93FAC">
        <w:trPr>
          <w:jc w:val="center"/>
        </w:trPr>
        <w:tc>
          <w:tcPr>
            <w:tcW w:w="0" w:type="auto"/>
            <w:vAlign w:val="bottom"/>
          </w:tcPr>
          <w:p w14:paraId="7B9184CC" w14:textId="4E60907F" w:rsidR="00A93FAC" w:rsidRDefault="00A93FAC" w:rsidP="009406D8">
            <w:r w:rsidRPr="009406D8">
              <w:rPr>
                <w:rFonts w:ascii="Aptos Narrow" w:eastAsia="Times New Roman" w:hAnsi="Aptos Narrow"/>
                <w:b/>
                <w:bCs/>
                <w:color w:val="000000"/>
              </w:rPr>
              <w:t>Dissolved Inorganic Nitrogen (DIN)</w:t>
            </w:r>
          </w:p>
        </w:tc>
        <w:tc>
          <w:tcPr>
            <w:tcW w:w="5109" w:type="dxa"/>
            <w:vAlign w:val="bottom"/>
          </w:tcPr>
          <w:p w14:paraId="18A089FC" w14:textId="6994307A" w:rsidR="00A93FAC" w:rsidRDefault="00A93FAC" w:rsidP="00A93FAC">
            <w:pPr>
              <w:ind w:firstLine="234"/>
            </w:pPr>
            <w:r w:rsidRPr="009406D8">
              <w:rPr>
                <w:rFonts w:ascii="Aptos Narrow" w:eastAsia="Times New Roman" w:hAnsi="Aptos Narrow"/>
                <w:color w:val="000000"/>
              </w:rPr>
              <w:t>0.0132 kg/d &lt;</w:t>
            </w:r>
            <w:proofErr w:type="spellStart"/>
            <w:r w:rsidRPr="009406D8">
              <w:rPr>
                <w:rFonts w:ascii="Aptos Narrow" w:eastAsia="Times New Roman" w:hAnsi="Aptos Narrow"/>
                <w:color w:val="000000"/>
              </w:rPr>
              <w:t>br</w:t>
            </w:r>
            <w:proofErr w:type="spellEnd"/>
            <w:r w:rsidRPr="009406D8">
              <w:rPr>
                <w:rFonts w:ascii="Aptos Narrow" w:eastAsia="Times New Roman" w:hAnsi="Aptos Narrow"/>
                <w:color w:val="000000"/>
              </w:rPr>
              <w:t xml:space="preserve">&gt; (0.0291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w:t>
            </w:r>
          </w:p>
        </w:tc>
      </w:tr>
      <w:tr w:rsidR="00A93FAC" w14:paraId="0BF920BF" w14:textId="77777777" w:rsidTr="00A93FAC">
        <w:trPr>
          <w:jc w:val="center"/>
        </w:trPr>
        <w:tc>
          <w:tcPr>
            <w:tcW w:w="0" w:type="auto"/>
            <w:vAlign w:val="bottom"/>
          </w:tcPr>
          <w:p w14:paraId="10315655" w14:textId="75149813" w:rsidR="00A93FAC" w:rsidRDefault="00A93FAC" w:rsidP="009406D8">
            <w:r w:rsidRPr="009406D8">
              <w:rPr>
                <w:rFonts w:ascii="Aptos Narrow" w:eastAsia="Times New Roman" w:hAnsi="Aptos Narrow"/>
                <w:b/>
                <w:bCs/>
                <w:color w:val="000000"/>
              </w:rPr>
              <w:t>Total Phosphorus (TP)</w:t>
            </w:r>
          </w:p>
        </w:tc>
        <w:tc>
          <w:tcPr>
            <w:tcW w:w="5109" w:type="dxa"/>
            <w:vAlign w:val="bottom"/>
          </w:tcPr>
          <w:p w14:paraId="4FC9B519" w14:textId="321B165A" w:rsidR="00A93FAC" w:rsidRDefault="00A93FAC" w:rsidP="00A93FAC">
            <w:pPr>
              <w:ind w:firstLine="234"/>
            </w:pPr>
            <w:r w:rsidRPr="009406D8">
              <w:rPr>
                <w:rFonts w:ascii="Aptos Narrow" w:eastAsia="Times New Roman" w:hAnsi="Aptos Narrow"/>
                <w:color w:val="000000"/>
              </w:rPr>
              <w:t>0.00183 kg/d &lt;</w:t>
            </w:r>
            <w:proofErr w:type="spellStart"/>
            <w:r w:rsidRPr="009406D8">
              <w:rPr>
                <w:rFonts w:ascii="Aptos Narrow" w:eastAsia="Times New Roman" w:hAnsi="Aptos Narrow"/>
                <w:color w:val="000000"/>
              </w:rPr>
              <w:t>br</w:t>
            </w:r>
            <w:proofErr w:type="spellEnd"/>
            <w:r w:rsidRPr="009406D8">
              <w:rPr>
                <w:rFonts w:ascii="Aptos Narrow" w:eastAsia="Times New Roman" w:hAnsi="Aptos Narrow"/>
                <w:color w:val="000000"/>
              </w:rPr>
              <w:t xml:space="preserve">&gt; (0.00404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w:t>
            </w:r>
          </w:p>
        </w:tc>
      </w:tr>
      <w:tr w:rsidR="00A93FAC" w14:paraId="25E6E33B" w14:textId="77777777" w:rsidTr="00A93FAC">
        <w:trPr>
          <w:jc w:val="center"/>
        </w:trPr>
        <w:tc>
          <w:tcPr>
            <w:tcW w:w="0" w:type="auto"/>
            <w:vAlign w:val="bottom"/>
          </w:tcPr>
          <w:p w14:paraId="028DDB7D" w14:textId="54354180" w:rsidR="00A93FAC" w:rsidRDefault="00A93FAC" w:rsidP="009406D8">
            <w:r w:rsidRPr="009406D8">
              <w:rPr>
                <w:rFonts w:ascii="Aptos Narrow" w:eastAsia="Times New Roman" w:hAnsi="Aptos Narrow"/>
                <w:b/>
                <w:bCs/>
                <w:color w:val="000000"/>
              </w:rPr>
              <w:t>Fecal Coliform</w:t>
            </w:r>
          </w:p>
        </w:tc>
        <w:tc>
          <w:tcPr>
            <w:tcW w:w="5109" w:type="dxa"/>
            <w:vAlign w:val="bottom"/>
          </w:tcPr>
          <w:p w14:paraId="1729EDA1" w14:textId="1A1EBE4B" w:rsidR="00A93FAC" w:rsidRDefault="00A93FAC" w:rsidP="00A93FAC">
            <w:pPr>
              <w:ind w:firstLine="234"/>
            </w:pPr>
            <w:r w:rsidRPr="009406D8">
              <w:rPr>
                <w:rFonts w:ascii="Aptos Narrow" w:eastAsia="Times New Roman" w:hAnsi="Aptos Narrow"/>
                <w:color w:val="000000"/>
              </w:rPr>
              <w:t xml:space="preserve">Monthly Geo. Mean: 100 </w:t>
            </w:r>
            <w:proofErr w:type="spellStart"/>
            <w:r w:rsidRPr="009406D8">
              <w:rPr>
                <w:rFonts w:ascii="Aptos Narrow" w:eastAsia="Times New Roman" w:hAnsi="Aptos Narrow"/>
                <w:color w:val="000000"/>
              </w:rPr>
              <w:t>cfu</w:t>
            </w:r>
            <w:proofErr w:type="spellEnd"/>
            <w:r w:rsidRPr="009406D8">
              <w:rPr>
                <w:rFonts w:ascii="Aptos Narrow" w:eastAsia="Times New Roman" w:hAnsi="Aptos Narrow"/>
                <w:color w:val="000000"/>
              </w:rPr>
              <w:t>/100 mL</w:t>
            </w:r>
          </w:p>
        </w:tc>
      </w:tr>
      <w:tr w:rsidR="00A93FAC" w14:paraId="51D520DF" w14:textId="77777777" w:rsidTr="00A93FAC">
        <w:trPr>
          <w:jc w:val="center"/>
        </w:trPr>
        <w:tc>
          <w:tcPr>
            <w:tcW w:w="0" w:type="auto"/>
            <w:vAlign w:val="bottom"/>
          </w:tcPr>
          <w:p w14:paraId="67EACFD5" w14:textId="77777777" w:rsidR="00A93FAC" w:rsidRDefault="00A93FAC" w:rsidP="009406D8"/>
        </w:tc>
        <w:tc>
          <w:tcPr>
            <w:tcW w:w="5109" w:type="dxa"/>
            <w:vAlign w:val="bottom"/>
          </w:tcPr>
          <w:p w14:paraId="36340555" w14:textId="28770137" w:rsidR="00A93FAC" w:rsidRDefault="00A93FAC" w:rsidP="00A93FAC">
            <w:pPr>
              <w:ind w:firstLine="234"/>
            </w:pPr>
            <w:r w:rsidRPr="009406D8">
              <w:rPr>
                <w:rFonts w:ascii="Aptos Narrow" w:eastAsia="Times New Roman" w:hAnsi="Aptos Narrow"/>
                <w:color w:val="000000"/>
              </w:rPr>
              <w:t xml:space="preserve">Weekly Geo. Mean: 200 </w:t>
            </w:r>
            <w:proofErr w:type="spellStart"/>
            <w:r w:rsidRPr="009406D8">
              <w:rPr>
                <w:rFonts w:ascii="Aptos Narrow" w:eastAsia="Times New Roman" w:hAnsi="Aptos Narrow"/>
                <w:color w:val="000000"/>
              </w:rPr>
              <w:t>cfu</w:t>
            </w:r>
            <w:proofErr w:type="spellEnd"/>
            <w:r w:rsidRPr="009406D8">
              <w:rPr>
                <w:rFonts w:ascii="Aptos Narrow" w:eastAsia="Times New Roman" w:hAnsi="Aptos Narrow"/>
                <w:color w:val="000000"/>
              </w:rPr>
              <w:t>/100 mL</w:t>
            </w:r>
          </w:p>
        </w:tc>
      </w:tr>
      <w:tr w:rsidR="00A93FAC" w14:paraId="19B6CC63" w14:textId="77777777" w:rsidTr="00A93FAC">
        <w:trPr>
          <w:jc w:val="center"/>
        </w:trPr>
        <w:tc>
          <w:tcPr>
            <w:tcW w:w="0" w:type="auto"/>
            <w:vAlign w:val="bottom"/>
          </w:tcPr>
          <w:p w14:paraId="6ECE2BB5" w14:textId="77777777" w:rsidR="00A93FAC" w:rsidRDefault="00A93FAC" w:rsidP="009406D8"/>
        </w:tc>
        <w:tc>
          <w:tcPr>
            <w:tcW w:w="5109" w:type="dxa"/>
            <w:vAlign w:val="bottom"/>
          </w:tcPr>
          <w:p w14:paraId="766FA82D" w14:textId="5F17AD54" w:rsidR="00A93FAC" w:rsidRDefault="00A93FAC" w:rsidP="00A93FAC">
            <w:pPr>
              <w:ind w:firstLine="234"/>
            </w:pPr>
            <w:r w:rsidRPr="009406D8">
              <w:rPr>
                <w:rFonts w:ascii="Aptos Narrow" w:eastAsia="Times New Roman" w:hAnsi="Aptos Narrow"/>
                <w:color w:val="000000"/>
              </w:rPr>
              <w:t>Daily Max Load: 3.1 x 10</w:t>
            </w:r>
            <w:r w:rsidRPr="009406D8">
              <w:rPr>
                <w:rFonts w:ascii="Aptos Narrow" w:eastAsia="Times New Roman" w:hAnsi="Aptos Narrow"/>
                <w:color w:val="000000"/>
                <w:vertAlign w:val="superscript"/>
              </w:rPr>
              <w:t>9</w:t>
            </w:r>
            <w:r w:rsidRPr="009406D8">
              <w:rPr>
                <w:rFonts w:ascii="Aptos Narrow" w:eastAsia="Times New Roman" w:hAnsi="Aptos Narrow"/>
                <w:color w:val="000000"/>
              </w:rPr>
              <w:t> </w:t>
            </w:r>
            <w:proofErr w:type="spellStart"/>
            <w:r w:rsidRPr="009406D8">
              <w:rPr>
                <w:rFonts w:ascii="Aptos Narrow" w:eastAsia="Times New Roman" w:hAnsi="Aptos Narrow"/>
                <w:color w:val="000000"/>
              </w:rPr>
              <w:t>cfu</w:t>
            </w:r>
            <w:proofErr w:type="spellEnd"/>
            <w:r w:rsidRPr="009406D8">
              <w:rPr>
                <w:rFonts w:ascii="Aptos Narrow" w:eastAsia="Times New Roman" w:hAnsi="Aptos Narrow"/>
                <w:color w:val="000000"/>
              </w:rPr>
              <w:t>/day</w:t>
            </w:r>
          </w:p>
        </w:tc>
      </w:tr>
      <w:tr w:rsidR="00A93FAC" w14:paraId="349C3927" w14:textId="77777777" w:rsidTr="00A93FAC">
        <w:trPr>
          <w:jc w:val="center"/>
        </w:trPr>
        <w:tc>
          <w:tcPr>
            <w:tcW w:w="0" w:type="auto"/>
            <w:vAlign w:val="bottom"/>
          </w:tcPr>
          <w:p w14:paraId="21BC7D6C" w14:textId="6EEBC1D1" w:rsidR="00A93FAC" w:rsidRDefault="00A93FAC" w:rsidP="009406D8">
            <w:r w:rsidRPr="009406D8">
              <w:rPr>
                <w:rFonts w:ascii="Aptos Narrow" w:eastAsia="Times New Roman" w:hAnsi="Aptos Narrow"/>
                <w:b/>
                <w:bCs/>
                <w:color w:val="000000"/>
              </w:rPr>
              <w:t>Turbidity (as TSS)</w:t>
            </w:r>
          </w:p>
        </w:tc>
        <w:tc>
          <w:tcPr>
            <w:tcW w:w="5109" w:type="dxa"/>
            <w:vAlign w:val="bottom"/>
          </w:tcPr>
          <w:p w14:paraId="57246A81" w14:textId="657771AC" w:rsidR="00A93FAC" w:rsidRDefault="00A93FAC" w:rsidP="00A93FAC">
            <w:pPr>
              <w:ind w:firstLine="234"/>
            </w:pPr>
            <w:r w:rsidRPr="009406D8">
              <w:rPr>
                <w:rFonts w:ascii="Aptos Narrow" w:eastAsia="Times New Roman" w:hAnsi="Aptos Narrow"/>
                <w:color w:val="000000"/>
              </w:rPr>
              <w:t xml:space="preserve">Avg. Monthly: 34.5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/day</w:t>
            </w:r>
          </w:p>
        </w:tc>
      </w:tr>
      <w:tr w:rsidR="00A93FAC" w14:paraId="31E3FA20" w14:textId="77777777" w:rsidTr="00A93FAC">
        <w:trPr>
          <w:jc w:val="center"/>
        </w:trPr>
        <w:tc>
          <w:tcPr>
            <w:tcW w:w="0" w:type="auto"/>
            <w:vAlign w:val="bottom"/>
          </w:tcPr>
          <w:p w14:paraId="230F5DD6" w14:textId="77777777" w:rsidR="00A93FAC" w:rsidRDefault="00A93FAC" w:rsidP="009406D8"/>
        </w:tc>
        <w:tc>
          <w:tcPr>
            <w:tcW w:w="5109" w:type="dxa"/>
            <w:vAlign w:val="bottom"/>
          </w:tcPr>
          <w:p w14:paraId="1F8FA97E" w14:textId="3250D257" w:rsidR="00A93FAC" w:rsidRDefault="00A93FAC" w:rsidP="00A93FAC">
            <w:pPr>
              <w:ind w:firstLine="234"/>
            </w:pPr>
            <w:r w:rsidRPr="009406D8">
              <w:rPr>
                <w:rFonts w:ascii="Aptos Narrow" w:eastAsia="Times New Roman" w:hAnsi="Aptos Narrow"/>
                <w:color w:val="000000"/>
              </w:rPr>
              <w:t xml:space="preserve">Avg. Weekly: 51.7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/day</w:t>
            </w:r>
          </w:p>
        </w:tc>
      </w:tr>
    </w:tbl>
    <w:p w14:paraId="273C7F88" w14:textId="77777777" w:rsidR="009406D8" w:rsidRDefault="009406D8" w:rsidP="00C747B4"/>
    <w:p w14:paraId="2683F0EA" w14:textId="77777777" w:rsidR="00C721C5" w:rsidRDefault="00C721C5">
      <w:pPr>
        <w:spacing w:after="160" w:line="259" w:lineRule="auto"/>
      </w:pPr>
      <w:r>
        <w:br w:type="page"/>
      </w:r>
    </w:p>
    <w:p w14:paraId="115C65CE" w14:textId="79BA57E5" w:rsidR="00C747B4" w:rsidRPr="00C721C5" w:rsidRDefault="00C721C5" w:rsidP="00C747B4">
      <w:pPr>
        <w:rPr>
          <w:b/>
          <w:bCs/>
        </w:rPr>
      </w:pPr>
      <w:r w:rsidRPr="00C721C5">
        <w:rPr>
          <w:b/>
          <w:bCs/>
        </w:rPr>
        <w:lastRenderedPageBreak/>
        <w:t>Table 2.</w:t>
      </w:r>
      <w:r>
        <w:rPr>
          <w:b/>
          <w:bCs/>
        </w:rPr>
        <w:t>3</w:t>
      </w:r>
      <w:r w:rsidRPr="00C721C5">
        <w:rPr>
          <w:b/>
          <w:bCs/>
        </w:rPr>
        <w:t>-1. Effluent Monthly Violations</w:t>
      </w: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1827"/>
        <w:gridCol w:w="1828"/>
        <w:gridCol w:w="1828"/>
        <w:gridCol w:w="1828"/>
      </w:tblGrid>
      <w:tr w:rsidR="00C721C5" w:rsidRPr="00C747B4" w14:paraId="739FE6E2" w14:textId="77777777" w:rsidTr="002D5961">
        <w:trPr>
          <w:trHeight w:val="449"/>
        </w:trPr>
        <w:tc>
          <w:tcPr>
            <w:tcW w:w="1827" w:type="dxa"/>
            <w:shd w:val="clear" w:color="auto" w:fill="E7E6E6" w:themeFill="background2"/>
            <w:noWrap/>
            <w:vAlign w:val="bottom"/>
            <w:hideMark/>
          </w:tcPr>
          <w:p w14:paraId="0BCB572C"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Parameter</w:t>
            </w:r>
          </w:p>
        </w:tc>
        <w:tc>
          <w:tcPr>
            <w:tcW w:w="1827" w:type="dxa"/>
            <w:shd w:val="clear" w:color="auto" w:fill="E7E6E6" w:themeFill="background2"/>
            <w:noWrap/>
            <w:vAlign w:val="bottom"/>
            <w:hideMark/>
          </w:tcPr>
          <w:p w14:paraId="12DBE497"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2022 Violations</w:t>
            </w:r>
          </w:p>
        </w:tc>
        <w:tc>
          <w:tcPr>
            <w:tcW w:w="1828" w:type="dxa"/>
            <w:shd w:val="clear" w:color="auto" w:fill="E7E6E6" w:themeFill="background2"/>
            <w:noWrap/>
            <w:vAlign w:val="bottom"/>
            <w:hideMark/>
          </w:tcPr>
          <w:p w14:paraId="18DD31C6"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2023 Violations</w:t>
            </w:r>
          </w:p>
        </w:tc>
        <w:tc>
          <w:tcPr>
            <w:tcW w:w="1828" w:type="dxa"/>
            <w:shd w:val="clear" w:color="auto" w:fill="E7E6E6" w:themeFill="background2"/>
            <w:noWrap/>
            <w:vAlign w:val="bottom"/>
            <w:hideMark/>
          </w:tcPr>
          <w:p w14:paraId="78CB4641"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2024 Violations</w:t>
            </w:r>
          </w:p>
        </w:tc>
        <w:tc>
          <w:tcPr>
            <w:tcW w:w="1828" w:type="dxa"/>
            <w:shd w:val="clear" w:color="auto" w:fill="E7E6E6" w:themeFill="background2"/>
            <w:noWrap/>
            <w:vAlign w:val="bottom"/>
            <w:hideMark/>
          </w:tcPr>
          <w:p w14:paraId="295316D6"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Parameter</w:t>
            </w:r>
            <w:r w:rsidRPr="00C721C5">
              <w:rPr>
                <w:rFonts w:ascii="Aptos Narrow" w:eastAsia="Times New Roman" w:hAnsi="Aptos Narrow"/>
                <w:b/>
                <w:bCs/>
                <w:color w:val="000000"/>
              </w:rPr>
              <w:br/>
              <w:t>Total (3 Years)</w:t>
            </w:r>
          </w:p>
        </w:tc>
      </w:tr>
      <w:tr w:rsidR="00C721C5" w:rsidRPr="00C747B4" w14:paraId="38F990FA" w14:textId="77777777" w:rsidTr="00A93FAC">
        <w:trPr>
          <w:trHeight w:val="377"/>
        </w:trPr>
        <w:tc>
          <w:tcPr>
            <w:tcW w:w="1827" w:type="dxa"/>
            <w:noWrap/>
            <w:vAlign w:val="bottom"/>
            <w:hideMark/>
          </w:tcPr>
          <w:p w14:paraId="58694F75"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Max Flow (gpd)</w:t>
            </w:r>
          </w:p>
        </w:tc>
        <w:tc>
          <w:tcPr>
            <w:tcW w:w="1827" w:type="dxa"/>
            <w:noWrap/>
            <w:vAlign w:val="bottom"/>
            <w:hideMark/>
          </w:tcPr>
          <w:p w14:paraId="5B1A0FF2"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4</w:t>
            </w:r>
          </w:p>
        </w:tc>
        <w:tc>
          <w:tcPr>
            <w:tcW w:w="1828" w:type="dxa"/>
            <w:noWrap/>
            <w:vAlign w:val="bottom"/>
            <w:hideMark/>
          </w:tcPr>
          <w:p w14:paraId="11E2ABF5"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2</w:t>
            </w:r>
          </w:p>
        </w:tc>
        <w:tc>
          <w:tcPr>
            <w:tcW w:w="1828" w:type="dxa"/>
            <w:noWrap/>
            <w:vAlign w:val="bottom"/>
            <w:hideMark/>
          </w:tcPr>
          <w:p w14:paraId="3FEB7ED7"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486DD7B8"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6</w:t>
            </w:r>
          </w:p>
        </w:tc>
      </w:tr>
      <w:tr w:rsidR="00C721C5" w:rsidRPr="00C747B4" w14:paraId="4164D1F8" w14:textId="77777777" w:rsidTr="00A93FAC">
        <w:trPr>
          <w:trHeight w:val="350"/>
        </w:trPr>
        <w:tc>
          <w:tcPr>
            <w:tcW w:w="1827" w:type="dxa"/>
            <w:noWrap/>
            <w:vAlign w:val="bottom"/>
            <w:hideMark/>
          </w:tcPr>
          <w:p w14:paraId="5B9892B8"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Fecal Coliform (no./100mL)</w:t>
            </w:r>
          </w:p>
        </w:tc>
        <w:tc>
          <w:tcPr>
            <w:tcW w:w="1827" w:type="dxa"/>
            <w:noWrap/>
            <w:vAlign w:val="bottom"/>
            <w:hideMark/>
          </w:tcPr>
          <w:p w14:paraId="0741732A"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3</w:t>
            </w:r>
          </w:p>
        </w:tc>
        <w:tc>
          <w:tcPr>
            <w:tcW w:w="1828" w:type="dxa"/>
            <w:noWrap/>
            <w:vAlign w:val="bottom"/>
            <w:hideMark/>
          </w:tcPr>
          <w:p w14:paraId="74EBCF52"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157D7E6B"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3</w:t>
            </w:r>
          </w:p>
        </w:tc>
        <w:tc>
          <w:tcPr>
            <w:tcW w:w="1828" w:type="dxa"/>
            <w:noWrap/>
            <w:vAlign w:val="bottom"/>
            <w:hideMark/>
          </w:tcPr>
          <w:p w14:paraId="0A678BA4"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6</w:t>
            </w:r>
          </w:p>
        </w:tc>
      </w:tr>
      <w:tr w:rsidR="00C721C5" w:rsidRPr="00C747B4" w14:paraId="6EBF182B" w14:textId="77777777" w:rsidTr="00A93FAC">
        <w:trPr>
          <w:trHeight w:val="422"/>
        </w:trPr>
        <w:tc>
          <w:tcPr>
            <w:tcW w:w="1827" w:type="dxa"/>
            <w:noWrap/>
            <w:vAlign w:val="bottom"/>
            <w:hideMark/>
          </w:tcPr>
          <w:p w14:paraId="53D7E432"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TSS (mg/L)</w:t>
            </w:r>
          </w:p>
        </w:tc>
        <w:tc>
          <w:tcPr>
            <w:tcW w:w="1827" w:type="dxa"/>
            <w:noWrap/>
            <w:vAlign w:val="bottom"/>
            <w:hideMark/>
          </w:tcPr>
          <w:p w14:paraId="1C5A287C"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49CFDA1D"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45EF65CC"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2</w:t>
            </w:r>
          </w:p>
        </w:tc>
        <w:tc>
          <w:tcPr>
            <w:tcW w:w="1828" w:type="dxa"/>
            <w:noWrap/>
            <w:vAlign w:val="bottom"/>
            <w:hideMark/>
          </w:tcPr>
          <w:p w14:paraId="0C212618"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w:t>
            </w:r>
          </w:p>
        </w:tc>
      </w:tr>
      <w:tr w:rsidR="00C721C5" w:rsidRPr="00C747B4" w14:paraId="412FCA54" w14:textId="77777777" w:rsidTr="00A93FAC">
        <w:trPr>
          <w:trHeight w:val="377"/>
        </w:trPr>
        <w:tc>
          <w:tcPr>
            <w:tcW w:w="1827" w:type="dxa"/>
            <w:noWrap/>
            <w:vAlign w:val="bottom"/>
          </w:tcPr>
          <w:p w14:paraId="340F2554"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TSS (Lb.)</w:t>
            </w:r>
          </w:p>
        </w:tc>
        <w:tc>
          <w:tcPr>
            <w:tcW w:w="1827" w:type="dxa"/>
            <w:noWrap/>
            <w:vAlign w:val="bottom"/>
          </w:tcPr>
          <w:p w14:paraId="4417DD29"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1</w:t>
            </w:r>
          </w:p>
        </w:tc>
        <w:tc>
          <w:tcPr>
            <w:tcW w:w="1828" w:type="dxa"/>
            <w:noWrap/>
            <w:vAlign w:val="bottom"/>
          </w:tcPr>
          <w:p w14:paraId="628C38F9"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tcPr>
          <w:p w14:paraId="38728272"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tcBorders>
              <w:bottom w:val="single" w:sz="4" w:space="0" w:color="auto"/>
            </w:tcBorders>
            <w:noWrap/>
            <w:vAlign w:val="bottom"/>
          </w:tcPr>
          <w:p w14:paraId="1C032F06"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1</w:t>
            </w:r>
          </w:p>
        </w:tc>
      </w:tr>
      <w:tr w:rsidR="00C721C5" w:rsidRPr="00C747B4" w14:paraId="3D24A1F8" w14:textId="77777777" w:rsidTr="00A93FAC">
        <w:trPr>
          <w:trHeight w:val="332"/>
        </w:trPr>
        <w:tc>
          <w:tcPr>
            <w:tcW w:w="1827" w:type="dxa"/>
            <w:noWrap/>
            <w:vAlign w:val="bottom"/>
            <w:hideMark/>
          </w:tcPr>
          <w:p w14:paraId="6171C77D" w14:textId="77777777" w:rsidR="00C721C5" w:rsidRPr="00C721C5" w:rsidRDefault="00C721C5" w:rsidP="002D5961">
            <w:pPr>
              <w:spacing w:after="0" w:line="240" w:lineRule="auto"/>
              <w:rPr>
                <w:rFonts w:ascii="Aptos Narrow" w:eastAsia="Times New Roman" w:hAnsi="Aptos Narrow"/>
                <w:b/>
                <w:bCs/>
                <w:color w:val="000000"/>
              </w:rPr>
            </w:pPr>
            <w:r w:rsidRPr="00C721C5">
              <w:rPr>
                <w:rFonts w:ascii="Aptos Narrow" w:eastAsia="Times New Roman" w:hAnsi="Aptos Narrow"/>
                <w:b/>
                <w:bCs/>
                <w:color w:val="000000"/>
              </w:rPr>
              <w:t>Total Violations</w:t>
            </w:r>
          </w:p>
        </w:tc>
        <w:tc>
          <w:tcPr>
            <w:tcW w:w="1827" w:type="dxa"/>
            <w:noWrap/>
            <w:vAlign w:val="bottom"/>
            <w:hideMark/>
          </w:tcPr>
          <w:p w14:paraId="64FEF17B"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8</w:t>
            </w:r>
          </w:p>
        </w:tc>
        <w:tc>
          <w:tcPr>
            <w:tcW w:w="1828" w:type="dxa"/>
            <w:noWrap/>
            <w:vAlign w:val="bottom"/>
            <w:hideMark/>
          </w:tcPr>
          <w:p w14:paraId="2382EB2E"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w:t>
            </w:r>
          </w:p>
        </w:tc>
        <w:tc>
          <w:tcPr>
            <w:tcW w:w="1828" w:type="dxa"/>
            <w:tcBorders>
              <w:right w:val="single" w:sz="4" w:space="0" w:color="auto"/>
            </w:tcBorders>
            <w:noWrap/>
            <w:vAlign w:val="bottom"/>
            <w:hideMark/>
          </w:tcPr>
          <w:p w14:paraId="708501F9"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5</w:t>
            </w:r>
          </w:p>
        </w:tc>
        <w:tc>
          <w:tcPr>
            <w:tcW w:w="1828" w:type="dxa"/>
            <w:tcBorders>
              <w:top w:val="single" w:sz="4" w:space="0" w:color="auto"/>
              <w:left w:val="single" w:sz="4" w:space="0" w:color="auto"/>
              <w:bottom w:val="nil"/>
              <w:right w:val="nil"/>
            </w:tcBorders>
            <w:noWrap/>
            <w:vAlign w:val="bottom"/>
          </w:tcPr>
          <w:p w14:paraId="39A9AB7D" w14:textId="77777777" w:rsidR="00C721C5" w:rsidRPr="00C721C5" w:rsidRDefault="00C721C5" w:rsidP="002D5961">
            <w:pPr>
              <w:spacing w:after="0" w:line="240" w:lineRule="auto"/>
              <w:jc w:val="center"/>
              <w:rPr>
                <w:rFonts w:ascii="Aptos Narrow" w:eastAsia="Times New Roman" w:hAnsi="Aptos Narrow"/>
                <w:b/>
                <w:bCs/>
                <w:color w:val="000000"/>
              </w:rPr>
            </w:pPr>
          </w:p>
        </w:tc>
      </w:tr>
    </w:tbl>
    <w:p w14:paraId="451683CE" w14:textId="77777777" w:rsidR="00C721C5" w:rsidRPr="00C721C5" w:rsidRDefault="00C721C5" w:rsidP="00C747B4"/>
    <w:p w14:paraId="2AB18406" w14:textId="27B47CBA" w:rsidR="00C747B4" w:rsidRPr="00C747B4" w:rsidRDefault="00C747B4" w:rsidP="007023C0">
      <w:r w:rsidRPr="00C747B4">
        <w:t>A review of the Discharge Monitoring Report summaries within these assessments reveals the following compliance trends over the past three years (2022-2024)</w:t>
      </w:r>
      <w:r w:rsidR="00C721C5">
        <w:t xml:space="preserve">.  </w:t>
      </w:r>
      <w:r w:rsidRPr="00C747B4">
        <w:t xml:space="preserve">While BOD and TSS violations were the focus of the 2016 notice, </w:t>
      </w:r>
      <w:r w:rsidR="000D5FA4">
        <w:t xml:space="preserve">those challenges have been </w:t>
      </w:r>
      <w:r w:rsidR="00C721C5">
        <w:t xml:space="preserve">greatly improved </w:t>
      </w:r>
      <w:proofErr w:type="gramStart"/>
      <w:r w:rsidR="00C721C5">
        <w:t>as a result of</w:t>
      </w:r>
      <w:proofErr w:type="gramEnd"/>
      <w:r w:rsidR="00C721C5">
        <w:t xml:space="preserve"> </w:t>
      </w:r>
      <w:r w:rsidR="000D5FA4">
        <w:t xml:space="preserve">recent projects aimed at reducing excess I&amp;I.  However, </w:t>
      </w:r>
      <w:r w:rsidRPr="00C747B4">
        <w:t>recent data (2022-2024) highlights challenges</w:t>
      </w:r>
      <w:r w:rsidR="00C721C5">
        <w:t xml:space="preserve">, </w:t>
      </w:r>
      <w:proofErr w:type="gramStart"/>
      <w:r w:rsidR="00C721C5">
        <w:t>and .</w:t>
      </w:r>
      <w:proofErr w:type="gramEnd"/>
    </w:p>
    <w:p w14:paraId="27691A8D" w14:textId="26F23FEB" w:rsidR="0058224C" w:rsidRPr="0058224C" w:rsidRDefault="00C747B4" w:rsidP="0058224C">
      <w:r w:rsidRPr="00C747B4">
        <w:t xml:space="preserve">Addressing these ongoing compliance issues, particularly the </w:t>
      </w:r>
      <w:r w:rsidR="000D5FA4">
        <w:t>newly effectuated limits on</w:t>
      </w:r>
      <w:r w:rsidRPr="00C747B4">
        <w:t xml:space="preserve"> temperature and</w:t>
      </w:r>
      <w:r w:rsidR="000D5FA4">
        <w:t xml:space="preserve"> dissolved oxygen</w:t>
      </w:r>
      <w:r w:rsidRPr="00C747B4">
        <w:t xml:space="preserve">, </w:t>
      </w:r>
      <w:r w:rsidR="000D5FA4">
        <w:t xml:space="preserve">as well as </w:t>
      </w:r>
      <w:r w:rsidRPr="00C747B4">
        <w:t xml:space="preserve">managing peak flows, </w:t>
      </w:r>
      <w:r w:rsidR="000D5FA4">
        <w:t xml:space="preserve">are among </w:t>
      </w:r>
      <w:proofErr w:type="gramStart"/>
      <w:r w:rsidR="000D5FA4">
        <w:t xml:space="preserve">the </w:t>
      </w:r>
      <w:proofErr w:type="spellStart"/>
      <w:r w:rsidR="000D5FA4">
        <w:t>the</w:t>
      </w:r>
      <w:proofErr w:type="spellEnd"/>
      <w:r w:rsidRPr="00C747B4">
        <w:t xml:space="preserve"> major driver</w:t>
      </w:r>
      <w:proofErr w:type="gramEnd"/>
      <w:r w:rsidRPr="00C747B4">
        <w:t xml:space="preserve"> for this Facility Plan.</w:t>
      </w:r>
    </w:p>
    <w:p w14:paraId="4563235A" w14:textId="2B59E3D0" w:rsidR="00C721C5" w:rsidRDefault="00C721C5" w:rsidP="00C721C5">
      <w:pPr>
        <w:pStyle w:val="Heading2"/>
      </w:pPr>
      <w:bookmarkStart w:id="12" w:name="_Toc204171841"/>
      <w:r>
        <w:t>Watershed Considerations</w:t>
      </w:r>
      <w:bookmarkEnd w:id="12"/>
    </w:p>
    <w:p w14:paraId="062C55EA" w14:textId="6FAC7075" w:rsidR="0058224C" w:rsidRPr="0058224C" w:rsidRDefault="0058224C" w:rsidP="0058224C">
      <w:r w:rsidRPr="0058224C">
        <w:t>The Tekoa WWTP discharges treated effluent to Hangman Creek, a tributary within the Spokane River watershed. Water quality in Hangman Creek is a significant consideration due to its status and potential impacts on downstream uses</w:t>
      </w:r>
      <w:r w:rsidR="00626BAC">
        <w:t xml:space="preserve"> and stream health</w:t>
      </w:r>
      <w:r w:rsidRPr="0058224C">
        <w:t>.</w:t>
      </w:r>
    </w:p>
    <w:p w14:paraId="40830795" w14:textId="2017D146" w:rsidR="00C721C5" w:rsidRDefault="00C721C5" w:rsidP="00DC5B01">
      <w:pPr>
        <w:pStyle w:val="Heading3"/>
      </w:pPr>
      <w:bookmarkStart w:id="13" w:name="_Toc204171842"/>
      <w:r>
        <w:t>Hangman Creek Watershed Study</w:t>
      </w:r>
      <w:bookmarkEnd w:id="13"/>
    </w:p>
    <w:p w14:paraId="6DE89872" w14:textId="20CE9C9B" w:rsidR="0058224C" w:rsidRPr="0058224C" w:rsidRDefault="0058224C" w:rsidP="0058224C">
      <w:r w:rsidRPr="0058224C">
        <w:t xml:space="preserve">Hangman Creek is known </w:t>
      </w:r>
      <w:proofErr w:type="gramStart"/>
      <w:r w:rsidR="00C721C5">
        <w:t>to have</w:t>
      </w:r>
      <w:proofErr w:type="gramEnd"/>
      <w:r w:rsidRPr="0058224C">
        <w:t xml:space="preserve"> water quality impairments. </w:t>
      </w:r>
      <w:r w:rsidR="00626BAC">
        <w:t xml:space="preserve">A </w:t>
      </w:r>
      <w:r w:rsidR="003A2865">
        <w:t xml:space="preserve">study by the Washington State Department of Ecology was published in 2011 which focused on </w:t>
      </w:r>
      <w:r w:rsidR="003A2865" w:rsidRPr="003A2865">
        <w:t>a wide range of laboratory analyses covering physical and chemical parameters</w:t>
      </w:r>
      <w:r w:rsidR="003A2865">
        <w:t xml:space="preserve">. </w:t>
      </w:r>
      <w:r w:rsidRPr="0058224C">
        <w:t xml:space="preserve"> Ecology's water quality assessment data indicate that Hangman Creek is listed under Section 303(d) of the Clean Water Act for exceeding water quality standards for parameters </w:t>
      </w:r>
      <w:r w:rsidRPr="003A2865">
        <w:t xml:space="preserve">including temperature, fecal coliform bacteria, dissolved oxygen, and potentially nutrients (Phosphorus/Nitrogen) and </w:t>
      </w:r>
      <w:proofErr w:type="spellStart"/>
      <w:r w:rsidRPr="003A2865">
        <w:t>pH</w:t>
      </w:r>
      <w:r w:rsidR="003A2865">
        <w:t>.</w:t>
      </w:r>
      <w:proofErr w:type="spellEnd"/>
      <w:r w:rsidRPr="0058224C">
        <w:t xml:space="preserve"> Discharges to impaired water bodies often face stricter permit limits in the future, </w:t>
      </w:r>
      <w:r w:rsidR="003A2865">
        <w:t xml:space="preserve">and a </w:t>
      </w:r>
      <w:proofErr w:type="spellStart"/>
      <w:proofErr w:type="gramStart"/>
      <w:r w:rsidR="003A2865">
        <w:t>followup</w:t>
      </w:r>
      <w:proofErr w:type="spellEnd"/>
      <w:proofErr w:type="gramEnd"/>
      <w:r w:rsidR="003A2865">
        <w:t xml:space="preserve"> study specific to the Tekoa WWTP outfall recommended </w:t>
      </w:r>
      <w:r w:rsidRPr="0058224C">
        <w:t>nutrient limits or requirements for temperature reduction, especially during critical low-flow summer months.</w:t>
      </w:r>
    </w:p>
    <w:p w14:paraId="67F9DFE0" w14:textId="076D76A0" w:rsidR="00C721C5" w:rsidRPr="00BA5AE1" w:rsidRDefault="00C721C5" w:rsidP="00DC5B01">
      <w:pPr>
        <w:pStyle w:val="Heading3"/>
      </w:pPr>
      <w:bookmarkStart w:id="14" w:name="_Toc204171843"/>
      <w:r w:rsidRPr="00BA5AE1">
        <w:t>Tekoa Receiving Water Study</w:t>
      </w:r>
      <w:bookmarkEnd w:id="14"/>
    </w:p>
    <w:p w14:paraId="0F2D2E3A" w14:textId="6EA26B43" w:rsidR="0058224C" w:rsidRDefault="0041391E" w:rsidP="0058224C">
      <w:r>
        <w:t xml:space="preserve">A site-specific receiving water study was conducted by the Washington State Department of Ecology </w:t>
      </w:r>
      <w:proofErr w:type="gramStart"/>
      <w:r>
        <w:t>during</w:t>
      </w:r>
      <w:proofErr w:type="gramEnd"/>
      <w:r>
        <w:t xml:space="preserve"> May through October 2017.  The study focused on localized impacts of the Tekoa WWTP discharge on Hangman Creek, examining nutrients, pH, dissolved Oxygen (DO) and algal eutrophication downstream of the WWTP’s outfall.  </w:t>
      </w:r>
      <w:r w:rsidR="003A2865">
        <w:t>To</w:t>
      </w:r>
      <w:r>
        <w:t xml:space="preserve"> assess the WWTP’</w:t>
      </w:r>
      <w:r w:rsidR="000A0B56">
        <w:t>s</w:t>
      </w:r>
      <w:r>
        <w:t xml:space="preserve"> specific influence on these factors, sampling </w:t>
      </w:r>
      <w:r>
        <w:lastRenderedPageBreak/>
        <w:t>locations were positioned both upstream and downstream of the treatment plant’s outfall</w:t>
      </w:r>
      <w:r w:rsidR="003A2865">
        <w:t xml:space="preserve"> and modeling was performed to </w:t>
      </w:r>
      <w:r w:rsidR="000A0B56">
        <w:t>analyze the</w:t>
      </w:r>
      <w:r w:rsidR="003A2865">
        <w:t xml:space="preserve"> creek’s sensitivity to various parameters</w:t>
      </w:r>
      <w:r w:rsidR="000A0B56">
        <w:t xml:space="preserve"> effected by the plant’s effluent in order to serve </w:t>
      </w:r>
      <w:r w:rsidR="003A2865">
        <w:t>as a basis for limit recommendations made in the report</w:t>
      </w:r>
      <w:r>
        <w:t>.</w:t>
      </w:r>
    </w:p>
    <w:p w14:paraId="3A3E533B" w14:textId="42B5E776" w:rsidR="009E5895" w:rsidRDefault="009E5895" w:rsidP="0058224C">
      <w:r w:rsidRPr="009E5895">
        <w:t>The primary focus of the study was to assess the impact of the Tekoa Wastewater Treatment Plant (WWTP) effluent on the receiving waters of Hangman Creek, specifically concerning dissolved oxygen (DO), pH, and nutrients. The study aimed to understand how the WWTP's nutrient discharge affects water quality and to develop recommended effluent load limits for dissolved inorganic nitrogen (DIN) and total phosphorus (TP) to protect aquatic life uses</w:t>
      </w:r>
      <w:r w:rsidR="003722A4">
        <w:t>.</w:t>
      </w:r>
    </w:p>
    <w:p w14:paraId="00DC1BB6" w14:textId="4E37FAF9" w:rsidR="009E5895" w:rsidRDefault="009E5895" w:rsidP="0058224C">
      <w:r w:rsidRPr="009E5895">
        <w:t>The study found that during the low-flow summer months (June through October), the Tekoa WWTP is a significant source of both SRP and DIN to Hangman Creek, at times contributing the vast majority (over 90%) of the load. During higher flow periods in the spring and late fall, the WWTP's contribution is a smaller percentage of the total nutrient load in the creek. The increased nutrient levels downstream of the WWTP contribute to phytoplankton blooms.</w:t>
      </w:r>
    </w:p>
    <w:p w14:paraId="702BB4A5" w14:textId="61A4C2C6" w:rsidR="009E5895" w:rsidRDefault="009E5895" w:rsidP="0058224C">
      <w:r w:rsidRPr="009E5895">
        <w:t xml:space="preserve">The study recommended effluent load limits for Tekoa WWTP of 0.0132 kg/day (0.0291 </w:t>
      </w:r>
      <w:proofErr w:type="spellStart"/>
      <w:r w:rsidRPr="009E5895">
        <w:t>lbs</w:t>
      </w:r>
      <w:proofErr w:type="spellEnd"/>
      <w:r w:rsidRPr="009E5895">
        <w:t xml:space="preserve">/day) for dissolved inorganic nitrogen and 0.00183 kg/day (0.00404 </w:t>
      </w:r>
      <w:proofErr w:type="spellStart"/>
      <w:r w:rsidRPr="009E5895">
        <w:t>lbs</w:t>
      </w:r>
      <w:proofErr w:type="spellEnd"/>
      <w:r w:rsidRPr="009E5895">
        <w:t>/day) for total phosphorus. These limits are applicable annually from June through October. The DIN limit was calculated based on modeling scenarios that aimed to prevent human-caused pH increases greater than 0.5 S.U., considering a low background DIN level and reserving some assimilative capacity for nonpoint sources. Although nitrogen is the primary limiting nutrient during low flow, a phosphorus limit was also recommended</w:t>
      </w:r>
      <w:r w:rsidR="00A973E4">
        <w:t>.  The report’s justification for the imposition of a phosphorus limit is</w:t>
      </w:r>
      <w:r w:rsidRPr="009E5895">
        <w:t xml:space="preserve"> because phosphorus in the effluent </w:t>
      </w:r>
      <w:r w:rsidR="00A973E4" w:rsidRPr="009E5895">
        <w:t>is likely to contribute</w:t>
      </w:r>
      <w:r w:rsidRPr="009E5895">
        <w:t xml:space="preserve"> to algal growth,</w:t>
      </w:r>
      <w:r w:rsidR="00A973E4">
        <w:t xml:space="preserve"> since</w:t>
      </w:r>
      <w:r w:rsidRPr="009E5895">
        <w:t xml:space="preserve"> organic forms of phosphorus are readily converted to bioavailable forms</w:t>
      </w:r>
      <w:r w:rsidR="00A973E4">
        <w:t xml:space="preserve"> which organisms </w:t>
      </w:r>
      <w:r w:rsidR="000A0B56">
        <w:t>can</w:t>
      </w:r>
      <w:r w:rsidR="00A973E4">
        <w:t xml:space="preserve"> process, creating byproducts that </w:t>
      </w:r>
      <w:r w:rsidR="004A739E">
        <w:t>support</w:t>
      </w:r>
      <w:r w:rsidR="00A973E4">
        <w:t xml:space="preserve"> algal growth</w:t>
      </w:r>
      <w:r w:rsidRPr="009E5895">
        <w:t>.</w:t>
      </w:r>
    </w:p>
    <w:p w14:paraId="3456D3BE" w14:textId="2E942FEE" w:rsidR="0058224C" w:rsidRPr="0058224C" w:rsidRDefault="0058224C" w:rsidP="009973AE">
      <w:pPr>
        <w:pStyle w:val="Heading1"/>
      </w:pPr>
      <w:bookmarkStart w:id="15" w:name="_Toc204171844"/>
      <w:r w:rsidRPr="0058224C">
        <w:t>BACKGROUND INFORMATION</w:t>
      </w:r>
      <w:bookmarkEnd w:id="15"/>
    </w:p>
    <w:p w14:paraId="0205EABB" w14:textId="77777777" w:rsidR="0058224C" w:rsidRPr="0058224C" w:rsidRDefault="0058224C" w:rsidP="0058224C">
      <w:pPr>
        <w:jc w:val="both"/>
      </w:pPr>
      <w:r w:rsidRPr="0058224C">
        <w:t>This section provides context regarding the environmental setting, community characteristics, and population trends relevant to the Tekoa WWTP Facility Plan.</w:t>
      </w:r>
    </w:p>
    <w:p w14:paraId="577C8EDA" w14:textId="2FE564EA" w:rsidR="00F833DF" w:rsidRPr="00F833DF" w:rsidRDefault="0058224C" w:rsidP="00F833DF">
      <w:pPr>
        <w:pStyle w:val="Heading2"/>
      </w:pPr>
      <w:bookmarkStart w:id="16" w:name="_Toc204171845"/>
      <w:r w:rsidRPr="005D71A5">
        <w:rPr>
          <w:rStyle w:val="Heading2Char"/>
          <w:b/>
        </w:rPr>
        <w:t>Environmental</w:t>
      </w:r>
      <w:bookmarkEnd w:id="16"/>
    </w:p>
    <w:p w14:paraId="386A0DD0" w14:textId="77777777" w:rsidR="00624EE2" w:rsidRDefault="005D71A5" w:rsidP="00DC5B01">
      <w:pPr>
        <w:pStyle w:val="Heading3"/>
      </w:pPr>
      <w:bookmarkStart w:id="17" w:name="_Toc204171846"/>
      <w:r>
        <w:t>Floodplains</w:t>
      </w:r>
      <w:bookmarkEnd w:id="17"/>
      <w:r w:rsidR="00FA740A">
        <w:t xml:space="preserve"> </w:t>
      </w:r>
    </w:p>
    <w:p w14:paraId="16BC0162" w14:textId="59D9B58A" w:rsidR="00003926" w:rsidRDefault="00003926" w:rsidP="000A0B56">
      <w:r w:rsidRPr="00702BB7">
        <w:rPr>
          <w:highlight w:val="yellow"/>
        </w:rPr>
        <w:t>[Review FEMA Flood Insurance Rate Maps (FIRMs) for Tekoa (Map Panel ID required). Determine if the existing WWTP site, key collection system components (like lift stations), or potential sites for new facilities are located within the 100-year or 500-year floodplain of Hangman Creek or other water bodies. Describe any flood protection measures currently in place or needed.]</w:t>
      </w:r>
    </w:p>
    <w:p w14:paraId="0F661F7A" w14:textId="7F6D1498" w:rsidR="000A0B56" w:rsidRPr="000A0B56" w:rsidRDefault="000A0B56" w:rsidP="000A0B56">
      <w:r>
        <w:t>&lt;&lt;FIGURE 3-1.  Tekoa Floodplain Map&gt;&gt;</w:t>
      </w:r>
    </w:p>
    <w:p w14:paraId="3E6F92F6" w14:textId="486B48A0" w:rsidR="0058224C" w:rsidRDefault="005D71A5" w:rsidP="00DC5B01">
      <w:pPr>
        <w:pStyle w:val="Heading3"/>
      </w:pPr>
      <w:bookmarkStart w:id="18" w:name="_Toc204171847"/>
      <w:r>
        <w:t>Wetlands</w:t>
      </w:r>
      <w:bookmarkEnd w:id="18"/>
    </w:p>
    <w:p w14:paraId="32E8CCA1" w14:textId="2A40B4B1" w:rsidR="005D71A5" w:rsidRDefault="005D71A5" w:rsidP="0058224C">
      <w:r w:rsidRPr="00BE57AE">
        <w:rPr>
          <w:highlight w:val="yellow"/>
        </w:rPr>
        <w:t>[National Wetlands Inventory (NWI) maps and local (City/County) critical area maps/ordinances. Identify if any mapped wetlands exist on or adjacent to the WWTP property or potential expansion/alternative sites. Describe potential impacts and required buffers or mitigation measures if applicable.]</w:t>
      </w:r>
    </w:p>
    <w:p w14:paraId="799FF527" w14:textId="079B181C" w:rsidR="000A0B56" w:rsidRDefault="000A0B56" w:rsidP="0058224C">
      <w:r>
        <w:lastRenderedPageBreak/>
        <w:t>&lt;&lt;Figure 3-2.  Tekoa Wetlands Map&gt;&gt;</w:t>
      </w:r>
    </w:p>
    <w:p w14:paraId="5965BEE2" w14:textId="0AE46E27" w:rsidR="0058224C" w:rsidRDefault="005D71A5" w:rsidP="00DC5B01">
      <w:pPr>
        <w:pStyle w:val="Heading3"/>
      </w:pPr>
      <w:bookmarkStart w:id="19" w:name="_Toc204171848"/>
      <w:r>
        <w:t>Shoreline</w:t>
      </w:r>
      <w:bookmarkEnd w:id="19"/>
    </w:p>
    <w:p w14:paraId="78956BC5" w14:textId="56FC5B20" w:rsidR="005D71A5" w:rsidRDefault="005D71A5" w:rsidP="005D71A5">
      <w:r w:rsidRPr="0058224C">
        <w:t>Hangman Creek is subject to the Washington State Shoreline Management Act (SMA).</w:t>
      </w:r>
      <w:r w:rsidRPr="0058224C">
        <w:br/>
      </w:r>
      <w:r w:rsidRPr="00BE57AE">
        <w:rPr>
          <w:highlight w:val="yellow"/>
        </w:rPr>
        <w:t>[Confirm the specific shoreline environmental designation for the Hangman Creek segment adjacent to the WWTP site based on the Whitman County or City of Tekoa Shoreline Master Program (SMP). Describe any relevant SMP regulations regarding development setbacks, vegetation conservation, or construction activities within shoreline jurisdiction that could affect plant modifications or outfall structures.]</w:t>
      </w:r>
    </w:p>
    <w:p w14:paraId="038703EC" w14:textId="0A280C93" w:rsidR="000A0B56" w:rsidRPr="005D71A5" w:rsidRDefault="000A0B56" w:rsidP="005D71A5">
      <w:r>
        <w:t>&lt;&lt;Figure 3-3.  Tekoa Shoreline Map&gt;&gt;</w:t>
      </w:r>
    </w:p>
    <w:p w14:paraId="253A676A" w14:textId="4C9E1B0F" w:rsidR="000F091F" w:rsidRPr="005B7985" w:rsidRDefault="0058224C" w:rsidP="00DC5B01">
      <w:pPr>
        <w:pStyle w:val="Heading3"/>
      </w:pPr>
      <w:bookmarkStart w:id="20" w:name="_Toc204171849"/>
      <w:r w:rsidRPr="005B7985">
        <w:t>Endangered Species/Habitat</w:t>
      </w:r>
      <w:bookmarkEnd w:id="20"/>
    </w:p>
    <w:p w14:paraId="27004EC5" w14:textId="6BF98E5B" w:rsidR="000F091F" w:rsidRDefault="000F091F" w:rsidP="0058224C">
      <w:r>
        <w:t>The USFWS Information for Planning and Consultation tool for the project area (which includes both the lift station site and proposed land application areas) includes the following species:</w:t>
      </w:r>
    </w:p>
    <w:p w14:paraId="1DEE09F6" w14:textId="4D20F0BC" w:rsidR="0029297B" w:rsidRPr="000F091F" w:rsidRDefault="0029297B" w:rsidP="0029297B">
      <w:pPr>
        <w:spacing w:line="240" w:lineRule="auto"/>
        <w:rPr>
          <w:b/>
          <w:bCs/>
        </w:rPr>
      </w:pPr>
      <w:r>
        <w:rPr>
          <w:b/>
          <w:bCs/>
        </w:rPr>
        <w:t>Table</w:t>
      </w:r>
      <w:r w:rsidRPr="000F091F">
        <w:rPr>
          <w:b/>
          <w:bCs/>
        </w:rPr>
        <w:t xml:space="preserve"> 3</w:t>
      </w:r>
      <w:r>
        <w:rPr>
          <w:b/>
          <w:bCs/>
        </w:rPr>
        <w:t>.1-1</w:t>
      </w:r>
      <w:r w:rsidRPr="000F091F">
        <w:rPr>
          <w:b/>
          <w:bCs/>
        </w:rPr>
        <w:t>.  USFWS Affected Species List</w:t>
      </w:r>
    </w:p>
    <w:tbl>
      <w:tblPr>
        <w:tblStyle w:val="TableGrid"/>
        <w:tblW w:w="0" w:type="auto"/>
        <w:tblLook w:val="04A0" w:firstRow="1" w:lastRow="0" w:firstColumn="1" w:lastColumn="0" w:noHBand="0" w:noVBand="1"/>
      </w:tblPr>
      <w:tblGrid>
        <w:gridCol w:w="3116"/>
        <w:gridCol w:w="3117"/>
        <w:gridCol w:w="3117"/>
      </w:tblGrid>
      <w:tr w:rsidR="000F091F" w:rsidRPr="000F091F" w14:paraId="5E72A83B" w14:textId="77777777" w:rsidTr="000F091F">
        <w:trPr>
          <w:trHeight w:val="323"/>
        </w:trPr>
        <w:tc>
          <w:tcPr>
            <w:tcW w:w="3116" w:type="dxa"/>
          </w:tcPr>
          <w:p w14:paraId="432D0837" w14:textId="4899D54C" w:rsidR="000F091F" w:rsidRPr="000F091F" w:rsidRDefault="000F091F" w:rsidP="00C9044A">
            <w:pPr>
              <w:jc w:val="center"/>
              <w:rPr>
                <w:b/>
                <w:bCs/>
              </w:rPr>
            </w:pPr>
            <w:r w:rsidRPr="000F091F">
              <w:rPr>
                <w:b/>
                <w:bCs/>
              </w:rPr>
              <w:t>Category</w:t>
            </w:r>
          </w:p>
        </w:tc>
        <w:tc>
          <w:tcPr>
            <w:tcW w:w="3117" w:type="dxa"/>
          </w:tcPr>
          <w:p w14:paraId="31A10F42" w14:textId="49949D93" w:rsidR="000F091F" w:rsidRPr="000F091F" w:rsidRDefault="000F091F" w:rsidP="00C9044A">
            <w:pPr>
              <w:jc w:val="center"/>
              <w:rPr>
                <w:b/>
                <w:bCs/>
              </w:rPr>
            </w:pPr>
            <w:r w:rsidRPr="000F091F">
              <w:rPr>
                <w:b/>
                <w:bCs/>
              </w:rPr>
              <w:t>Species</w:t>
            </w:r>
          </w:p>
        </w:tc>
        <w:tc>
          <w:tcPr>
            <w:tcW w:w="3117" w:type="dxa"/>
          </w:tcPr>
          <w:p w14:paraId="0AD31253" w14:textId="66E4B0E0" w:rsidR="000F091F" w:rsidRPr="000F091F" w:rsidRDefault="000F091F" w:rsidP="00C9044A">
            <w:pPr>
              <w:jc w:val="center"/>
              <w:rPr>
                <w:b/>
                <w:bCs/>
              </w:rPr>
            </w:pPr>
            <w:r w:rsidRPr="000F091F">
              <w:rPr>
                <w:b/>
                <w:bCs/>
              </w:rPr>
              <w:t>Status</w:t>
            </w:r>
          </w:p>
        </w:tc>
      </w:tr>
      <w:tr w:rsidR="000F091F" w14:paraId="1F362372" w14:textId="77777777" w:rsidTr="000F091F">
        <w:trPr>
          <w:trHeight w:val="332"/>
        </w:trPr>
        <w:tc>
          <w:tcPr>
            <w:tcW w:w="3116" w:type="dxa"/>
          </w:tcPr>
          <w:p w14:paraId="6FACD478" w14:textId="7A747197" w:rsidR="000F091F" w:rsidRPr="000F091F" w:rsidRDefault="000F091F" w:rsidP="0058224C">
            <w:pPr>
              <w:rPr>
                <w:b/>
                <w:bCs/>
              </w:rPr>
            </w:pPr>
            <w:r w:rsidRPr="000F091F">
              <w:rPr>
                <w:b/>
                <w:bCs/>
              </w:rPr>
              <w:t>Birds</w:t>
            </w:r>
          </w:p>
        </w:tc>
        <w:tc>
          <w:tcPr>
            <w:tcW w:w="3117" w:type="dxa"/>
          </w:tcPr>
          <w:p w14:paraId="545FF528" w14:textId="684719DB" w:rsidR="000F091F" w:rsidRDefault="000F091F" w:rsidP="0058224C">
            <w:r>
              <w:t>Yellow-billed Cuckoo</w:t>
            </w:r>
          </w:p>
        </w:tc>
        <w:tc>
          <w:tcPr>
            <w:tcW w:w="3117" w:type="dxa"/>
          </w:tcPr>
          <w:p w14:paraId="004CD93A" w14:textId="0AB7C81E" w:rsidR="000F091F" w:rsidRDefault="000F091F" w:rsidP="0058224C">
            <w:r>
              <w:t>Threatened</w:t>
            </w:r>
          </w:p>
        </w:tc>
      </w:tr>
      <w:tr w:rsidR="000F091F" w14:paraId="15BD9AF8" w14:textId="77777777" w:rsidTr="000F091F">
        <w:tc>
          <w:tcPr>
            <w:tcW w:w="3116" w:type="dxa"/>
            <w:tcBorders>
              <w:bottom w:val="single" w:sz="4" w:space="0" w:color="auto"/>
            </w:tcBorders>
          </w:tcPr>
          <w:p w14:paraId="7AFA87AE" w14:textId="466F021E" w:rsidR="000F091F" w:rsidRPr="000F091F" w:rsidRDefault="000F091F" w:rsidP="0058224C">
            <w:pPr>
              <w:rPr>
                <w:b/>
                <w:bCs/>
              </w:rPr>
            </w:pPr>
            <w:r w:rsidRPr="000F091F">
              <w:rPr>
                <w:b/>
                <w:bCs/>
              </w:rPr>
              <w:t>Fishes</w:t>
            </w:r>
          </w:p>
        </w:tc>
        <w:tc>
          <w:tcPr>
            <w:tcW w:w="3117" w:type="dxa"/>
            <w:tcBorders>
              <w:bottom w:val="single" w:sz="4" w:space="0" w:color="auto"/>
            </w:tcBorders>
          </w:tcPr>
          <w:p w14:paraId="7834206F" w14:textId="6204EE4B" w:rsidR="000F091F" w:rsidRDefault="000F091F" w:rsidP="0058224C">
            <w:r>
              <w:t>Bull Trout</w:t>
            </w:r>
          </w:p>
        </w:tc>
        <w:tc>
          <w:tcPr>
            <w:tcW w:w="3117" w:type="dxa"/>
            <w:tcBorders>
              <w:bottom w:val="single" w:sz="4" w:space="0" w:color="auto"/>
            </w:tcBorders>
          </w:tcPr>
          <w:p w14:paraId="02CD36D7" w14:textId="584482E9" w:rsidR="000F091F" w:rsidRDefault="000F091F" w:rsidP="0058224C">
            <w:r>
              <w:t>Threatened</w:t>
            </w:r>
          </w:p>
        </w:tc>
      </w:tr>
      <w:tr w:rsidR="000F091F" w14:paraId="57C0BE62" w14:textId="77777777" w:rsidTr="000F091F">
        <w:tc>
          <w:tcPr>
            <w:tcW w:w="3116" w:type="dxa"/>
            <w:vMerge w:val="restart"/>
            <w:tcBorders>
              <w:top w:val="single" w:sz="4" w:space="0" w:color="auto"/>
              <w:left w:val="single" w:sz="4" w:space="0" w:color="auto"/>
              <w:right w:val="single" w:sz="4" w:space="0" w:color="auto"/>
            </w:tcBorders>
          </w:tcPr>
          <w:p w14:paraId="25EECCCD" w14:textId="005F7609" w:rsidR="000F091F" w:rsidRPr="000F091F" w:rsidRDefault="000F091F" w:rsidP="0058224C">
            <w:pPr>
              <w:rPr>
                <w:b/>
                <w:bCs/>
              </w:rPr>
            </w:pPr>
            <w:r w:rsidRPr="000F091F">
              <w:rPr>
                <w:b/>
                <w:bCs/>
              </w:rPr>
              <w:t>Insects</w:t>
            </w:r>
          </w:p>
        </w:tc>
        <w:tc>
          <w:tcPr>
            <w:tcW w:w="3117" w:type="dxa"/>
            <w:tcBorders>
              <w:top w:val="single" w:sz="4" w:space="0" w:color="auto"/>
              <w:left w:val="single" w:sz="4" w:space="0" w:color="auto"/>
              <w:bottom w:val="nil"/>
              <w:right w:val="single" w:sz="4" w:space="0" w:color="auto"/>
            </w:tcBorders>
          </w:tcPr>
          <w:p w14:paraId="5533A17F" w14:textId="54088AFB" w:rsidR="000F091F" w:rsidRDefault="000F091F" w:rsidP="0058224C">
            <w:r>
              <w:t>Monarch Butterfly</w:t>
            </w:r>
          </w:p>
        </w:tc>
        <w:tc>
          <w:tcPr>
            <w:tcW w:w="3117" w:type="dxa"/>
            <w:tcBorders>
              <w:top w:val="single" w:sz="4" w:space="0" w:color="auto"/>
              <w:left w:val="single" w:sz="4" w:space="0" w:color="auto"/>
              <w:bottom w:val="nil"/>
              <w:right w:val="single" w:sz="4" w:space="0" w:color="auto"/>
            </w:tcBorders>
          </w:tcPr>
          <w:p w14:paraId="38C77ADA" w14:textId="0EB82513" w:rsidR="000F091F" w:rsidRDefault="000F091F" w:rsidP="0058224C">
            <w:r>
              <w:t>Proposed Threatened</w:t>
            </w:r>
          </w:p>
        </w:tc>
      </w:tr>
      <w:tr w:rsidR="000F091F" w14:paraId="1C824F76" w14:textId="77777777" w:rsidTr="000F091F">
        <w:tc>
          <w:tcPr>
            <w:tcW w:w="3116" w:type="dxa"/>
            <w:vMerge/>
            <w:tcBorders>
              <w:left w:val="single" w:sz="4" w:space="0" w:color="auto"/>
              <w:bottom w:val="single" w:sz="4" w:space="0" w:color="auto"/>
              <w:right w:val="single" w:sz="4" w:space="0" w:color="auto"/>
            </w:tcBorders>
          </w:tcPr>
          <w:p w14:paraId="63503CF6" w14:textId="77777777" w:rsidR="000F091F" w:rsidRPr="000F091F" w:rsidRDefault="000F091F" w:rsidP="0058224C">
            <w:pPr>
              <w:rPr>
                <w:b/>
                <w:bCs/>
              </w:rPr>
            </w:pPr>
          </w:p>
        </w:tc>
        <w:tc>
          <w:tcPr>
            <w:tcW w:w="3117" w:type="dxa"/>
            <w:tcBorders>
              <w:top w:val="nil"/>
              <w:left w:val="single" w:sz="4" w:space="0" w:color="auto"/>
              <w:bottom w:val="single" w:sz="4" w:space="0" w:color="auto"/>
              <w:right w:val="single" w:sz="4" w:space="0" w:color="auto"/>
            </w:tcBorders>
          </w:tcPr>
          <w:p w14:paraId="183FA78D" w14:textId="18594234" w:rsidR="000F091F" w:rsidRDefault="000F091F" w:rsidP="0058224C">
            <w:r>
              <w:t>Cuckoo Bumble Bee</w:t>
            </w:r>
          </w:p>
        </w:tc>
        <w:tc>
          <w:tcPr>
            <w:tcW w:w="3117" w:type="dxa"/>
            <w:tcBorders>
              <w:top w:val="nil"/>
              <w:left w:val="single" w:sz="4" w:space="0" w:color="auto"/>
              <w:bottom w:val="single" w:sz="4" w:space="0" w:color="auto"/>
              <w:right w:val="single" w:sz="4" w:space="0" w:color="auto"/>
            </w:tcBorders>
          </w:tcPr>
          <w:p w14:paraId="5D0B7B34" w14:textId="7E2B4A97" w:rsidR="000F091F" w:rsidRDefault="000F091F" w:rsidP="0058224C">
            <w:r>
              <w:t>Proposed Endangered</w:t>
            </w:r>
          </w:p>
        </w:tc>
      </w:tr>
      <w:tr w:rsidR="000F091F" w14:paraId="68BD6536" w14:textId="77777777" w:rsidTr="000F091F">
        <w:tc>
          <w:tcPr>
            <w:tcW w:w="3116" w:type="dxa"/>
            <w:tcBorders>
              <w:top w:val="single" w:sz="4" w:space="0" w:color="auto"/>
            </w:tcBorders>
          </w:tcPr>
          <w:p w14:paraId="35B2BF53" w14:textId="016DFF03" w:rsidR="000F091F" w:rsidRPr="000F091F" w:rsidRDefault="000F091F" w:rsidP="0058224C">
            <w:pPr>
              <w:rPr>
                <w:b/>
                <w:bCs/>
              </w:rPr>
            </w:pPr>
            <w:r w:rsidRPr="000F091F">
              <w:rPr>
                <w:b/>
                <w:bCs/>
              </w:rPr>
              <w:t>Flowering Plants</w:t>
            </w:r>
          </w:p>
        </w:tc>
        <w:tc>
          <w:tcPr>
            <w:tcW w:w="3117" w:type="dxa"/>
            <w:tcBorders>
              <w:top w:val="single" w:sz="4" w:space="0" w:color="auto"/>
            </w:tcBorders>
          </w:tcPr>
          <w:p w14:paraId="25629671" w14:textId="6F06C235" w:rsidR="000F091F" w:rsidRDefault="000F091F" w:rsidP="0058224C">
            <w:r>
              <w:t>Spalding’s Catchfly</w:t>
            </w:r>
          </w:p>
        </w:tc>
        <w:tc>
          <w:tcPr>
            <w:tcW w:w="3117" w:type="dxa"/>
            <w:tcBorders>
              <w:top w:val="single" w:sz="4" w:space="0" w:color="auto"/>
            </w:tcBorders>
          </w:tcPr>
          <w:p w14:paraId="523224DF" w14:textId="06A38EC4" w:rsidR="000F091F" w:rsidRDefault="000F091F" w:rsidP="0058224C">
            <w:r>
              <w:t>Threatened</w:t>
            </w:r>
          </w:p>
        </w:tc>
      </w:tr>
    </w:tbl>
    <w:p w14:paraId="3FD167DA" w14:textId="144C5C9C" w:rsidR="00BB3FB2" w:rsidRDefault="00BB3FB2" w:rsidP="00BB3FB2">
      <w:pPr>
        <w:spacing w:after="160" w:line="259" w:lineRule="auto"/>
      </w:pPr>
    </w:p>
    <w:p w14:paraId="7CAD641C" w14:textId="55138E40" w:rsidR="00BB3FB2" w:rsidRDefault="00BB3FB2" w:rsidP="00DC5B01">
      <w:pPr>
        <w:pStyle w:val="Heading3"/>
      </w:pPr>
      <w:bookmarkStart w:id="21" w:name="_Toc204171850"/>
      <w:r>
        <w:t>National Wild and Scenic Rivers Act</w:t>
      </w:r>
      <w:bookmarkEnd w:id="21"/>
    </w:p>
    <w:p w14:paraId="7B618DE0" w14:textId="6C8D1D64" w:rsidR="0058224C" w:rsidRPr="00BB3FB2" w:rsidRDefault="00286F34" w:rsidP="00BB3FB2">
      <w:pPr>
        <w:spacing w:after="160" w:line="259" w:lineRule="auto"/>
        <w:rPr>
          <w:rFonts w:eastAsiaTheme="majorEastAsia" w:cstheme="majorBidi"/>
          <w:b/>
          <w:szCs w:val="24"/>
        </w:rPr>
      </w:pPr>
      <w:r>
        <w:t>Hangman Creek has not been given a</w:t>
      </w:r>
      <w:r w:rsidR="0058224C" w:rsidRPr="0058224C">
        <w:t xml:space="preserve"> designat</w:t>
      </w:r>
      <w:r>
        <w:t>ion</w:t>
      </w:r>
      <w:r w:rsidR="0058224C" w:rsidRPr="0058224C">
        <w:t xml:space="preserve"> under the National Wild and Scenic Rivers Act.</w:t>
      </w:r>
    </w:p>
    <w:p w14:paraId="688CB359" w14:textId="50CD2BED" w:rsidR="0058224C" w:rsidRPr="0058224C" w:rsidRDefault="0058224C" w:rsidP="00E42F26">
      <w:pPr>
        <w:pStyle w:val="Heading2"/>
        <w:numPr>
          <w:ilvl w:val="1"/>
          <w:numId w:val="5"/>
        </w:numPr>
        <w:ind w:left="360" w:hanging="360"/>
      </w:pPr>
      <w:bookmarkStart w:id="22" w:name="_Toc204171851"/>
      <w:r w:rsidRPr="0058224C">
        <w:t xml:space="preserve">Community </w:t>
      </w:r>
      <w:r w:rsidR="00BB3FB2">
        <w:t>Considerations</w:t>
      </w:r>
      <w:bookmarkEnd w:id="22"/>
    </w:p>
    <w:p w14:paraId="34ECEBDB" w14:textId="6B4F2620" w:rsidR="00BB3FB2" w:rsidRDefault="00BB3FB2" w:rsidP="00DC5B01">
      <w:pPr>
        <w:pStyle w:val="Heading3"/>
      </w:pPr>
      <w:bookmarkStart w:id="23" w:name="_Toc204171852"/>
      <w:r>
        <w:t>Community Health</w:t>
      </w:r>
      <w:bookmarkEnd w:id="23"/>
    </w:p>
    <w:p w14:paraId="51E532A8" w14:textId="3497DF85" w:rsidR="0089684B" w:rsidRDefault="0058224C" w:rsidP="00BB3FB2">
      <w:pPr>
        <w:rPr>
          <w:highlight w:val="yellow"/>
        </w:rPr>
      </w:pPr>
      <w:r w:rsidRPr="0058224C">
        <w:t xml:space="preserve">The proper collection and treatment of wastewater provided by the City's system are essential for protecting public health and preventing waterborne diseases. This Facility Plan aims to ensure the continued reliability of these services. </w:t>
      </w:r>
      <w:r w:rsidRPr="00BB4FE8">
        <w:rPr>
          <w:highlight w:val="yellow"/>
        </w:rPr>
        <w:t xml:space="preserve">The </w:t>
      </w:r>
      <w:proofErr w:type="gramStart"/>
      <w:r w:rsidRPr="00BB4FE8">
        <w:rPr>
          <w:highlight w:val="yellow"/>
        </w:rPr>
        <w:t>City</w:t>
      </w:r>
      <w:proofErr w:type="gramEnd"/>
      <w:r w:rsidRPr="00BB4FE8">
        <w:rPr>
          <w:highlight w:val="yellow"/>
        </w:rPr>
        <w:t xml:space="preserve"> coordinates with Whitman County Public Health on matters related to sanitation and public health protection.</w:t>
      </w:r>
      <w:r w:rsidR="0089684B">
        <w:rPr>
          <w:highlight w:val="yellow"/>
        </w:rPr>
        <w:br w:type="page"/>
      </w:r>
    </w:p>
    <w:p w14:paraId="745D59B5" w14:textId="2097E32E" w:rsidR="00BB3FB2" w:rsidRDefault="00BB3FB2" w:rsidP="00DC5B01">
      <w:pPr>
        <w:pStyle w:val="Heading3"/>
      </w:pPr>
      <w:bookmarkStart w:id="24" w:name="_Toc204171853"/>
      <w:r>
        <w:lastRenderedPageBreak/>
        <w:t>Archeological and Historical</w:t>
      </w:r>
      <w:bookmarkEnd w:id="24"/>
    </w:p>
    <w:p w14:paraId="5D1984D7" w14:textId="63A68707" w:rsidR="0058224C" w:rsidRDefault="00E757D0" w:rsidP="0058224C">
      <w:r>
        <w:t xml:space="preserve">Recent projects have served as opportunities for archeological and historical review of the treatment plant site and facilities nearby.  Most recently, a cultural survey was </w:t>
      </w:r>
      <w:r w:rsidR="003C2C05">
        <w:t>carried out</w:t>
      </w:r>
      <w:r>
        <w:t xml:space="preserve"> in preparation for the construction of the influent lift station.  </w:t>
      </w:r>
      <w:r w:rsidRPr="00E757D0">
        <w:t>The primary goal of the cultural resource survey</w:t>
      </w:r>
      <w:r>
        <w:t xml:space="preserve"> was</w:t>
      </w:r>
      <w:r w:rsidRPr="00E757D0">
        <w:t xml:space="preserve"> to identify and assess any archaeological or cultural resources within the proposed construction </w:t>
      </w:r>
      <w:r w:rsidR="00286F34">
        <w:t xml:space="preserve">area </w:t>
      </w:r>
      <w:r w:rsidRPr="00E757D0">
        <w:t xml:space="preserve">of the influent lift station. This survey was undertaken to fulfill the cultural resources regulatory requirements mandated by the Department of Ecology and the Spokane Tribal Historic Preservation Office before </w:t>
      </w:r>
      <w:r>
        <w:t>beginning</w:t>
      </w:r>
      <w:r w:rsidRPr="00E757D0">
        <w:t xml:space="preserve"> construction activities.</w:t>
      </w:r>
    </w:p>
    <w:p w14:paraId="57BE7C0C" w14:textId="200A5587" w:rsidR="00E757D0" w:rsidRDefault="00E757D0" w:rsidP="0058224C">
      <w:r>
        <w:t>T</w:t>
      </w:r>
      <w:r w:rsidRPr="00E757D0">
        <w:t>he search revealed four previously recorded historic properties within a 1-mile radius of the</w:t>
      </w:r>
      <w:r w:rsidR="003C2C05">
        <w:t xml:space="preserve"> project area</w:t>
      </w:r>
      <w:r w:rsidRPr="00E757D0">
        <w:t xml:space="preserve">, primarily consisting of railroad-related features. The subsurface survey of the </w:t>
      </w:r>
      <w:r w:rsidR="00286F34">
        <w:t>area</w:t>
      </w:r>
      <w:r w:rsidRPr="00E757D0">
        <w:t xml:space="preserve"> yielded no pre-contact archaeological materials. However, one historic artifact, a 4-inch nail, was found in one STP, and modern debris (concrete fragments) was recovered from another. The soil profile generally indicated disturbed conditions, likely from the initial construction of the wastewater treatment plant.</w:t>
      </w:r>
    </w:p>
    <w:p w14:paraId="4A0F596C" w14:textId="500F072E" w:rsidR="00BB3FB2" w:rsidRDefault="00E757D0" w:rsidP="00447640">
      <w:r w:rsidRPr="00E757D0">
        <w:t xml:space="preserve">The Spokane Tribe of Indians Preservation Program concluded that the proposed project </w:t>
      </w:r>
      <w:r>
        <w:t xml:space="preserve">was </w:t>
      </w:r>
      <w:r w:rsidRPr="00E757D0">
        <w:t xml:space="preserve">unlikely to have adverse effects on significant cultural resources based on the survey findings. However, due to the </w:t>
      </w:r>
      <w:r>
        <w:t>treatment plant’s</w:t>
      </w:r>
      <w:r w:rsidRPr="00E757D0">
        <w:t xml:space="preserve"> proximity to Hangman Creek and </w:t>
      </w:r>
      <w:r>
        <w:t>(and the Creek’s</w:t>
      </w:r>
      <w:r w:rsidRPr="00E757D0">
        <w:t xml:space="preserve"> cultural importance</w:t>
      </w:r>
      <w:r>
        <w:t>)</w:t>
      </w:r>
      <w:r w:rsidRPr="00E757D0">
        <w:t xml:space="preserve">, </w:t>
      </w:r>
      <w:r>
        <w:t>the</w:t>
      </w:r>
      <w:r w:rsidRPr="00E757D0">
        <w:t xml:space="preserve"> possibility of encountering cultural materials during construction </w:t>
      </w:r>
      <w:r>
        <w:t>was emphasized and remains important</w:t>
      </w:r>
      <w:r w:rsidRPr="00E757D0">
        <w:t>.</w:t>
      </w:r>
      <w:r>
        <w:t xml:space="preserve"> T</w:t>
      </w:r>
      <w:r w:rsidRPr="00E757D0">
        <w:t xml:space="preserve">he primary recommendation </w:t>
      </w:r>
      <w:r>
        <w:t>was</w:t>
      </w:r>
      <w:r w:rsidRPr="00E757D0">
        <w:t xml:space="preserve"> to have an Inadvertent Discovery Plan (IDP) in place before any ground-disturbing activities beg</w:t>
      </w:r>
      <w:r>
        <w:t>a</w:t>
      </w:r>
      <w:r w:rsidRPr="00E757D0">
        <w:t>n.</w:t>
      </w:r>
      <w:r>
        <w:t xml:space="preserve"> </w:t>
      </w:r>
    </w:p>
    <w:p w14:paraId="1008AEE7" w14:textId="000A496C" w:rsidR="00BB3FB2" w:rsidRPr="00BB3FB2" w:rsidRDefault="00BB3FB2" w:rsidP="00BB3FB2">
      <w:pPr>
        <w:pStyle w:val="Heading2"/>
        <w:rPr>
          <w:rStyle w:val="Heading2Char"/>
          <w:rFonts w:eastAsia="Calibri" w:cs="Times New Roman"/>
          <w:b/>
          <w:bCs/>
          <w:szCs w:val="22"/>
        </w:rPr>
      </w:pPr>
      <w:bookmarkStart w:id="25" w:name="_Toc204171854"/>
      <w:r w:rsidRPr="00BB3FB2">
        <w:t>Land Use and Zoning</w:t>
      </w:r>
      <w:bookmarkEnd w:id="25"/>
    </w:p>
    <w:p w14:paraId="71E0D146" w14:textId="14F304E4" w:rsidR="00447640" w:rsidRPr="00447640" w:rsidRDefault="00447640" w:rsidP="00447640">
      <w:r w:rsidRPr="00447640">
        <w:rPr>
          <w:i/>
          <w:iCs/>
        </w:rPr>
        <w:t>(WAC 173-240-050 (d)(</w:t>
      </w:r>
      <w:proofErr w:type="spellStart"/>
      <w:r w:rsidRPr="00447640">
        <w:rPr>
          <w:i/>
          <w:iCs/>
        </w:rPr>
        <w:t>i</w:t>
      </w:r>
      <w:proofErr w:type="spellEnd"/>
      <w:r w:rsidRPr="00447640">
        <w:rPr>
          <w:i/>
          <w:iCs/>
        </w:rPr>
        <w:t>))</w:t>
      </w:r>
    </w:p>
    <w:p w14:paraId="0F0DFD62" w14:textId="5DA2BD3C" w:rsidR="005219CE" w:rsidRDefault="00BB3FB2" w:rsidP="00BB3FB2">
      <w:r w:rsidRPr="00BB3FB2">
        <w:t xml:space="preserve">Land use and zoning patterns within the wastewater service area are fundamental considerations for facility planning as they dictate the type, density, and location of existing and future development. </w:t>
      </w:r>
      <w:r w:rsidR="005219CE">
        <w:t xml:space="preserve">See </w:t>
      </w:r>
      <w:r w:rsidR="005219CE">
        <w:rPr>
          <w:b/>
          <w:bCs/>
        </w:rPr>
        <w:t xml:space="preserve">Figure 3.3-1 </w:t>
      </w:r>
      <w:r w:rsidR="005219CE">
        <w:t>for a</w:t>
      </w:r>
      <w:r w:rsidRPr="00BB3FB2">
        <w:t xml:space="preserve"> map illustrating the current zoning designations in </w:t>
      </w:r>
      <w:r>
        <w:t>Tekoa</w:t>
      </w:r>
      <w:r w:rsidRPr="00BB3FB2">
        <w:t xml:space="preserve"> </w:t>
      </w:r>
      <w:r w:rsidR="005219CE">
        <w:t>below.</w:t>
      </w:r>
    </w:p>
    <w:p w14:paraId="32913ACE" w14:textId="0889D146" w:rsidR="0003208D" w:rsidRDefault="0003208D">
      <w:pPr>
        <w:spacing w:after="160" w:line="259" w:lineRule="auto"/>
      </w:pPr>
      <w:r>
        <w:br w:type="page"/>
      </w:r>
    </w:p>
    <w:p w14:paraId="2A2E1524" w14:textId="470519BA" w:rsidR="0003208D" w:rsidRPr="0003208D" w:rsidRDefault="0003208D" w:rsidP="0003208D">
      <w:pPr>
        <w:jc w:val="center"/>
        <w:rPr>
          <w:sz w:val="36"/>
          <w:szCs w:val="36"/>
        </w:rPr>
      </w:pPr>
      <w:r w:rsidRPr="0003208D">
        <w:rPr>
          <w:sz w:val="36"/>
          <w:szCs w:val="36"/>
          <w:highlight w:val="yellow"/>
        </w:rPr>
        <w:lastRenderedPageBreak/>
        <w:t>Insert Zoning Map</w:t>
      </w:r>
    </w:p>
    <w:p w14:paraId="0780A303" w14:textId="77777777" w:rsidR="0003208D" w:rsidRDefault="0003208D">
      <w:pPr>
        <w:spacing w:after="160" w:line="259" w:lineRule="auto"/>
      </w:pPr>
      <w:r>
        <w:br w:type="page"/>
      </w:r>
    </w:p>
    <w:p w14:paraId="7207EAD2" w14:textId="77777777" w:rsidR="0003208D" w:rsidRDefault="0003208D" w:rsidP="00BB3FB2"/>
    <w:p w14:paraId="7269A3D1" w14:textId="5FB4E336" w:rsidR="00BB3FB2" w:rsidRPr="00BB3FB2" w:rsidRDefault="00BB3FB2" w:rsidP="00BB3FB2">
      <w:r w:rsidRPr="00BB3FB2">
        <w:t xml:space="preserve">Understanding these patterns is essential for projecting future wastewater flows and loads. The existing zoning map for Tekoa designates three land use categories: residential, commercial, and agricultural. </w:t>
      </w:r>
      <w:r w:rsidRPr="00BB3FB2">
        <w:rPr>
          <w:highlight w:val="yellow"/>
        </w:rPr>
        <w:t>&lt;&lt;check3.1_2&gt;&gt;</w:t>
      </w:r>
      <w:r w:rsidRPr="00BB3FB2">
        <w:t xml:space="preserve"> As Tekoa grows, zoning may change, affecting both population density and development patterns, which will influence wastewater demand. </w:t>
      </w:r>
    </w:p>
    <w:p w14:paraId="59BE8F6C" w14:textId="37756213" w:rsidR="00BB3FB2" w:rsidRPr="00BB3FB2" w:rsidRDefault="00BB3FB2" w:rsidP="00BB3FB2">
      <w:r w:rsidRPr="00BB3FB2">
        <w:t>The purpose of conducting growth projections in a wastewater facility plan is to accurately estimate future wastewater flows and loads, ensuring that the wastewater collection, treatment, and disposal facilities are adequately sized to meet projected demands over the planning period. Zoning is considered in wastewater management planning because it dictates the types and density of development allowed in different areas. This directly impacts population density, water usage patterns, and consequently, the volume and character of wastewater generated. By analyzing existing zoning and anticipated changes in local land use plans, future wastewater demands can be projected more accurately across the service area</w:t>
      </w:r>
      <w:r w:rsidR="005219CE">
        <w:t xml:space="preserve"> and be used as an aid for planning infrastructure maintenance and improvements</w:t>
      </w:r>
      <w:r w:rsidRPr="00BB3FB2">
        <w:t xml:space="preserve">. </w:t>
      </w:r>
    </w:p>
    <w:p w14:paraId="7E90FDDE" w14:textId="6064821D" w:rsidR="00BB3FB2" w:rsidRPr="00BB3FB2" w:rsidRDefault="00BB3FB2" w:rsidP="00BB3FB2">
      <w:r w:rsidRPr="00BB3FB2">
        <w:t xml:space="preserve">This Facility Plan covers the period from </w:t>
      </w:r>
      <w:r w:rsidR="00AF7B90">
        <w:t xml:space="preserve">2025 </w:t>
      </w:r>
      <w:r w:rsidRPr="00BB3FB2">
        <w:t>to</w:t>
      </w:r>
      <w:r w:rsidR="00AF7B90">
        <w:t xml:space="preserve"> 20</w:t>
      </w:r>
      <w:del w:id="26" w:author="Sean McSherry" w:date="2025-05-29T17:17:00Z" w16du:dateUtc="2025-05-30T00:17:00Z">
        <w:r w:rsidR="00AF7B90" w:rsidDel="001E6D48">
          <w:delText>4</w:delText>
        </w:r>
      </w:del>
      <w:r w:rsidR="00AF7B90">
        <w:t>45</w:t>
      </w:r>
      <w:r w:rsidRPr="00BB3FB2">
        <w:t xml:space="preserve"> and is intended to align with the community's comprehensive planning updates and capital improvement cycles. This facility plan considers </w:t>
      </w:r>
      <w:proofErr w:type="gramStart"/>
      <w:r w:rsidR="00AF7B90">
        <w:t xml:space="preserve">three </w:t>
      </w:r>
      <w:r w:rsidRPr="00BB3FB2">
        <w:t xml:space="preserve"> distinct</w:t>
      </w:r>
      <w:proofErr w:type="gramEnd"/>
      <w:r w:rsidRPr="00BB3FB2">
        <w:t xml:space="preserve"> growth scenarios for projecting future wastewater needs. These scenarios are based on</w:t>
      </w:r>
      <w:r w:rsidR="00AF7B90">
        <w:t xml:space="preserve"> &lt;&lt;need to add&gt;&gt;</w:t>
      </w:r>
    </w:p>
    <w:p w14:paraId="45567FB2" w14:textId="66FD0902" w:rsidR="00BB3FB2" w:rsidRPr="00BB3FB2" w:rsidRDefault="00BB3FB2" w:rsidP="005A2F8C">
      <w:pPr>
        <w:pStyle w:val="Heading2"/>
        <w:rPr>
          <w:i/>
          <w:iCs/>
        </w:rPr>
      </w:pPr>
      <w:bookmarkStart w:id="27" w:name="_Toc204171855"/>
      <w:r>
        <w:t>Urban Growth Areas and Future Development Trends</w:t>
      </w:r>
      <w:bookmarkEnd w:id="27"/>
    </w:p>
    <w:p w14:paraId="1A94CC79" w14:textId="135D2148" w:rsidR="00447640" w:rsidRPr="00447640" w:rsidRDefault="00447640" w:rsidP="00447640">
      <w:pPr>
        <w:rPr>
          <w:rFonts w:eastAsiaTheme="majorEastAsia" w:cstheme="majorBidi"/>
          <w:b/>
          <w:szCs w:val="26"/>
        </w:rPr>
      </w:pPr>
      <w:r w:rsidRPr="00447640">
        <w:rPr>
          <w:i/>
          <w:iCs/>
        </w:rPr>
        <w:t>(WAC 173-240-050 (d)(</w:t>
      </w:r>
      <w:proofErr w:type="spellStart"/>
      <w:r w:rsidRPr="00447640">
        <w:rPr>
          <w:i/>
          <w:iCs/>
        </w:rPr>
        <w:t>i</w:t>
      </w:r>
      <w:proofErr w:type="spellEnd"/>
      <w:r w:rsidRPr="00447640">
        <w:rPr>
          <w:i/>
          <w:iCs/>
        </w:rPr>
        <w:t>))</w:t>
      </w:r>
    </w:p>
    <w:p w14:paraId="787ACFCC" w14:textId="687B2EB4" w:rsidR="00BB3FB2" w:rsidRDefault="00447640" w:rsidP="00447640">
      <w:r w:rsidRPr="00447640">
        <w:t xml:space="preserve">This facility plan utilizes growth scenarios to project wastewater needs over specific planning periods: a </w:t>
      </w:r>
      <w:r w:rsidR="00AF7B90">
        <w:t>6</w:t>
      </w:r>
      <w:r w:rsidRPr="00447640">
        <w:t xml:space="preserve">-year near-term period from </w:t>
      </w:r>
      <w:r w:rsidR="00AF7B90">
        <w:t>2024</w:t>
      </w:r>
      <w:r w:rsidRPr="00447640">
        <w:t xml:space="preserve"> to </w:t>
      </w:r>
      <w:r w:rsidR="00AF7B90">
        <w:t>2030</w:t>
      </w:r>
      <w:r w:rsidRPr="00447640">
        <w:t xml:space="preserve"> and a 20-year long-term period from </w:t>
      </w:r>
      <w:r w:rsidR="00AF7B90">
        <w:t>2025 to 2045</w:t>
      </w:r>
      <w:r w:rsidRPr="00447640">
        <w:t xml:space="preserve">. This dual timeframe allows for both immediate planning and long-range infrastructure needs assessment, accommodating both known near-term projects and longer-term build-out potential. The Growth Management Act (GMA) is a state law that requires state and local governments to manage growth by planning and protecting critical areas and designating urban growth areas where development is concentrated. GMA planning significantly influences wastewater treatment facility planning by directing where future wastewater service will be needed and promoting efficient infrastructure investment within designated areas. </w:t>
      </w:r>
    </w:p>
    <w:p w14:paraId="1168019D" w14:textId="44D7A975" w:rsidR="00447640" w:rsidRPr="00BB3FB2" w:rsidRDefault="00BB3FB2" w:rsidP="005A2F8C">
      <w:pPr>
        <w:pStyle w:val="Heading2"/>
        <w:rPr>
          <w:rStyle w:val="Heading2Char"/>
          <w:b/>
          <w:bCs/>
        </w:rPr>
      </w:pPr>
      <w:bookmarkStart w:id="28" w:name="_Toc204171856"/>
      <w:r w:rsidRPr="00BB3FB2">
        <w:rPr>
          <w:rStyle w:val="Heading2Char"/>
          <w:b/>
          <w:bCs/>
        </w:rPr>
        <w:t xml:space="preserve">Tekoa Area </w:t>
      </w:r>
      <w:r w:rsidR="00447640" w:rsidRPr="00BB3FB2">
        <w:rPr>
          <w:rStyle w:val="Heading2Char"/>
          <w:b/>
          <w:bCs/>
        </w:rPr>
        <w:t>Geography and Landscape</w:t>
      </w:r>
      <w:bookmarkEnd w:id="28"/>
    </w:p>
    <w:p w14:paraId="299024C0" w14:textId="77777777" w:rsidR="00BB3FB2" w:rsidRDefault="00BB3FB2" w:rsidP="00447640">
      <w:r w:rsidRPr="00447640">
        <w:rPr>
          <w:i/>
          <w:iCs/>
        </w:rPr>
        <w:t>(WAC 173-240-050(f))</w:t>
      </w:r>
    </w:p>
    <w:p w14:paraId="283F97FE" w14:textId="77777777" w:rsidR="000707E7" w:rsidRDefault="0003208D" w:rsidP="0003208D">
      <w:r w:rsidRPr="00DC5CB9">
        <w:t xml:space="preserve">Tekoa </w:t>
      </w:r>
      <w:r w:rsidR="000707E7" w:rsidRPr="00DC5CB9">
        <w:t>is in</w:t>
      </w:r>
      <w:r>
        <w:t xml:space="preserve"> an </w:t>
      </w:r>
      <w:r w:rsidRPr="00DC5CB9">
        <w:t>agricultural area</w:t>
      </w:r>
      <w:r>
        <w:t xml:space="preserve"> of Eastern Washington known as the</w:t>
      </w:r>
      <w:r w:rsidRPr="00DC5CB9">
        <w:t xml:space="preserve"> Palouse. It is situated approximately 40 miles southeast of Spokane</w:t>
      </w:r>
      <w:r>
        <w:t xml:space="preserve">.  </w:t>
      </w:r>
      <w:r w:rsidRPr="00DC5CB9">
        <w:t xml:space="preserve">The </w:t>
      </w:r>
      <w:r>
        <w:t>area surrounding Tekoa</w:t>
      </w:r>
      <w:r w:rsidRPr="00DC5CB9">
        <w:t xml:space="preserve"> is characterized by characteristic </w:t>
      </w:r>
      <w:r>
        <w:t>rolling</w:t>
      </w:r>
      <w:r w:rsidRPr="00DC5CB9">
        <w:t xml:space="preserve"> hills of the Palouse region</w:t>
      </w:r>
      <w:r>
        <w:t>.</w:t>
      </w:r>
      <w:r w:rsidRPr="00DC5CB9">
        <w:t xml:space="preserve"> The primary industry related to the area's geography is agriculture. The geography, particularly the terrain and presence </w:t>
      </w:r>
      <w:r>
        <w:t>of</w:t>
      </w:r>
      <w:r w:rsidRPr="00DC5CB9">
        <w:t xml:space="preserve"> Hangman Creek and Little Hangman Creek</w:t>
      </w:r>
      <w:r>
        <w:t>,</w:t>
      </w:r>
      <w:r w:rsidRPr="00DC5CB9">
        <w:t xml:space="preserve"> influences local drainage patterns which are relevant to stormwater management and potential infiltration/inflow into the sewer system.</w:t>
      </w:r>
      <w:del w:id="29" w:author="Sean McSherry" w:date="2025-05-29T17:17:00Z" w16du:dateUtc="2025-05-30T00:17:00Z">
        <w:r w:rsidRPr="00DC5CB9" w:rsidDel="001E6D48">
          <w:br/>
        </w:r>
      </w:del>
    </w:p>
    <w:p w14:paraId="5B56BFFE" w14:textId="1D502F9F" w:rsidR="0003208D" w:rsidRDefault="0003208D" w:rsidP="0003208D">
      <w:r w:rsidRPr="00DC5CB9">
        <w:lastRenderedPageBreak/>
        <w:t xml:space="preserve">The area soils are predominantly silt or loess, which accumulated from glacial </w:t>
      </w:r>
      <w:r w:rsidR="000707E7" w:rsidRPr="00DC5CB9">
        <w:t>deposits overlying</w:t>
      </w:r>
      <w:r w:rsidRPr="00DC5CB9">
        <w:t xml:space="preserve"> </w:t>
      </w:r>
      <w:r>
        <w:t>the area’s</w:t>
      </w:r>
      <w:r w:rsidRPr="00DC5CB9">
        <w:t xml:space="preserve"> basalt flow</w:t>
      </w:r>
      <w:r>
        <w:t xml:space="preserve"> formations</w:t>
      </w:r>
      <w:r w:rsidRPr="00DC5CB9">
        <w:t xml:space="preserve">, along with the siltstones and sandstones of the Latah Formation. </w:t>
      </w:r>
      <w:r w:rsidRPr="00C11051">
        <w:t xml:space="preserve">Buttes such as Tekoa Mountain, formed from islands of </w:t>
      </w:r>
      <w:proofErr w:type="spellStart"/>
      <w:r w:rsidRPr="00C11051">
        <w:t>siltite</w:t>
      </w:r>
      <w:proofErr w:type="spellEnd"/>
      <w:r w:rsidRPr="00C11051">
        <w:t xml:space="preserve"> and quartzite jutting above the basalt flows, are composed of harder, less permeable rock; these features generally lead to lower water infiltration rates, increased surface runoff, and the development of thin, rocky soils often unsuitable for agriculture</w:t>
      </w:r>
      <w:r>
        <w:t>.</w:t>
      </w:r>
      <w:r w:rsidRPr="00C11051">
        <w:t xml:space="preserve"> </w:t>
      </w:r>
      <w:r w:rsidRPr="00DC5CB9">
        <w:t xml:space="preserve">Understanding the </w:t>
      </w:r>
      <w:r>
        <w:t xml:space="preserve">areas geological setting and the </w:t>
      </w:r>
      <w:r w:rsidRPr="00DC5CB9">
        <w:t xml:space="preserve">soil types and underlying </w:t>
      </w:r>
      <w:r>
        <w:t xml:space="preserve">that </w:t>
      </w:r>
      <w:r w:rsidRPr="00DC5CB9">
        <w:t>geology is important for evaluating infiltration potential and site suitability for infrastructure construction</w:t>
      </w:r>
      <w:r>
        <w:t xml:space="preserve"> related to treatment.</w:t>
      </w:r>
    </w:p>
    <w:p w14:paraId="4729F773" w14:textId="77777777" w:rsidR="005A2F8C" w:rsidRDefault="005A2F8C" w:rsidP="005A2F8C">
      <w:pPr>
        <w:pStyle w:val="Heading2"/>
      </w:pPr>
      <w:bookmarkStart w:id="30" w:name="_Toc204171857"/>
      <w:r>
        <w:t>Tekoa Water System Description</w:t>
      </w:r>
      <w:bookmarkEnd w:id="30"/>
      <w:r>
        <w:t xml:space="preserve"> </w:t>
      </w:r>
    </w:p>
    <w:p w14:paraId="4639EEB8" w14:textId="77777777" w:rsidR="001E6D48" w:rsidRPr="00447640" w:rsidRDefault="001E6D48" w:rsidP="001E6D48">
      <w:r>
        <w:t xml:space="preserve">The City of Tekoa owns and operates a Group A public water system (DOH ID: 828707) that serves the residents within the city limits. The system includes 3 active wells, 1 Irrigation well, 1 decommissioned well, 1 storage reservoirs, and a network of distribution and transmission mains. The system operates with a single pressure zone. </w:t>
      </w:r>
    </w:p>
    <w:p w14:paraId="3787DFD6" w14:textId="77777777" w:rsidR="001E6D48" w:rsidRDefault="001E6D48" w:rsidP="00DC5B01">
      <w:pPr>
        <w:pStyle w:val="Heading3"/>
      </w:pPr>
      <w:bookmarkStart w:id="31" w:name="_Toc198422123"/>
      <w:bookmarkStart w:id="32" w:name="_Toc204171858"/>
      <w:r w:rsidRPr="00447640">
        <w:t>Water Sources</w:t>
      </w:r>
      <w:bookmarkEnd w:id="31"/>
      <w:bookmarkEnd w:id="32"/>
    </w:p>
    <w:p w14:paraId="6EFE036E" w14:textId="17704C86" w:rsidR="001E6D48" w:rsidRDefault="001E6D48" w:rsidP="001E6D48">
      <w:r>
        <w:t xml:space="preserve">The City’s water supply comes from two chlorinated ground water wells, both with vertical shaft turbine pumps and shelters. There is </w:t>
      </w:r>
      <w:proofErr w:type="gramStart"/>
      <w:r>
        <w:t>an also</w:t>
      </w:r>
      <w:proofErr w:type="gramEnd"/>
      <w:r>
        <w:t xml:space="preserve"> an irrigation well at the golf course and a decommissioned well as part of the City’s water system.</w:t>
      </w:r>
    </w:p>
    <w:p w14:paraId="21D67964" w14:textId="77777777" w:rsidR="001E6D48" w:rsidRDefault="001E6D48" w:rsidP="001E6D48">
      <w:pPr>
        <w:pStyle w:val="ListParagraph"/>
        <w:numPr>
          <w:ilvl w:val="0"/>
          <w:numId w:val="14"/>
        </w:numPr>
        <w:spacing w:after="0" w:line="240" w:lineRule="auto"/>
      </w:pPr>
      <w:r>
        <w:t>Well 1 (AGG-171) or the “North Well” across from city hall at 400 Washington St was an original well for the city built in the late 1920’s – early 1930’s. It was decommissioned in 2011 after a partial collapse. It was a 6” Diameter, 176ft deep well producing 210 gallons per minute (</w:t>
      </w:r>
      <w:proofErr w:type="spellStart"/>
      <w:r>
        <w:t>gpm</w:t>
      </w:r>
      <w:proofErr w:type="spellEnd"/>
      <w:r>
        <w:t xml:space="preserve">). </w:t>
      </w:r>
    </w:p>
    <w:p w14:paraId="3BFBB07E" w14:textId="77777777" w:rsidR="001E6D48" w:rsidRDefault="001E6D48" w:rsidP="001E6D48">
      <w:pPr>
        <w:pStyle w:val="ListParagraph"/>
        <w:numPr>
          <w:ilvl w:val="0"/>
          <w:numId w:val="14"/>
        </w:numPr>
        <w:spacing w:after="0" w:line="240" w:lineRule="auto"/>
      </w:pPr>
      <w:r>
        <w:t xml:space="preserve">Well 2 (AGG-172) or the “South Well” across from city hall at 400 Washington St was an original well for the city built in the late 1920’s-1930’s was decommissioned in 2009. It was a 4” diameter, 167ft deep well producing 100 </w:t>
      </w:r>
      <w:proofErr w:type="spellStart"/>
      <w:r>
        <w:t>gpm</w:t>
      </w:r>
      <w:proofErr w:type="spellEnd"/>
    </w:p>
    <w:p w14:paraId="41AEB055" w14:textId="77777777" w:rsidR="001E6D48" w:rsidRDefault="001E6D48" w:rsidP="001E6D48">
      <w:pPr>
        <w:pStyle w:val="ListParagraph"/>
        <w:numPr>
          <w:ilvl w:val="0"/>
          <w:numId w:val="14"/>
        </w:numPr>
        <w:spacing w:after="0" w:line="240" w:lineRule="auto"/>
      </w:pPr>
      <w:r>
        <w:t xml:space="preserve">Well 3 (AGG-173) or the “Truax Well” at 402 Line St at the corner of Truax St and Line St serves as the City’s primary Well. It was built in 1978. It is a 16” diameter 1400ft deep well producing 900 </w:t>
      </w:r>
      <w:proofErr w:type="spellStart"/>
      <w:r>
        <w:t>gpm</w:t>
      </w:r>
      <w:proofErr w:type="spellEnd"/>
      <w:r>
        <w:t xml:space="preserve">. </w:t>
      </w:r>
    </w:p>
    <w:p w14:paraId="65AF8F8F" w14:textId="77777777" w:rsidR="001E6D48" w:rsidRDefault="001E6D48" w:rsidP="001E6D48">
      <w:pPr>
        <w:pStyle w:val="ListParagraph"/>
        <w:numPr>
          <w:ilvl w:val="0"/>
          <w:numId w:val="14"/>
        </w:numPr>
        <w:spacing w:after="0" w:line="240" w:lineRule="auto"/>
      </w:pPr>
      <w:r>
        <w:t xml:space="preserve">Well 4 (AAU-279) constructed in 2006 is located at the city’s golf course at 202 Golf course Rd and serves as an irrigation well for the City’s golf course. It is an 8” diameter 180ft deep well producing 100 </w:t>
      </w:r>
      <w:proofErr w:type="spellStart"/>
      <w:r>
        <w:t>gpm</w:t>
      </w:r>
      <w:proofErr w:type="spellEnd"/>
      <w:r>
        <w:t xml:space="preserve">. </w:t>
      </w:r>
    </w:p>
    <w:p w14:paraId="1B234342" w14:textId="77777777" w:rsidR="001E6D48" w:rsidRDefault="001E6D48" w:rsidP="001E6D48">
      <w:pPr>
        <w:pStyle w:val="ListParagraph"/>
        <w:numPr>
          <w:ilvl w:val="0"/>
          <w:numId w:val="14"/>
        </w:numPr>
        <w:spacing w:after="0" w:line="240" w:lineRule="auto"/>
      </w:pPr>
      <w:r>
        <w:t xml:space="preserve">Well 5 (APS-592) is across from City Hall at 400 400 Washington St was constructed in 2011 and commissioned in 2012. This well was drilled adjacent to AGG-171 and, replacing it and well AGG-172. This well is used as the City’s backup/emergency well It is a 12” diameter 303ft deep well producing 280 </w:t>
      </w:r>
      <w:proofErr w:type="spellStart"/>
      <w:r>
        <w:t>gpm</w:t>
      </w:r>
      <w:proofErr w:type="spellEnd"/>
      <w:r>
        <w:t>.</w:t>
      </w:r>
    </w:p>
    <w:p w14:paraId="32D7FA71" w14:textId="77777777" w:rsidR="001E6D48" w:rsidRDefault="001E6D48" w:rsidP="001E6D48">
      <w:pPr>
        <w:pStyle w:val="ListParagraph"/>
      </w:pPr>
    </w:p>
    <w:p w14:paraId="22AF951F" w14:textId="77777777" w:rsidR="001E6D48" w:rsidRDefault="001E6D48" w:rsidP="001E6D48">
      <w:r>
        <w:t>All active wells are in the Columbia River Basalt Group aquifer system providing a source of high-quality groundwater with minimal treatment requirements beyond chlorination for disinfection.</w:t>
      </w:r>
    </w:p>
    <w:p w14:paraId="44F89875" w14:textId="77777777" w:rsidR="001E6D48" w:rsidRDefault="001E6D48" w:rsidP="00DC5B01">
      <w:pPr>
        <w:pStyle w:val="Heading3"/>
        <w:numPr>
          <w:ilvl w:val="0"/>
          <w:numId w:val="20"/>
        </w:numPr>
      </w:pPr>
      <w:bookmarkStart w:id="33" w:name="_Toc204171859"/>
      <w:r>
        <w:t>Water Storage</w:t>
      </w:r>
      <w:bookmarkEnd w:id="33"/>
    </w:p>
    <w:p w14:paraId="0FFDA450" w14:textId="77777777" w:rsidR="001E6D48" w:rsidRPr="00002C21" w:rsidRDefault="001E6D48" w:rsidP="001E6D48">
      <w:r>
        <w:t xml:space="preserve">The water system includes 1 in ground concrete reservoir situated on the hillside about a half mile north of City Hall at the end of </w:t>
      </w:r>
      <w:proofErr w:type="spellStart"/>
      <w:r>
        <w:t>Carbury</w:t>
      </w:r>
      <w:proofErr w:type="spellEnd"/>
      <w:r>
        <w:t xml:space="preserve"> Rd. It has a capacity of </w:t>
      </w:r>
      <w:r w:rsidRPr="007514CE">
        <w:rPr>
          <w:highlight w:val="yellow"/>
        </w:rPr>
        <w:t>&lt;#</w:t>
      </w:r>
      <w:proofErr w:type="gramStart"/>
      <w:r w:rsidRPr="007514CE">
        <w:rPr>
          <w:highlight w:val="yellow"/>
        </w:rPr>
        <w:t>#,#</w:t>
      </w:r>
      <w:proofErr w:type="gramEnd"/>
      <w:r w:rsidRPr="007514CE">
        <w:rPr>
          <w:highlight w:val="yellow"/>
        </w:rPr>
        <w:t>##&gt;</w:t>
      </w:r>
      <w:r>
        <w:t xml:space="preserve"> gallons. This reservoir was originally </w:t>
      </w:r>
      <w:r>
        <w:lastRenderedPageBreak/>
        <w:t xml:space="preserve">constructed in 19## and was </w:t>
      </w:r>
      <w:r w:rsidRPr="00F70DCC">
        <w:rPr>
          <w:highlight w:val="yellow"/>
        </w:rPr>
        <w:t>rehabilitated as part of the towns 201</w:t>
      </w:r>
      <w:r>
        <w:rPr>
          <w:highlight w:val="yellow"/>
        </w:rPr>
        <w:t>1</w:t>
      </w:r>
      <w:r w:rsidRPr="00F70DCC">
        <w:rPr>
          <w:highlight w:val="yellow"/>
        </w:rPr>
        <w:t xml:space="preserve"> water project???</w:t>
      </w:r>
      <w:r>
        <w:t xml:space="preserve">  This stored capacity supports both operational supply and fire flow demands. Water is conveyed from the reservoir to the rest of the distribution system via a 16-inch PVC transmission main connecting to the rest of the system at the intersection of Alder and Washington.</w:t>
      </w:r>
    </w:p>
    <w:p w14:paraId="10954272" w14:textId="77777777" w:rsidR="001E6D48" w:rsidRDefault="001E6D48" w:rsidP="00DC5B01">
      <w:pPr>
        <w:pStyle w:val="Heading3"/>
      </w:pPr>
      <w:bookmarkStart w:id="34" w:name="_Toc204171860"/>
      <w:r>
        <w:t>Distribution System</w:t>
      </w:r>
      <w:bookmarkEnd w:id="34"/>
    </w:p>
    <w:p w14:paraId="4922B76D" w14:textId="77777777" w:rsidR="001E6D48" w:rsidRPr="007434EE" w:rsidRDefault="001E6D48" w:rsidP="001E6D48">
      <w:r>
        <w:t xml:space="preserve">The distribution system consists of cast iron, ductile iron, and PVC pipes ranging in size from 4 inches to 16inches with the majority being 8-inch PVC installed as part of the Towns 2011 water project. The system consists of 23,050 feet of water distribution mains, fire hydrants, valves and service connections. As of the latest count, the system has 456 metered connections including residential, commercial, and irrigation users, with no unmetered connections. </w:t>
      </w:r>
    </w:p>
    <w:p w14:paraId="608158A5" w14:textId="5D157677" w:rsidR="00447640" w:rsidRPr="00447640" w:rsidRDefault="00447640" w:rsidP="00447640">
      <w:r w:rsidRPr="00447640">
        <w:t>The water system serving</w:t>
      </w:r>
    </w:p>
    <w:p w14:paraId="5D32918C" w14:textId="4A8E0A9C" w:rsidR="00447640" w:rsidRPr="00447640" w:rsidRDefault="00447640" w:rsidP="00DC5B01">
      <w:pPr>
        <w:pStyle w:val="Heading3"/>
      </w:pPr>
      <w:r w:rsidRPr="00447640">
        <w:t>3.</w:t>
      </w:r>
      <w:r w:rsidR="005A2F8C">
        <w:t>6</w:t>
      </w:r>
      <w:r w:rsidRPr="00447640">
        <w:t>.1 Water Sources</w:t>
      </w:r>
    </w:p>
    <w:p w14:paraId="3D82563B" w14:textId="77777777" w:rsidR="0040786B" w:rsidRDefault="0040786B" w:rsidP="0040786B">
      <w:pPr>
        <w:pStyle w:val="Heading2"/>
        <w:numPr>
          <w:ilvl w:val="0"/>
          <w:numId w:val="0"/>
        </w:numPr>
        <w:ind w:left="576"/>
      </w:pPr>
    </w:p>
    <w:p w14:paraId="680A619D" w14:textId="77777777" w:rsidR="00055217" w:rsidRPr="006E3E25" w:rsidRDefault="00055217" w:rsidP="00055217">
      <w:pPr>
        <w:pStyle w:val="Heading2"/>
      </w:pPr>
      <w:bookmarkStart w:id="35" w:name="_Toc204171861"/>
      <w:r w:rsidRPr="006E3E25">
        <w:t>Population Growth and Projections</w:t>
      </w:r>
      <w:bookmarkEnd w:id="35"/>
    </w:p>
    <w:p w14:paraId="714FB4CD" w14:textId="77777777" w:rsidR="00055217" w:rsidRDefault="00055217" w:rsidP="00055217">
      <w:r>
        <w:t>The Tekoa wastewater facilities plan must account for future growth based on reliable population projections. Using a population projection that aligns with regional trends ensures that the planned system and facilities improvements are appropriate for the projected demand without being overbuilt or inadequate. Additionally, selecting an appropriate growth projection is essential for making efficient wastewater infrastructure investments by preventing unnecessary spending on oversized facilities and underspending on undersized facilities. The wastewater facility plan should integrate the five-year progress reporting cycle to reassess capacity needs and funding allocations based on actual population trends. This approach ensures effective allocation of financial resources and supports sustainable development in Tekoa</w:t>
      </w:r>
    </w:p>
    <w:p w14:paraId="19D8047A" w14:textId="77777777" w:rsidR="00055217" w:rsidRPr="004E2330" w:rsidRDefault="00055217" w:rsidP="004E2330">
      <w:pPr>
        <w:pStyle w:val="Heading3"/>
      </w:pPr>
      <w:bookmarkStart w:id="36" w:name="_Toc204171862"/>
      <w:r w:rsidRPr="004E2330">
        <w:t>Population Data Sources</w:t>
      </w:r>
      <w:bookmarkEnd w:id="36"/>
    </w:p>
    <w:p w14:paraId="0F30744C" w14:textId="77777777" w:rsidR="00055217" w:rsidRDefault="00055217" w:rsidP="00055217">
      <w:r>
        <w:t xml:space="preserve">The population data for Tekoa, Washington were sourced from three data sets. These are the Washington State Office of Financial Management’s (WAOFM) decennial census series from 1890-2020, WAOFM’s April first postcensal estimates from 1960-2024, and National Historic Geographic Information System’s census tract population data for 1970-2020. Housing unit estimates are from WAOFM as well. </w:t>
      </w:r>
    </w:p>
    <w:p w14:paraId="50EA2F05" w14:textId="77777777" w:rsidR="00055217" w:rsidRDefault="00055217" w:rsidP="00DC5B01">
      <w:pPr>
        <w:pStyle w:val="Heading3"/>
      </w:pPr>
      <w:bookmarkStart w:id="37" w:name="_Toc204171863"/>
      <w:r>
        <w:t>Demographic and Housing Analysis (2014-2024)</w:t>
      </w:r>
      <w:bookmarkEnd w:id="37"/>
    </w:p>
    <w:p w14:paraId="747D96BF" w14:textId="1C632799" w:rsidR="00055217" w:rsidRDefault="00055217" w:rsidP="00055217">
      <w:r>
        <w:t xml:space="preserve">Over the decade from 2014 to 2024, Tekoa’s population saw a modest 4% increase from 788 in 2014 to 820 in 2024 based on WA OFM’s Intercensal population data.  Over that same time frame Tekoa built an additional 10 housing units, going from an estimated 359 units in 2014 to 369 units in 2024, a 2.78% Increase. This means that Tekoa’s average household size increased by 0.65% from 2.37 residents/household in 2014 to 2.39 residents/household in 2024. </w:t>
      </w:r>
    </w:p>
    <w:p w14:paraId="3FECF353" w14:textId="4D1F7BDA" w:rsidR="00055217" w:rsidRDefault="00055217" w:rsidP="00055217">
      <w:r>
        <w:lastRenderedPageBreak/>
        <w:t xml:space="preserve">From 1980 to 2024 the City of Tekoa has declined in population and expanded in land area. In 1980 the population was 854 over a land area of 1.00 square miles. In 2024 the population is 820 over a land area of 1.23 square miles. This expansion in land area reflects annexations or boundary adjustments. The population density, which is the number of people per square mile, has fluctuated because of these changes. In 1980 the population density was 854 people per square mile, and it decreased to 669 people per square mile in 2024. </w:t>
      </w:r>
    </w:p>
    <w:p w14:paraId="003F9C4F" w14:textId="0CF9F492" w:rsidR="00055217" w:rsidRDefault="00055217" w:rsidP="00055217">
      <w:pPr>
        <w:pStyle w:val="Caption"/>
        <w:keepNext/>
      </w:pPr>
      <w:r>
        <w:t>Table 3.6-1: Tekoa Annual Population and Housing WAOFM Data (2014-2024)</w:t>
      </w:r>
    </w:p>
    <w:tbl>
      <w:tblPr>
        <w:tblStyle w:val="GridTable5Dark-Accent1"/>
        <w:tblW w:w="0" w:type="auto"/>
        <w:tblLook w:val="04A0" w:firstRow="1" w:lastRow="0" w:firstColumn="1" w:lastColumn="0" w:noHBand="0" w:noVBand="1"/>
      </w:tblPr>
      <w:tblGrid>
        <w:gridCol w:w="1218"/>
        <w:gridCol w:w="739"/>
        <w:gridCol w:w="739"/>
        <w:gridCol w:w="739"/>
        <w:gridCol w:w="740"/>
        <w:gridCol w:w="739"/>
        <w:gridCol w:w="739"/>
        <w:gridCol w:w="739"/>
        <w:gridCol w:w="740"/>
        <w:gridCol w:w="739"/>
        <w:gridCol w:w="739"/>
        <w:gridCol w:w="740"/>
      </w:tblGrid>
      <w:tr w:rsidR="00BA5AE1" w14:paraId="5A534C14" w14:textId="77777777" w:rsidTr="002D5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vAlign w:val="center"/>
          </w:tcPr>
          <w:p w14:paraId="235C3E6B" w14:textId="77777777" w:rsidR="00055217" w:rsidRDefault="00055217" w:rsidP="002D5961">
            <w:pPr>
              <w:jc w:val="center"/>
            </w:pPr>
            <w:r>
              <w:t>Category</w:t>
            </w:r>
          </w:p>
        </w:tc>
        <w:tc>
          <w:tcPr>
            <w:tcW w:w="739" w:type="dxa"/>
            <w:vAlign w:val="center"/>
          </w:tcPr>
          <w:p w14:paraId="24D35FC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739" w:type="dxa"/>
            <w:vAlign w:val="center"/>
          </w:tcPr>
          <w:p w14:paraId="5C0EDD90"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739" w:type="dxa"/>
            <w:vAlign w:val="center"/>
          </w:tcPr>
          <w:p w14:paraId="4156CFF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740" w:type="dxa"/>
            <w:vAlign w:val="center"/>
          </w:tcPr>
          <w:p w14:paraId="3A749A0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739" w:type="dxa"/>
            <w:vAlign w:val="center"/>
          </w:tcPr>
          <w:p w14:paraId="26460F4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739" w:type="dxa"/>
            <w:vAlign w:val="center"/>
          </w:tcPr>
          <w:p w14:paraId="68C5FA7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739" w:type="dxa"/>
            <w:vAlign w:val="center"/>
          </w:tcPr>
          <w:p w14:paraId="0E26FDA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740" w:type="dxa"/>
            <w:vAlign w:val="center"/>
          </w:tcPr>
          <w:p w14:paraId="08DEAA25"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739" w:type="dxa"/>
            <w:vAlign w:val="center"/>
          </w:tcPr>
          <w:p w14:paraId="61320E2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739" w:type="dxa"/>
            <w:vAlign w:val="center"/>
          </w:tcPr>
          <w:p w14:paraId="5856D22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740" w:type="dxa"/>
            <w:vAlign w:val="center"/>
          </w:tcPr>
          <w:p w14:paraId="15C8FB0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631BA39E"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vAlign w:val="center"/>
          </w:tcPr>
          <w:p w14:paraId="489A83DE" w14:textId="77777777" w:rsidR="00055217" w:rsidRDefault="00055217" w:rsidP="002D5961">
            <w:pPr>
              <w:jc w:val="center"/>
            </w:pPr>
            <w:r>
              <w:t>Total Population</w:t>
            </w:r>
          </w:p>
        </w:tc>
        <w:tc>
          <w:tcPr>
            <w:tcW w:w="739" w:type="dxa"/>
            <w:vAlign w:val="center"/>
          </w:tcPr>
          <w:p w14:paraId="6AC1A50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788</w:t>
            </w:r>
          </w:p>
        </w:tc>
        <w:tc>
          <w:tcPr>
            <w:tcW w:w="739" w:type="dxa"/>
            <w:vAlign w:val="center"/>
          </w:tcPr>
          <w:p w14:paraId="21E3EA8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808</w:t>
            </w:r>
          </w:p>
        </w:tc>
        <w:tc>
          <w:tcPr>
            <w:tcW w:w="739" w:type="dxa"/>
            <w:vAlign w:val="center"/>
          </w:tcPr>
          <w:p w14:paraId="3FA9551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808</w:t>
            </w:r>
          </w:p>
        </w:tc>
        <w:tc>
          <w:tcPr>
            <w:tcW w:w="740" w:type="dxa"/>
            <w:vAlign w:val="center"/>
          </w:tcPr>
          <w:p w14:paraId="5E31826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802</w:t>
            </w:r>
          </w:p>
        </w:tc>
        <w:tc>
          <w:tcPr>
            <w:tcW w:w="739" w:type="dxa"/>
            <w:vAlign w:val="center"/>
          </w:tcPr>
          <w:p w14:paraId="2C65AF9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739" w:type="dxa"/>
            <w:vAlign w:val="center"/>
          </w:tcPr>
          <w:p w14:paraId="540D464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739" w:type="dxa"/>
            <w:vAlign w:val="center"/>
          </w:tcPr>
          <w:p w14:paraId="1C4F2F7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817</w:t>
            </w:r>
          </w:p>
        </w:tc>
        <w:tc>
          <w:tcPr>
            <w:tcW w:w="740" w:type="dxa"/>
            <w:vAlign w:val="center"/>
          </w:tcPr>
          <w:p w14:paraId="24DD089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739" w:type="dxa"/>
            <w:vAlign w:val="center"/>
          </w:tcPr>
          <w:p w14:paraId="4E9EE48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739" w:type="dxa"/>
            <w:vAlign w:val="center"/>
          </w:tcPr>
          <w:p w14:paraId="40B1721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805</w:t>
            </w:r>
          </w:p>
        </w:tc>
        <w:tc>
          <w:tcPr>
            <w:tcW w:w="740" w:type="dxa"/>
            <w:vAlign w:val="center"/>
          </w:tcPr>
          <w:p w14:paraId="7273E4C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820</w:t>
            </w:r>
          </w:p>
        </w:tc>
      </w:tr>
      <w:tr w:rsidR="00055217" w14:paraId="2F53EC0F" w14:textId="77777777" w:rsidTr="002D5961">
        <w:tc>
          <w:tcPr>
            <w:cnfStyle w:val="001000000000" w:firstRow="0" w:lastRow="0" w:firstColumn="1" w:lastColumn="0" w:oddVBand="0" w:evenVBand="0" w:oddHBand="0" w:evenHBand="0" w:firstRowFirstColumn="0" w:firstRowLastColumn="0" w:lastRowFirstColumn="0" w:lastRowLastColumn="0"/>
            <w:tcW w:w="1218" w:type="dxa"/>
            <w:vAlign w:val="center"/>
          </w:tcPr>
          <w:p w14:paraId="3660C6A1" w14:textId="77777777" w:rsidR="00055217" w:rsidRDefault="00055217" w:rsidP="002D5961">
            <w:pPr>
              <w:jc w:val="center"/>
            </w:pPr>
            <w:r>
              <w:t>Household Population</w:t>
            </w:r>
          </w:p>
        </w:tc>
        <w:tc>
          <w:tcPr>
            <w:tcW w:w="739" w:type="dxa"/>
            <w:vAlign w:val="center"/>
          </w:tcPr>
          <w:p w14:paraId="39B0ED5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735</w:t>
            </w:r>
          </w:p>
        </w:tc>
        <w:tc>
          <w:tcPr>
            <w:tcW w:w="739" w:type="dxa"/>
            <w:vAlign w:val="center"/>
          </w:tcPr>
          <w:p w14:paraId="538E478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759</w:t>
            </w:r>
          </w:p>
        </w:tc>
        <w:tc>
          <w:tcPr>
            <w:tcW w:w="739" w:type="dxa"/>
            <w:vAlign w:val="center"/>
          </w:tcPr>
          <w:p w14:paraId="145AB18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755</w:t>
            </w:r>
          </w:p>
        </w:tc>
        <w:tc>
          <w:tcPr>
            <w:tcW w:w="740" w:type="dxa"/>
            <w:vAlign w:val="center"/>
          </w:tcPr>
          <w:p w14:paraId="765862D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751</w:t>
            </w:r>
          </w:p>
        </w:tc>
        <w:tc>
          <w:tcPr>
            <w:tcW w:w="739" w:type="dxa"/>
            <w:vAlign w:val="center"/>
          </w:tcPr>
          <w:p w14:paraId="37D4250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762</w:t>
            </w:r>
          </w:p>
        </w:tc>
        <w:tc>
          <w:tcPr>
            <w:tcW w:w="739" w:type="dxa"/>
            <w:vAlign w:val="center"/>
          </w:tcPr>
          <w:p w14:paraId="609C3DA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765</w:t>
            </w:r>
          </w:p>
        </w:tc>
        <w:tc>
          <w:tcPr>
            <w:tcW w:w="739" w:type="dxa"/>
            <w:vAlign w:val="center"/>
          </w:tcPr>
          <w:p w14:paraId="64F6028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766</w:t>
            </w:r>
          </w:p>
        </w:tc>
        <w:tc>
          <w:tcPr>
            <w:tcW w:w="740" w:type="dxa"/>
            <w:vAlign w:val="center"/>
          </w:tcPr>
          <w:p w14:paraId="4CCC3DE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759</w:t>
            </w:r>
          </w:p>
        </w:tc>
        <w:tc>
          <w:tcPr>
            <w:tcW w:w="739" w:type="dxa"/>
            <w:vAlign w:val="center"/>
          </w:tcPr>
          <w:p w14:paraId="5270861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759</w:t>
            </w:r>
          </w:p>
        </w:tc>
        <w:tc>
          <w:tcPr>
            <w:tcW w:w="739" w:type="dxa"/>
            <w:vAlign w:val="center"/>
          </w:tcPr>
          <w:p w14:paraId="41D5D84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755</w:t>
            </w:r>
          </w:p>
        </w:tc>
        <w:tc>
          <w:tcPr>
            <w:tcW w:w="740" w:type="dxa"/>
            <w:vAlign w:val="center"/>
          </w:tcPr>
          <w:p w14:paraId="43D7228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769</w:t>
            </w:r>
          </w:p>
        </w:tc>
      </w:tr>
      <w:tr w:rsidR="00BA5AE1" w14:paraId="22689A63"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vAlign w:val="center"/>
          </w:tcPr>
          <w:p w14:paraId="4193C794" w14:textId="77777777" w:rsidR="00055217" w:rsidRDefault="00055217" w:rsidP="002D5961">
            <w:pPr>
              <w:jc w:val="center"/>
            </w:pPr>
            <w:r>
              <w:t>Group Quarters Population</w:t>
            </w:r>
          </w:p>
        </w:tc>
        <w:tc>
          <w:tcPr>
            <w:tcW w:w="739" w:type="dxa"/>
            <w:vAlign w:val="center"/>
          </w:tcPr>
          <w:p w14:paraId="5D5C413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53</w:t>
            </w:r>
          </w:p>
        </w:tc>
        <w:tc>
          <w:tcPr>
            <w:tcW w:w="739" w:type="dxa"/>
            <w:vAlign w:val="center"/>
          </w:tcPr>
          <w:p w14:paraId="373EF3F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49</w:t>
            </w:r>
          </w:p>
        </w:tc>
        <w:tc>
          <w:tcPr>
            <w:tcW w:w="739" w:type="dxa"/>
            <w:vAlign w:val="center"/>
          </w:tcPr>
          <w:p w14:paraId="0522E0F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53</w:t>
            </w:r>
          </w:p>
        </w:tc>
        <w:tc>
          <w:tcPr>
            <w:tcW w:w="740" w:type="dxa"/>
            <w:vAlign w:val="center"/>
          </w:tcPr>
          <w:p w14:paraId="261C419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739" w:type="dxa"/>
            <w:vAlign w:val="center"/>
          </w:tcPr>
          <w:p w14:paraId="250CEEA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48</w:t>
            </w:r>
          </w:p>
        </w:tc>
        <w:tc>
          <w:tcPr>
            <w:tcW w:w="739" w:type="dxa"/>
            <w:vAlign w:val="center"/>
          </w:tcPr>
          <w:p w14:paraId="7C2BA03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45</w:t>
            </w:r>
          </w:p>
        </w:tc>
        <w:tc>
          <w:tcPr>
            <w:tcW w:w="739" w:type="dxa"/>
            <w:vAlign w:val="center"/>
          </w:tcPr>
          <w:p w14:paraId="30ADE58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740" w:type="dxa"/>
            <w:vAlign w:val="center"/>
          </w:tcPr>
          <w:p w14:paraId="1A4C130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739" w:type="dxa"/>
            <w:vAlign w:val="center"/>
          </w:tcPr>
          <w:p w14:paraId="73831EA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739" w:type="dxa"/>
            <w:vAlign w:val="center"/>
          </w:tcPr>
          <w:p w14:paraId="083CCDF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50</w:t>
            </w:r>
          </w:p>
        </w:tc>
        <w:tc>
          <w:tcPr>
            <w:tcW w:w="740" w:type="dxa"/>
            <w:vAlign w:val="center"/>
          </w:tcPr>
          <w:p w14:paraId="1FB5F44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r>
      <w:tr w:rsidR="00055217" w14:paraId="53E3F7ED" w14:textId="77777777" w:rsidTr="002D5961">
        <w:tc>
          <w:tcPr>
            <w:cnfStyle w:val="001000000000" w:firstRow="0" w:lastRow="0" w:firstColumn="1" w:lastColumn="0" w:oddVBand="0" w:evenVBand="0" w:oddHBand="0" w:evenHBand="0" w:firstRowFirstColumn="0" w:firstRowLastColumn="0" w:lastRowFirstColumn="0" w:lastRowLastColumn="0"/>
            <w:tcW w:w="1218" w:type="dxa"/>
            <w:vAlign w:val="center"/>
          </w:tcPr>
          <w:p w14:paraId="21F79EF5" w14:textId="77777777" w:rsidR="00055217" w:rsidRDefault="00055217" w:rsidP="002D5961">
            <w:pPr>
              <w:jc w:val="center"/>
            </w:pPr>
            <w:r>
              <w:t>Total Housing Units</w:t>
            </w:r>
          </w:p>
        </w:tc>
        <w:tc>
          <w:tcPr>
            <w:tcW w:w="739" w:type="dxa"/>
            <w:vAlign w:val="center"/>
          </w:tcPr>
          <w:p w14:paraId="3399F26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359</w:t>
            </w:r>
          </w:p>
        </w:tc>
        <w:tc>
          <w:tcPr>
            <w:tcW w:w="739" w:type="dxa"/>
            <w:vAlign w:val="center"/>
          </w:tcPr>
          <w:p w14:paraId="33F5F5C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739" w:type="dxa"/>
            <w:vAlign w:val="center"/>
          </w:tcPr>
          <w:p w14:paraId="7DE26CE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740" w:type="dxa"/>
            <w:vAlign w:val="center"/>
          </w:tcPr>
          <w:p w14:paraId="727951D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361</w:t>
            </w:r>
          </w:p>
        </w:tc>
        <w:tc>
          <w:tcPr>
            <w:tcW w:w="739" w:type="dxa"/>
            <w:vAlign w:val="center"/>
          </w:tcPr>
          <w:p w14:paraId="33461A5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739" w:type="dxa"/>
            <w:vAlign w:val="center"/>
          </w:tcPr>
          <w:p w14:paraId="236D8F7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739" w:type="dxa"/>
            <w:vAlign w:val="center"/>
          </w:tcPr>
          <w:p w14:paraId="3D24A3F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366</w:t>
            </w:r>
          </w:p>
        </w:tc>
        <w:tc>
          <w:tcPr>
            <w:tcW w:w="740" w:type="dxa"/>
            <w:vAlign w:val="center"/>
          </w:tcPr>
          <w:p w14:paraId="41B3F4C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366</w:t>
            </w:r>
          </w:p>
        </w:tc>
        <w:tc>
          <w:tcPr>
            <w:tcW w:w="739" w:type="dxa"/>
            <w:vAlign w:val="center"/>
          </w:tcPr>
          <w:p w14:paraId="2FC173C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366</w:t>
            </w:r>
          </w:p>
        </w:tc>
        <w:tc>
          <w:tcPr>
            <w:tcW w:w="739" w:type="dxa"/>
            <w:vAlign w:val="center"/>
          </w:tcPr>
          <w:p w14:paraId="2B83165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363</w:t>
            </w:r>
          </w:p>
        </w:tc>
        <w:tc>
          <w:tcPr>
            <w:tcW w:w="740" w:type="dxa"/>
            <w:vAlign w:val="center"/>
          </w:tcPr>
          <w:p w14:paraId="5EFE112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369</w:t>
            </w:r>
          </w:p>
        </w:tc>
      </w:tr>
      <w:tr w:rsidR="00BA5AE1" w14:paraId="0015A919"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vAlign w:val="center"/>
          </w:tcPr>
          <w:p w14:paraId="6BAB303D" w14:textId="77777777" w:rsidR="00055217" w:rsidRDefault="00055217" w:rsidP="002D5961">
            <w:pPr>
              <w:jc w:val="center"/>
            </w:pPr>
            <w:r>
              <w:t>Occupied Housing Units</w:t>
            </w:r>
          </w:p>
        </w:tc>
        <w:tc>
          <w:tcPr>
            <w:tcW w:w="739" w:type="dxa"/>
            <w:vAlign w:val="center"/>
          </w:tcPr>
          <w:p w14:paraId="216678A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310</w:t>
            </w:r>
          </w:p>
        </w:tc>
        <w:tc>
          <w:tcPr>
            <w:tcW w:w="739" w:type="dxa"/>
            <w:vAlign w:val="center"/>
          </w:tcPr>
          <w:p w14:paraId="732EF56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320</w:t>
            </w:r>
          </w:p>
        </w:tc>
        <w:tc>
          <w:tcPr>
            <w:tcW w:w="739" w:type="dxa"/>
            <w:vAlign w:val="center"/>
          </w:tcPr>
          <w:p w14:paraId="6B88873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318</w:t>
            </w:r>
          </w:p>
        </w:tc>
        <w:tc>
          <w:tcPr>
            <w:tcW w:w="740" w:type="dxa"/>
            <w:vAlign w:val="center"/>
          </w:tcPr>
          <w:p w14:paraId="6FB8484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316</w:t>
            </w:r>
          </w:p>
        </w:tc>
        <w:tc>
          <w:tcPr>
            <w:tcW w:w="739" w:type="dxa"/>
            <w:vAlign w:val="center"/>
          </w:tcPr>
          <w:p w14:paraId="0BB9E36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320</w:t>
            </w:r>
          </w:p>
        </w:tc>
        <w:tc>
          <w:tcPr>
            <w:tcW w:w="739" w:type="dxa"/>
            <w:vAlign w:val="center"/>
          </w:tcPr>
          <w:p w14:paraId="75549F0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321</w:t>
            </w:r>
          </w:p>
        </w:tc>
        <w:tc>
          <w:tcPr>
            <w:tcW w:w="739" w:type="dxa"/>
            <w:vAlign w:val="center"/>
          </w:tcPr>
          <w:p w14:paraId="4A65E8D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321</w:t>
            </w:r>
          </w:p>
        </w:tc>
        <w:tc>
          <w:tcPr>
            <w:tcW w:w="740" w:type="dxa"/>
            <w:vAlign w:val="center"/>
          </w:tcPr>
          <w:p w14:paraId="42A298E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318</w:t>
            </w:r>
          </w:p>
        </w:tc>
        <w:tc>
          <w:tcPr>
            <w:tcW w:w="739" w:type="dxa"/>
            <w:vAlign w:val="center"/>
          </w:tcPr>
          <w:p w14:paraId="72CFFDF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318</w:t>
            </w:r>
          </w:p>
        </w:tc>
        <w:tc>
          <w:tcPr>
            <w:tcW w:w="739" w:type="dxa"/>
            <w:vAlign w:val="center"/>
          </w:tcPr>
          <w:p w14:paraId="304E4A0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316</w:t>
            </w:r>
          </w:p>
        </w:tc>
        <w:tc>
          <w:tcPr>
            <w:tcW w:w="740" w:type="dxa"/>
            <w:vAlign w:val="center"/>
          </w:tcPr>
          <w:p w14:paraId="467B37B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322</w:t>
            </w:r>
          </w:p>
        </w:tc>
      </w:tr>
      <w:tr w:rsidR="00055217" w14:paraId="59E03CBA" w14:textId="77777777" w:rsidTr="002D5961">
        <w:tc>
          <w:tcPr>
            <w:cnfStyle w:val="001000000000" w:firstRow="0" w:lastRow="0" w:firstColumn="1" w:lastColumn="0" w:oddVBand="0" w:evenVBand="0" w:oddHBand="0" w:evenHBand="0" w:firstRowFirstColumn="0" w:firstRowLastColumn="0" w:lastRowFirstColumn="0" w:lastRowLastColumn="0"/>
            <w:tcW w:w="1218" w:type="dxa"/>
            <w:vAlign w:val="center"/>
          </w:tcPr>
          <w:p w14:paraId="5A04E558" w14:textId="77777777" w:rsidR="00055217" w:rsidRDefault="00055217" w:rsidP="002D5961">
            <w:pPr>
              <w:jc w:val="center"/>
            </w:pPr>
            <w:r>
              <w:t>Occupancy Rate (%)</w:t>
            </w:r>
          </w:p>
        </w:tc>
        <w:tc>
          <w:tcPr>
            <w:tcW w:w="739" w:type="dxa"/>
            <w:vAlign w:val="center"/>
          </w:tcPr>
          <w:p w14:paraId="08DF42D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86.36</w:t>
            </w:r>
          </w:p>
        </w:tc>
        <w:tc>
          <w:tcPr>
            <w:tcW w:w="739" w:type="dxa"/>
            <w:vAlign w:val="center"/>
          </w:tcPr>
          <w:p w14:paraId="781388A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87.91</w:t>
            </w:r>
          </w:p>
        </w:tc>
        <w:tc>
          <w:tcPr>
            <w:tcW w:w="739" w:type="dxa"/>
            <w:vAlign w:val="center"/>
          </w:tcPr>
          <w:p w14:paraId="206EF72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84.36</w:t>
            </w:r>
          </w:p>
        </w:tc>
        <w:tc>
          <w:tcPr>
            <w:tcW w:w="740" w:type="dxa"/>
            <w:vAlign w:val="center"/>
          </w:tcPr>
          <w:p w14:paraId="5C0CE79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87.53</w:t>
            </w:r>
          </w:p>
        </w:tc>
        <w:tc>
          <w:tcPr>
            <w:tcW w:w="739" w:type="dxa"/>
            <w:vAlign w:val="center"/>
          </w:tcPr>
          <w:p w14:paraId="761D63D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87.91</w:t>
            </w:r>
          </w:p>
        </w:tc>
        <w:tc>
          <w:tcPr>
            <w:tcW w:w="739" w:type="dxa"/>
            <w:vAlign w:val="center"/>
          </w:tcPr>
          <w:p w14:paraId="608B529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88.19</w:t>
            </w:r>
          </w:p>
        </w:tc>
        <w:tc>
          <w:tcPr>
            <w:tcW w:w="739" w:type="dxa"/>
            <w:vAlign w:val="center"/>
          </w:tcPr>
          <w:p w14:paraId="5BEB787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87.70</w:t>
            </w:r>
          </w:p>
        </w:tc>
        <w:tc>
          <w:tcPr>
            <w:tcW w:w="740" w:type="dxa"/>
            <w:vAlign w:val="center"/>
          </w:tcPr>
          <w:p w14:paraId="737852E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86.95</w:t>
            </w:r>
          </w:p>
        </w:tc>
        <w:tc>
          <w:tcPr>
            <w:tcW w:w="739" w:type="dxa"/>
            <w:vAlign w:val="center"/>
          </w:tcPr>
          <w:p w14:paraId="6A1054A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86.95</w:t>
            </w:r>
          </w:p>
        </w:tc>
        <w:tc>
          <w:tcPr>
            <w:tcW w:w="739" w:type="dxa"/>
            <w:vAlign w:val="center"/>
          </w:tcPr>
          <w:p w14:paraId="0F8D9A6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87.13</w:t>
            </w:r>
          </w:p>
        </w:tc>
        <w:tc>
          <w:tcPr>
            <w:tcW w:w="740" w:type="dxa"/>
            <w:vAlign w:val="center"/>
          </w:tcPr>
          <w:p w14:paraId="46698A0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87.31</w:t>
            </w:r>
          </w:p>
        </w:tc>
      </w:tr>
      <w:tr w:rsidR="00BA5AE1" w14:paraId="7F3EFA77"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vAlign w:val="center"/>
          </w:tcPr>
          <w:p w14:paraId="0A8688C9" w14:textId="77777777" w:rsidR="00055217" w:rsidRDefault="00055217" w:rsidP="002D5961">
            <w:pPr>
              <w:jc w:val="center"/>
            </w:pPr>
            <w:r>
              <w:t>Average Household Size</w:t>
            </w:r>
          </w:p>
        </w:tc>
        <w:tc>
          <w:tcPr>
            <w:tcW w:w="739" w:type="dxa"/>
            <w:vAlign w:val="center"/>
          </w:tcPr>
          <w:p w14:paraId="663A38F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2.37</w:t>
            </w:r>
          </w:p>
        </w:tc>
        <w:tc>
          <w:tcPr>
            <w:tcW w:w="739" w:type="dxa"/>
            <w:vAlign w:val="center"/>
          </w:tcPr>
          <w:p w14:paraId="62A96E6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2.37</w:t>
            </w:r>
          </w:p>
        </w:tc>
        <w:tc>
          <w:tcPr>
            <w:tcW w:w="739" w:type="dxa"/>
            <w:vAlign w:val="center"/>
          </w:tcPr>
          <w:p w14:paraId="18FCF7C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2.37</w:t>
            </w:r>
          </w:p>
        </w:tc>
        <w:tc>
          <w:tcPr>
            <w:tcW w:w="740" w:type="dxa"/>
            <w:vAlign w:val="center"/>
          </w:tcPr>
          <w:p w14:paraId="3BBA540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739" w:type="dxa"/>
            <w:vAlign w:val="center"/>
          </w:tcPr>
          <w:p w14:paraId="7636560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739" w:type="dxa"/>
            <w:vAlign w:val="center"/>
          </w:tcPr>
          <w:p w14:paraId="1D8E267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739" w:type="dxa"/>
            <w:vAlign w:val="center"/>
          </w:tcPr>
          <w:p w14:paraId="7165EBB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740" w:type="dxa"/>
            <w:vAlign w:val="center"/>
          </w:tcPr>
          <w:p w14:paraId="6E10681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c>
          <w:tcPr>
            <w:tcW w:w="739" w:type="dxa"/>
            <w:vAlign w:val="center"/>
          </w:tcPr>
          <w:p w14:paraId="0676964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c>
          <w:tcPr>
            <w:tcW w:w="739" w:type="dxa"/>
            <w:vAlign w:val="center"/>
          </w:tcPr>
          <w:p w14:paraId="0E6FB36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c>
          <w:tcPr>
            <w:tcW w:w="740" w:type="dxa"/>
            <w:vAlign w:val="center"/>
          </w:tcPr>
          <w:p w14:paraId="6E42443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r>
    </w:tbl>
    <w:p w14:paraId="2E1BB260" w14:textId="77777777" w:rsidR="00055217" w:rsidRDefault="00055217" w:rsidP="00055217"/>
    <w:p w14:paraId="7796CC30" w14:textId="77777777" w:rsidR="00055217" w:rsidRDefault="00055217" w:rsidP="00DC5B01">
      <w:pPr>
        <w:pStyle w:val="Heading3"/>
      </w:pPr>
      <w:bookmarkStart w:id="38" w:name="_Toc204171864"/>
      <w:r>
        <w:t>Comparison of Demographic and Housing Trends: Whitman County Vs. Tekoa</w:t>
      </w:r>
      <w:bookmarkEnd w:id="38"/>
    </w:p>
    <w:p w14:paraId="5BCF6043" w14:textId="4BDF4365" w:rsidR="00055217" w:rsidRDefault="00055217" w:rsidP="00055217">
      <w:r>
        <w:t xml:space="preserve">Whitman County and Tekoa exhibit some key demographic and housing similarities, but also some notable differences. Over the decade from 2014 to 2024, Whitman County’s population grew slightly more than Tekoa, increasing by 6.4% from 45,817 residents in 2014 to 48,750 in 2024 based on the intercensal data from WA OFM. However, if the City of Pullman is excluded from this data, Rural Whitman County saw a much smaller population increase of only 0.73% from 14,959 residents in 2014 to 15,070 residents in 2024. </w:t>
      </w:r>
    </w:p>
    <w:p w14:paraId="29535A59" w14:textId="4F295FE5" w:rsidR="00055217" w:rsidRDefault="00055217" w:rsidP="00055217">
      <w:r>
        <w:lastRenderedPageBreak/>
        <w:t>Both areas saw increases in housing stock during this period, with Whitman County’s total housing units increasing by 12% to 22,257 units in 2024 compared to just 19,870 units in 2014. However, Pullman again made up most of the increase with Rural Whitman County seeing a decrease of 0.13% in its housing stock from 7,315 units in 2014 to 7,305 units in 2024</w:t>
      </w:r>
    </w:p>
    <w:p w14:paraId="7DBDD56E" w14:textId="307FE8A9" w:rsidR="00055217" w:rsidRDefault="00055217" w:rsidP="00055217">
      <w:r>
        <w:t>This is indicative of the larger trend of people moving closer to cities. Given that Tekoa is about half-way between Spokane and Pullman on SR-27</w:t>
      </w:r>
      <w:r w:rsidR="001113EE">
        <w:t>,</w:t>
      </w:r>
      <w:r>
        <w:t xml:space="preserve"> being 1 hour from Spokane and 56 minutes from Pullman, </w:t>
      </w:r>
      <w:proofErr w:type="gramStart"/>
      <w:r>
        <w:t>helps</w:t>
      </w:r>
      <w:proofErr w:type="gramEnd"/>
      <w:r>
        <w:t xml:space="preserve"> explain why Tekoa’s growth both in population and housing stock has exceeded that of rural Whitman County. </w:t>
      </w:r>
    </w:p>
    <w:p w14:paraId="76B1D9A3" w14:textId="77777777" w:rsidR="00055217" w:rsidRDefault="00055217" w:rsidP="00055217"/>
    <w:p w14:paraId="1FF74C03" w14:textId="1B8612DC" w:rsidR="00055217" w:rsidRDefault="00055217" w:rsidP="00055217">
      <w:pPr>
        <w:pStyle w:val="Caption"/>
        <w:keepNext/>
      </w:pPr>
      <w:r>
        <w:t>Table 3.7-1: Whitman County Annual Population and Housing OFM Data (2014-2024)</w:t>
      </w:r>
    </w:p>
    <w:tbl>
      <w:tblPr>
        <w:tblStyle w:val="GridTable5Dark-Accent1"/>
        <w:tblW w:w="10928" w:type="dxa"/>
        <w:tblInd w:w="-905" w:type="dxa"/>
        <w:tblLook w:val="04A0" w:firstRow="1" w:lastRow="0" w:firstColumn="1" w:lastColumn="0" w:noHBand="0" w:noVBand="1"/>
      </w:tblPr>
      <w:tblGrid>
        <w:gridCol w:w="1282"/>
        <w:gridCol w:w="876"/>
        <w:gridCol w:w="877"/>
        <w:gridCol w:w="877"/>
        <w:gridCol w:w="877"/>
        <w:gridCol w:w="877"/>
        <w:gridCol w:w="877"/>
        <w:gridCol w:w="877"/>
        <w:gridCol w:w="877"/>
        <w:gridCol w:w="877"/>
        <w:gridCol w:w="877"/>
        <w:gridCol w:w="877"/>
      </w:tblGrid>
      <w:tr w:rsidR="00BA5AE1" w14:paraId="4044889E" w14:textId="77777777" w:rsidTr="00055217">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6D2BC410" w14:textId="77777777" w:rsidR="00055217" w:rsidRDefault="00055217" w:rsidP="002D5961">
            <w:pPr>
              <w:jc w:val="center"/>
            </w:pPr>
            <w:r>
              <w:t>Category</w:t>
            </w:r>
          </w:p>
        </w:tc>
        <w:tc>
          <w:tcPr>
            <w:tcW w:w="0" w:type="auto"/>
            <w:vAlign w:val="center"/>
          </w:tcPr>
          <w:p w14:paraId="430D83C3"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0" w:type="auto"/>
            <w:vAlign w:val="center"/>
          </w:tcPr>
          <w:p w14:paraId="7884A3A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0" w:type="auto"/>
            <w:vAlign w:val="center"/>
          </w:tcPr>
          <w:p w14:paraId="1388543B"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0" w:type="auto"/>
            <w:vAlign w:val="center"/>
          </w:tcPr>
          <w:p w14:paraId="70142563"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0" w:type="auto"/>
            <w:vAlign w:val="center"/>
          </w:tcPr>
          <w:p w14:paraId="4FEB2B85"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0" w:type="auto"/>
            <w:vAlign w:val="center"/>
          </w:tcPr>
          <w:p w14:paraId="0BF15E2B"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0" w:type="auto"/>
            <w:vAlign w:val="center"/>
          </w:tcPr>
          <w:p w14:paraId="45B64AB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0" w:type="auto"/>
            <w:vAlign w:val="center"/>
          </w:tcPr>
          <w:p w14:paraId="7D5D7066"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0" w:type="auto"/>
            <w:vAlign w:val="center"/>
          </w:tcPr>
          <w:p w14:paraId="04ADE70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0" w:type="auto"/>
            <w:vAlign w:val="center"/>
          </w:tcPr>
          <w:p w14:paraId="1E85AA1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0" w:type="auto"/>
            <w:vAlign w:val="center"/>
          </w:tcPr>
          <w:p w14:paraId="08DA784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7C30E52B" w14:textId="77777777" w:rsidTr="00055217">
        <w:trPr>
          <w:cnfStyle w:val="000000100000" w:firstRow="0" w:lastRow="0" w:firstColumn="0" w:lastColumn="0" w:oddVBand="0" w:evenVBand="0" w:oddHBand="1" w:evenHBand="0" w:firstRowFirstColumn="0" w:firstRowLastColumn="0" w:lastRowFirstColumn="0" w:lastRowLastColumn="0"/>
          <w:trHeight w:val="1100"/>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2039ECEB" w14:textId="77777777" w:rsidR="00055217" w:rsidRDefault="00055217" w:rsidP="002D5961">
            <w:pPr>
              <w:jc w:val="center"/>
            </w:pPr>
            <w:r>
              <w:t>Total Population</w:t>
            </w:r>
          </w:p>
        </w:tc>
        <w:tc>
          <w:tcPr>
            <w:tcW w:w="0" w:type="auto"/>
            <w:vAlign w:val="center"/>
          </w:tcPr>
          <w:p w14:paraId="6942ACD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45,817</w:t>
            </w:r>
          </w:p>
        </w:tc>
        <w:tc>
          <w:tcPr>
            <w:tcW w:w="0" w:type="auto"/>
            <w:vAlign w:val="center"/>
          </w:tcPr>
          <w:p w14:paraId="3DED9A2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46,380</w:t>
            </w:r>
          </w:p>
        </w:tc>
        <w:tc>
          <w:tcPr>
            <w:tcW w:w="0" w:type="auto"/>
            <w:vAlign w:val="center"/>
          </w:tcPr>
          <w:p w14:paraId="5F3FD9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46,623</w:t>
            </w:r>
          </w:p>
        </w:tc>
        <w:tc>
          <w:tcPr>
            <w:tcW w:w="0" w:type="auto"/>
            <w:vAlign w:val="center"/>
          </w:tcPr>
          <w:p w14:paraId="2F88161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14,983</w:t>
            </w:r>
          </w:p>
        </w:tc>
        <w:tc>
          <w:tcPr>
            <w:tcW w:w="0" w:type="auto"/>
            <w:vAlign w:val="center"/>
          </w:tcPr>
          <w:p w14:paraId="12C3226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15,027</w:t>
            </w:r>
          </w:p>
        </w:tc>
        <w:tc>
          <w:tcPr>
            <w:tcW w:w="0" w:type="auto"/>
            <w:vAlign w:val="center"/>
          </w:tcPr>
          <w:p w14:paraId="630AB06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46,961</w:t>
            </w:r>
          </w:p>
        </w:tc>
        <w:tc>
          <w:tcPr>
            <w:tcW w:w="0" w:type="auto"/>
            <w:vAlign w:val="center"/>
          </w:tcPr>
          <w:p w14:paraId="2C1EAFC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47,217</w:t>
            </w:r>
          </w:p>
        </w:tc>
        <w:tc>
          <w:tcPr>
            <w:tcW w:w="0" w:type="auto"/>
            <w:vAlign w:val="center"/>
          </w:tcPr>
          <w:p w14:paraId="304ADE0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47,871</w:t>
            </w:r>
          </w:p>
        </w:tc>
        <w:tc>
          <w:tcPr>
            <w:tcW w:w="0" w:type="auto"/>
            <w:vAlign w:val="center"/>
          </w:tcPr>
          <w:p w14:paraId="43359AB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47,973</w:t>
            </w:r>
          </w:p>
        </w:tc>
        <w:tc>
          <w:tcPr>
            <w:tcW w:w="0" w:type="auto"/>
            <w:vAlign w:val="center"/>
          </w:tcPr>
          <w:p w14:paraId="7A7D8AA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44,600</w:t>
            </w:r>
          </w:p>
        </w:tc>
        <w:tc>
          <w:tcPr>
            <w:tcW w:w="0" w:type="auto"/>
            <w:vAlign w:val="center"/>
          </w:tcPr>
          <w:p w14:paraId="3D3D855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47,800</w:t>
            </w:r>
          </w:p>
        </w:tc>
      </w:tr>
      <w:tr w:rsidR="00055217" w14:paraId="68DAF936" w14:textId="77777777" w:rsidTr="00055217">
        <w:trPr>
          <w:trHeight w:val="1239"/>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7AD493E9" w14:textId="77777777" w:rsidR="00055217" w:rsidRDefault="00055217" w:rsidP="002D5961">
            <w:pPr>
              <w:jc w:val="center"/>
            </w:pPr>
            <w:r>
              <w:t>Household Population</w:t>
            </w:r>
          </w:p>
        </w:tc>
        <w:tc>
          <w:tcPr>
            <w:tcW w:w="0" w:type="auto"/>
          </w:tcPr>
          <w:p w14:paraId="483B440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39,773</w:t>
            </w:r>
          </w:p>
        </w:tc>
        <w:tc>
          <w:tcPr>
            <w:tcW w:w="0" w:type="auto"/>
          </w:tcPr>
          <w:p w14:paraId="24AEDB6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39,928</w:t>
            </w:r>
          </w:p>
        </w:tc>
        <w:tc>
          <w:tcPr>
            <w:tcW w:w="0" w:type="auto"/>
          </w:tcPr>
          <w:p w14:paraId="6322C93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40,430</w:t>
            </w:r>
          </w:p>
        </w:tc>
        <w:tc>
          <w:tcPr>
            <w:tcW w:w="0" w:type="auto"/>
          </w:tcPr>
          <w:p w14:paraId="488F216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40,925</w:t>
            </w:r>
          </w:p>
        </w:tc>
        <w:tc>
          <w:tcPr>
            <w:tcW w:w="0" w:type="auto"/>
          </w:tcPr>
          <w:p w14:paraId="3601F42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41,079</w:t>
            </w:r>
          </w:p>
        </w:tc>
        <w:tc>
          <w:tcPr>
            <w:tcW w:w="0" w:type="auto"/>
          </w:tcPr>
          <w:p w14:paraId="0400D77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41,317</w:t>
            </w:r>
          </w:p>
        </w:tc>
        <w:tc>
          <w:tcPr>
            <w:tcW w:w="0" w:type="auto"/>
          </w:tcPr>
          <w:p w14:paraId="2F577CE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41,455</w:t>
            </w:r>
          </w:p>
        </w:tc>
        <w:tc>
          <w:tcPr>
            <w:tcW w:w="0" w:type="auto"/>
          </w:tcPr>
          <w:p w14:paraId="4A60518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38,540</w:t>
            </w:r>
          </w:p>
        </w:tc>
        <w:tc>
          <w:tcPr>
            <w:tcW w:w="0" w:type="auto"/>
          </w:tcPr>
          <w:p w14:paraId="6C23D80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41,306</w:t>
            </w:r>
          </w:p>
        </w:tc>
        <w:tc>
          <w:tcPr>
            <w:tcW w:w="0" w:type="auto"/>
          </w:tcPr>
          <w:p w14:paraId="362311F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41,565</w:t>
            </w:r>
          </w:p>
        </w:tc>
        <w:tc>
          <w:tcPr>
            <w:tcW w:w="0" w:type="auto"/>
          </w:tcPr>
          <w:p w14:paraId="7A74AB4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42,126</w:t>
            </w:r>
          </w:p>
        </w:tc>
      </w:tr>
      <w:tr w:rsidR="00BA5AE1" w14:paraId="61509995" w14:textId="77777777" w:rsidTr="00055217">
        <w:trPr>
          <w:cnfStyle w:val="000000100000" w:firstRow="0" w:lastRow="0" w:firstColumn="0" w:lastColumn="0" w:oddVBand="0" w:evenVBand="0" w:oddHBand="1" w:evenHBand="0" w:firstRowFirstColumn="0" w:firstRowLastColumn="0" w:lastRowFirstColumn="0" w:lastRowLastColumn="0"/>
          <w:trHeight w:val="1427"/>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33977EBC" w14:textId="77777777" w:rsidR="00055217" w:rsidRDefault="00055217" w:rsidP="002D5961">
            <w:pPr>
              <w:jc w:val="center"/>
            </w:pPr>
            <w:r>
              <w:t>Group Quarters Population</w:t>
            </w:r>
          </w:p>
        </w:tc>
        <w:tc>
          <w:tcPr>
            <w:tcW w:w="0" w:type="auto"/>
          </w:tcPr>
          <w:p w14:paraId="55E5BE4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6,044</w:t>
            </w:r>
          </w:p>
        </w:tc>
        <w:tc>
          <w:tcPr>
            <w:tcW w:w="0" w:type="auto"/>
          </w:tcPr>
          <w:p w14:paraId="69C1644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6,452</w:t>
            </w:r>
          </w:p>
        </w:tc>
        <w:tc>
          <w:tcPr>
            <w:tcW w:w="0" w:type="auto"/>
          </w:tcPr>
          <w:p w14:paraId="3B32259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6,193</w:t>
            </w:r>
          </w:p>
        </w:tc>
        <w:tc>
          <w:tcPr>
            <w:tcW w:w="0" w:type="auto"/>
          </w:tcPr>
          <w:p w14:paraId="0DD89AC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6,036</w:t>
            </w:r>
          </w:p>
        </w:tc>
        <w:tc>
          <w:tcPr>
            <w:tcW w:w="0" w:type="auto"/>
          </w:tcPr>
          <w:p w14:paraId="49B6690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6,138</w:t>
            </w:r>
          </w:p>
        </w:tc>
        <w:tc>
          <w:tcPr>
            <w:tcW w:w="0" w:type="auto"/>
          </w:tcPr>
          <w:p w14:paraId="75E74BB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6,554</w:t>
            </w:r>
          </w:p>
        </w:tc>
        <w:tc>
          <w:tcPr>
            <w:tcW w:w="0" w:type="auto"/>
          </w:tcPr>
          <w:p w14:paraId="45508B1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6,518</w:t>
            </w:r>
          </w:p>
        </w:tc>
        <w:tc>
          <w:tcPr>
            <w:tcW w:w="0" w:type="auto"/>
          </w:tcPr>
          <w:p w14:paraId="3DF4C2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6,025</w:t>
            </w:r>
          </w:p>
        </w:tc>
        <w:tc>
          <w:tcPr>
            <w:tcW w:w="0" w:type="auto"/>
          </w:tcPr>
          <w:p w14:paraId="71D69DD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6,428</w:t>
            </w:r>
          </w:p>
        </w:tc>
        <w:tc>
          <w:tcPr>
            <w:tcW w:w="0" w:type="auto"/>
          </w:tcPr>
          <w:p w14:paraId="517205D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6,469</w:t>
            </w:r>
          </w:p>
        </w:tc>
        <w:tc>
          <w:tcPr>
            <w:tcW w:w="0" w:type="auto"/>
          </w:tcPr>
          <w:p w14:paraId="1E55EC2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6,555</w:t>
            </w:r>
          </w:p>
        </w:tc>
      </w:tr>
      <w:tr w:rsidR="00055217" w14:paraId="11B74465" w14:textId="77777777" w:rsidTr="00055217">
        <w:trPr>
          <w:trHeight w:val="1100"/>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6C20E309" w14:textId="77777777" w:rsidR="00055217" w:rsidRDefault="00055217" w:rsidP="002D5961">
            <w:pPr>
              <w:jc w:val="center"/>
            </w:pPr>
            <w:r>
              <w:t>Total Housing Units</w:t>
            </w:r>
          </w:p>
        </w:tc>
        <w:tc>
          <w:tcPr>
            <w:tcW w:w="0" w:type="auto"/>
          </w:tcPr>
          <w:p w14:paraId="44B2BE6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19,870</w:t>
            </w:r>
          </w:p>
        </w:tc>
        <w:tc>
          <w:tcPr>
            <w:tcW w:w="0" w:type="auto"/>
          </w:tcPr>
          <w:p w14:paraId="183FC2F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20,195</w:t>
            </w:r>
          </w:p>
        </w:tc>
        <w:tc>
          <w:tcPr>
            <w:tcW w:w="0" w:type="auto"/>
          </w:tcPr>
          <w:p w14:paraId="6126A0F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20,309</w:t>
            </w:r>
          </w:p>
        </w:tc>
        <w:tc>
          <w:tcPr>
            <w:tcW w:w="0" w:type="auto"/>
          </w:tcPr>
          <w:p w14:paraId="21FA28E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20,540</w:t>
            </w:r>
          </w:p>
        </w:tc>
        <w:tc>
          <w:tcPr>
            <w:tcW w:w="0" w:type="auto"/>
          </w:tcPr>
          <w:p w14:paraId="14FF10F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20,586</w:t>
            </w:r>
          </w:p>
        </w:tc>
        <w:tc>
          <w:tcPr>
            <w:tcW w:w="0" w:type="auto"/>
          </w:tcPr>
          <w:p w14:paraId="183A835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20,775</w:t>
            </w:r>
          </w:p>
        </w:tc>
        <w:tc>
          <w:tcPr>
            <w:tcW w:w="0" w:type="auto"/>
          </w:tcPr>
          <w:p w14:paraId="17CC54A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20,922</w:t>
            </w:r>
          </w:p>
        </w:tc>
        <w:tc>
          <w:tcPr>
            <w:tcW w:w="0" w:type="auto"/>
          </w:tcPr>
          <w:p w14:paraId="14D8542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21,629</w:t>
            </w:r>
          </w:p>
        </w:tc>
        <w:tc>
          <w:tcPr>
            <w:tcW w:w="0" w:type="auto"/>
          </w:tcPr>
          <w:p w14:paraId="4A21FD1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21,739</w:t>
            </w:r>
          </w:p>
        </w:tc>
        <w:tc>
          <w:tcPr>
            <w:tcW w:w="0" w:type="auto"/>
          </w:tcPr>
          <w:p w14:paraId="14F744C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21,837</w:t>
            </w:r>
          </w:p>
        </w:tc>
        <w:tc>
          <w:tcPr>
            <w:tcW w:w="0" w:type="auto"/>
          </w:tcPr>
          <w:p w14:paraId="6D1675E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22,257</w:t>
            </w:r>
          </w:p>
        </w:tc>
      </w:tr>
      <w:tr w:rsidR="00BA5AE1" w14:paraId="4FDE3747" w14:textId="77777777" w:rsidTr="00055217">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3EC77FD4" w14:textId="77777777" w:rsidR="00055217" w:rsidRDefault="00055217" w:rsidP="002D5961">
            <w:pPr>
              <w:jc w:val="center"/>
            </w:pPr>
            <w:r>
              <w:t>Occupied Housing Units</w:t>
            </w:r>
          </w:p>
        </w:tc>
        <w:tc>
          <w:tcPr>
            <w:tcW w:w="0" w:type="auto"/>
          </w:tcPr>
          <w:p w14:paraId="067FB72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17,890</w:t>
            </w:r>
          </w:p>
        </w:tc>
        <w:tc>
          <w:tcPr>
            <w:tcW w:w="0" w:type="auto"/>
          </w:tcPr>
          <w:p w14:paraId="6CA1B2B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17,958</w:t>
            </w:r>
          </w:p>
        </w:tc>
        <w:tc>
          <w:tcPr>
            <w:tcW w:w="0" w:type="auto"/>
          </w:tcPr>
          <w:p w14:paraId="12524A7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18,187</w:t>
            </w:r>
          </w:p>
        </w:tc>
        <w:tc>
          <w:tcPr>
            <w:tcW w:w="0" w:type="auto"/>
          </w:tcPr>
          <w:p w14:paraId="79FF500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18,412</w:t>
            </w:r>
          </w:p>
        </w:tc>
        <w:tc>
          <w:tcPr>
            <w:tcW w:w="0" w:type="auto"/>
          </w:tcPr>
          <w:p w14:paraId="52AE217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18,479</w:t>
            </w:r>
          </w:p>
        </w:tc>
        <w:tc>
          <w:tcPr>
            <w:tcW w:w="0" w:type="auto"/>
          </w:tcPr>
          <w:p w14:paraId="7D46B50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18,587</w:t>
            </w:r>
          </w:p>
        </w:tc>
        <w:tc>
          <w:tcPr>
            <w:tcW w:w="0" w:type="auto"/>
          </w:tcPr>
          <w:p w14:paraId="1C9CF0B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18,650</w:t>
            </w:r>
          </w:p>
        </w:tc>
        <w:tc>
          <w:tcPr>
            <w:tcW w:w="0" w:type="auto"/>
          </w:tcPr>
          <w:p w14:paraId="4BCA940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17,339</w:t>
            </w:r>
          </w:p>
        </w:tc>
        <w:tc>
          <w:tcPr>
            <w:tcW w:w="0" w:type="auto"/>
          </w:tcPr>
          <w:p w14:paraId="359E000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18,583</w:t>
            </w:r>
          </w:p>
        </w:tc>
        <w:tc>
          <w:tcPr>
            <w:tcW w:w="0" w:type="auto"/>
          </w:tcPr>
          <w:p w14:paraId="0973CF7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18,699</w:t>
            </w:r>
          </w:p>
        </w:tc>
        <w:tc>
          <w:tcPr>
            <w:tcW w:w="0" w:type="auto"/>
          </w:tcPr>
          <w:p w14:paraId="3AEA76D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18,952</w:t>
            </w:r>
          </w:p>
        </w:tc>
      </w:tr>
      <w:tr w:rsidR="00055217" w14:paraId="6FEC8CA4" w14:textId="77777777" w:rsidTr="00055217">
        <w:trPr>
          <w:trHeight w:val="802"/>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1AFB6D78" w14:textId="77777777" w:rsidR="00055217" w:rsidRDefault="00055217" w:rsidP="002D5961">
            <w:pPr>
              <w:jc w:val="center"/>
            </w:pPr>
            <w:r>
              <w:t>Occupancy Rate (%)</w:t>
            </w:r>
          </w:p>
        </w:tc>
        <w:tc>
          <w:tcPr>
            <w:tcW w:w="0" w:type="auto"/>
          </w:tcPr>
          <w:p w14:paraId="3AA363C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90.07</w:t>
            </w:r>
          </w:p>
        </w:tc>
        <w:tc>
          <w:tcPr>
            <w:tcW w:w="0" w:type="auto"/>
          </w:tcPr>
          <w:p w14:paraId="29383C5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88.92</w:t>
            </w:r>
          </w:p>
        </w:tc>
        <w:tc>
          <w:tcPr>
            <w:tcW w:w="0" w:type="auto"/>
          </w:tcPr>
          <w:p w14:paraId="6D70788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89.55</w:t>
            </w:r>
          </w:p>
        </w:tc>
        <w:tc>
          <w:tcPr>
            <w:tcW w:w="0" w:type="auto"/>
          </w:tcPr>
          <w:p w14:paraId="0ECD9EF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89.64</w:t>
            </w:r>
          </w:p>
        </w:tc>
        <w:tc>
          <w:tcPr>
            <w:tcW w:w="0" w:type="auto"/>
          </w:tcPr>
          <w:p w14:paraId="0158AA1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89.76</w:t>
            </w:r>
          </w:p>
        </w:tc>
        <w:tc>
          <w:tcPr>
            <w:tcW w:w="0" w:type="auto"/>
          </w:tcPr>
          <w:p w14:paraId="418158C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89.47</w:t>
            </w:r>
          </w:p>
        </w:tc>
        <w:tc>
          <w:tcPr>
            <w:tcW w:w="0" w:type="auto"/>
          </w:tcPr>
          <w:p w14:paraId="1A383EF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89.17</w:t>
            </w:r>
          </w:p>
        </w:tc>
        <w:tc>
          <w:tcPr>
            <w:tcW w:w="0" w:type="auto"/>
          </w:tcPr>
          <w:p w14:paraId="7AD33E4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80.16</w:t>
            </w:r>
          </w:p>
        </w:tc>
        <w:tc>
          <w:tcPr>
            <w:tcW w:w="0" w:type="auto"/>
          </w:tcPr>
          <w:p w14:paraId="1509E3E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85.48</w:t>
            </w:r>
          </w:p>
        </w:tc>
        <w:tc>
          <w:tcPr>
            <w:tcW w:w="0" w:type="auto"/>
          </w:tcPr>
          <w:p w14:paraId="37788C7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85.63</w:t>
            </w:r>
          </w:p>
        </w:tc>
        <w:tc>
          <w:tcPr>
            <w:tcW w:w="0" w:type="auto"/>
          </w:tcPr>
          <w:p w14:paraId="26B103D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85.15</w:t>
            </w:r>
          </w:p>
        </w:tc>
      </w:tr>
      <w:tr w:rsidR="00BA5AE1" w14:paraId="756B1658" w14:textId="77777777" w:rsidTr="00055217">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1283" w:type="dxa"/>
            <w:vAlign w:val="center"/>
          </w:tcPr>
          <w:p w14:paraId="60DC6B5C" w14:textId="77777777" w:rsidR="00055217" w:rsidRDefault="00055217" w:rsidP="002D5961">
            <w:pPr>
              <w:jc w:val="center"/>
            </w:pPr>
            <w:r>
              <w:t>Average Household Size</w:t>
            </w:r>
          </w:p>
        </w:tc>
        <w:tc>
          <w:tcPr>
            <w:tcW w:w="0" w:type="auto"/>
            <w:vAlign w:val="center"/>
          </w:tcPr>
          <w:p w14:paraId="030F84F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2.2232</w:t>
            </w:r>
          </w:p>
        </w:tc>
        <w:tc>
          <w:tcPr>
            <w:tcW w:w="0" w:type="auto"/>
            <w:vAlign w:val="center"/>
          </w:tcPr>
          <w:p w14:paraId="056C915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2.2234</w:t>
            </w:r>
          </w:p>
        </w:tc>
        <w:tc>
          <w:tcPr>
            <w:tcW w:w="0" w:type="auto"/>
            <w:vAlign w:val="center"/>
          </w:tcPr>
          <w:p w14:paraId="31112E8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2.2230</w:t>
            </w:r>
          </w:p>
        </w:tc>
        <w:tc>
          <w:tcPr>
            <w:tcW w:w="0" w:type="auto"/>
            <w:vAlign w:val="center"/>
          </w:tcPr>
          <w:p w14:paraId="7B337D3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2.2227</w:t>
            </w:r>
          </w:p>
        </w:tc>
        <w:tc>
          <w:tcPr>
            <w:tcW w:w="0" w:type="auto"/>
            <w:vAlign w:val="center"/>
          </w:tcPr>
          <w:p w14:paraId="0157020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2.2230</w:t>
            </w:r>
          </w:p>
        </w:tc>
        <w:tc>
          <w:tcPr>
            <w:tcW w:w="0" w:type="auto"/>
            <w:vAlign w:val="center"/>
          </w:tcPr>
          <w:p w14:paraId="01F4B4F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2.2229</w:t>
            </w:r>
          </w:p>
        </w:tc>
        <w:tc>
          <w:tcPr>
            <w:tcW w:w="0" w:type="auto"/>
            <w:vAlign w:val="center"/>
          </w:tcPr>
          <w:p w14:paraId="23CEF79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vAlign w:val="center"/>
          </w:tcPr>
          <w:p w14:paraId="55FE3AD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vAlign w:val="center"/>
          </w:tcPr>
          <w:p w14:paraId="1524B59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vAlign w:val="center"/>
          </w:tcPr>
          <w:p w14:paraId="3C56614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vAlign w:val="center"/>
          </w:tcPr>
          <w:p w14:paraId="58DEC65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r>
    </w:tbl>
    <w:p w14:paraId="28453704" w14:textId="6FAB827B" w:rsidR="00055217" w:rsidRDefault="00055217" w:rsidP="00055217">
      <w:pPr>
        <w:pStyle w:val="Caption"/>
      </w:pPr>
      <w:r>
        <w:rPr>
          <w:bCs/>
        </w:rPr>
        <w:br w:type="page"/>
      </w:r>
      <w:r>
        <w:lastRenderedPageBreak/>
        <w:t xml:space="preserve">Table </w:t>
      </w:r>
      <w:fldSimple w:instr=" STYLEREF 2 \s ">
        <w:r w:rsidR="00F55251">
          <w:rPr>
            <w:noProof/>
          </w:rPr>
          <w:t>3.7</w:t>
        </w:r>
      </w:fldSimple>
      <w:r w:rsidR="00F55251">
        <w:noBreakHyphen/>
      </w:r>
      <w:fldSimple w:instr=" SEQ Table \* ARABIC \s 2 ">
        <w:r w:rsidR="00F55251">
          <w:rPr>
            <w:noProof/>
          </w:rPr>
          <w:t>1</w:t>
        </w:r>
      </w:fldSimple>
      <w:r>
        <w:rPr>
          <w:noProof/>
        </w:rPr>
        <w:t>.7-2</w:t>
      </w:r>
      <w:r>
        <w:t>: Rural Whitman County Annual Population and Housing OFM Data (2014-2024)</w:t>
      </w:r>
    </w:p>
    <w:tbl>
      <w:tblPr>
        <w:tblStyle w:val="GridTable5Dark-Accent1"/>
        <w:tblW w:w="10710" w:type="dxa"/>
        <w:tblInd w:w="-545" w:type="dxa"/>
        <w:tblLayout w:type="fixed"/>
        <w:tblLook w:val="04A0" w:firstRow="1" w:lastRow="0" w:firstColumn="1" w:lastColumn="0" w:noHBand="0" w:noVBand="1"/>
      </w:tblPr>
      <w:tblGrid>
        <w:gridCol w:w="1350"/>
        <w:gridCol w:w="850"/>
        <w:gridCol w:w="851"/>
        <w:gridCol w:w="851"/>
        <w:gridCol w:w="851"/>
        <w:gridCol w:w="851"/>
        <w:gridCol w:w="851"/>
        <w:gridCol w:w="851"/>
        <w:gridCol w:w="851"/>
        <w:gridCol w:w="851"/>
        <w:gridCol w:w="851"/>
        <w:gridCol w:w="851"/>
      </w:tblGrid>
      <w:tr w:rsidR="00BA5AE1" w14:paraId="458C1C9D" w14:textId="77777777" w:rsidTr="002D5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025C507A" w14:textId="77777777" w:rsidR="00055217" w:rsidRDefault="00055217" w:rsidP="002D5961">
            <w:pPr>
              <w:jc w:val="center"/>
            </w:pPr>
            <w:r>
              <w:t>Category</w:t>
            </w:r>
          </w:p>
        </w:tc>
        <w:tc>
          <w:tcPr>
            <w:tcW w:w="850" w:type="dxa"/>
            <w:vAlign w:val="center"/>
          </w:tcPr>
          <w:p w14:paraId="2A87F86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851" w:type="dxa"/>
            <w:vAlign w:val="center"/>
          </w:tcPr>
          <w:p w14:paraId="3D50E448"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851" w:type="dxa"/>
            <w:vAlign w:val="center"/>
          </w:tcPr>
          <w:p w14:paraId="6352615D"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851" w:type="dxa"/>
            <w:vAlign w:val="center"/>
          </w:tcPr>
          <w:p w14:paraId="6A6E2A5D"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851" w:type="dxa"/>
            <w:vAlign w:val="center"/>
          </w:tcPr>
          <w:p w14:paraId="1F5C1C1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851" w:type="dxa"/>
            <w:vAlign w:val="center"/>
          </w:tcPr>
          <w:p w14:paraId="2BAF2E5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851" w:type="dxa"/>
            <w:vAlign w:val="center"/>
          </w:tcPr>
          <w:p w14:paraId="7A91CD71"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851" w:type="dxa"/>
            <w:vAlign w:val="center"/>
          </w:tcPr>
          <w:p w14:paraId="46836255"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851" w:type="dxa"/>
            <w:vAlign w:val="center"/>
          </w:tcPr>
          <w:p w14:paraId="39604181"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851" w:type="dxa"/>
            <w:vAlign w:val="center"/>
          </w:tcPr>
          <w:p w14:paraId="3CBDB78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851" w:type="dxa"/>
            <w:vAlign w:val="center"/>
          </w:tcPr>
          <w:p w14:paraId="55374CD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0C7B63DC"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2B328F93" w14:textId="77777777" w:rsidR="00055217" w:rsidRDefault="00055217" w:rsidP="002D5961">
            <w:pPr>
              <w:jc w:val="center"/>
            </w:pPr>
            <w:r>
              <w:t>Total Population</w:t>
            </w:r>
          </w:p>
        </w:tc>
        <w:tc>
          <w:tcPr>
            <w:tcW w:w="850" w:type="dxa"/>
            <w:vAlign w:val="center"/>
          </w:tcPr>
          <w:p w14:paraId="4DBABA6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14,959</w:t>
            </w:r>
          </w:p>
        </w:tc>
        <w:tc>
          <w:tcPr>
            <w:tcW w:w="851" w:type="dxa"/>
            <w:vAlign w:val="center"/>
          </w:tcPr>
          <w:p w14:paraId="0F8D6CD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15,007</w:t>
            </w:r>
          </w:p>
        </w:tc>
        <w:tc>
          <w:tcPr>
            <w:tcW w:w="851" w:type="dxa"/>
            <w:vAlign w:val="center"/>
          </w:tcPr>
          <w:p w14:paraId="3F94434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14,995</w:t>
            </w:r>
          </w:p>
        </w:tc>
        <w:tc>
          <w:tcPr>
            <w:tcW w:w="851" w:type="dxa"/>
            <w:vAlign w:val="center"/>
          </w:tcPr>
          <w:p w14:paraId="35E5BAD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14,983</w:t>
            </w:r>
          </w:p>
        </w:tc>
        <w:tc>
          <w:tcPr>
            <w:tcW w:w="851" w:type="dxa"/>
            <w:vAlign w:val="center"/>
          </w:tcPr>
          <w:p w14:paraId="493E490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15,027</w:t>
            </w:r>
          </w:p>
        </w:tc>
        <w:tc>
          <w:tcPr>
            <w:tcW w:w="851" w:type="dxa"/>
            <w:vAlign w:val="center"/>
          </w:tcPr>
          <w:p w14:paraId="7583CFA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15,060</w:t>
            </w:r>
          </w:p>
        </w:tc>
        <w:tc>
          <w:tcPr>
            <w:tcW w:w="851" w:type="dxa"/>
            <w:vAlign w:val="center"/>
          </w:tcPr>
          <w:p w14:paraId="5CC32D0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15,072</w:t>
            </w:r>
          </w:p>
        </w:tc>
        <w:tc>
          <w:tcPr>
            <w:tcW w:w="851" w:type="dxa"/>
            <w:vAlign w:val="center"/>
          </w:tcPr>
          <w:p w14:paraId="46A2AE0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14,910</w:t>
            </w:r>
          </w:p>
        </w:tc>
        <w:tc>
          <w:tcPr>
            <w:tcW w:w="851" w:type="dxa"/>
            <w:vAlign w:val="center"/>
          </w:tcPr>
          <w:p w14:paraId="69FADF2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15,010</w:t>
            </w:r>
          </w:p>
        </w:tc>
        <w:tc>
          <w:tcPr>
            <w:tcW w:w="851" w:type="dxa"/>
            <w:vAlign w:val="center"/>
          </w:tcPr>
          <w:p w14:paraId="585036E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15,040</w:t>
            </w:r>
          </w:p>
        </w:tc>
        <w:tc>
          <w:tcPr>
            <w:tcW w:w="851" w:type="dxa"/>
            <w:vAlign w:val="center"/>
          </w:tcPr>
          <w:p w14:paraId="18583F2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15,070</w:t>
            </w:r>
          </w:p>
        </w:tc>
      </w:tr>
      <w:tr w:rsidR="00055217" w14:paraId="7A1CFC16" w14:textId="77777777" w:rsidTr="002D5961">
        <w:tc>
          <w:tcPr>
            <w:cnfStyle w:val="001000000000" w:firstRow="0" w:lastRow="0" w:firstColumn="1" w:lastColumn="0" w:oddVBand="0" w:evenVBand="0" w:oddHBand="0" w:evenHBand="0" w:firstRowFirstColumn="0" w:firstRowLastColumn="0" w:lastRowFirstColumn="0" w:lastRowLastColumn="0"/>
            <w:tcW w:w="1350" w:type="dxa"/>
            <w:vAlign w:val="center"/>
          </w:tcPr>
          <w:p w14:paraId="74B2943C" w14:textId="77777777" w:rsidR="00055217" w:rsidRDefault="00055217" w:rsidP="002D5961">
            <w:pPr>
              <w:jc w:val="center"/>
            </w:pPr>
            <w:r>
              <w:t>Household Population</w:t>
            </w:r>
          </w:p>
        </w:tc>
        <w:tc>
          <w:tcPr>
            <w:tcW w:w="850" w:type="dxa"/>
            <w:vAlign w:val="center"/>
          </w:tcPr>
          <w:p w14:paraId="01EDAD2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14,837</w:t>
            </w:r>
          </w:p>
        </w:tc>
        <w:tc>
          <w:tcPr>
            <w:tcW w:w="851" w:type="dxa"/>
            <w:vAlign w:val="center"/>
          </w:tcPr>
          <w:p w14:paraId="16192FB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14,880</w:t>
            </w:r>
          </w:p>
        </w:tc>
        <w:tc>
          <w:tcPr>
            <w:tcW w:w="851" w:type="dxa"/>
            <w:vAlign w:val="center"/>
          </w:tcPr>
          <w:p w14:paraId="5F47C12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14,871</w:t>
            </w:r>
          </w:p>
        </w:tc>
        <w:tc>
          <w:tcPr>
            <w:tcW w:w="851" w:type="dxa"/>
            <w:vAlign w:val="center"/>
          </w:tcPr>
          <w:p w14:paraId="5EC96E2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14,849</w:t>
            </w:r>
          </w:p>
        </w:tc>
        <w:tc>
          <w:tcPr>
            <w:tcW w:w="851" w:type="dxa"/>
            <w:vAlign w:val="center"/>
          </w:tcPr>
          <w:p w14:paraId="7092989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14,889</w:t>
            </w:r>
          </w:p>
        </w:tc>
        <w:tc>
          <w:tcPr>
            <w:tcW w:w="851" w:type="dxa"/>
            <w:vAlign w:val="center"/>
          </w:tcPr>
          <w:p w14:paraId="42F5BAD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14,937</w:t>
            </w:r>
          </w:p>
        </w:tc>
        <w:tc>
          <w:tcPr>
            <w:tcW w:w="851" w:type="dxa"/>
            <w:vAlign w:val="center"/>
          </w:tcPr>
          <w:p w14:paraId="680CC07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14,939</w:t>
            </w:r>
          </w:p>
        </w:tc>
        <w:tc>
          <w:tcPr>
            <w:tcW w:w="851" w:type="dxa"/>
            <w:vAlign w:val="center"/>
          </w:tcPr>
          <w:p w14:paraId="4C40553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14,612</w:t>
            </w:r>
          </w:p>
        </w:tc>
        <w:tc>
          <w:tcPr>
            <w:tcW w:w="851" w:type="dxa"/>
            <w:vAlign w:val="center"/>
          </w:tcPr>
          <w:p w14:paraId="5B1223D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14,879</w:t>
            </w:r>
          </w:p>
        </w:tc>
        <w:tc>
          <w:tcPr>
            <w:tcW w:w="851" w:type="dxa"/>
            <w:vAlign w:val="center"/>
          </w:tcPr>
          <w:p w14:paraId="61F557B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14,921</w:t>
            </w:r>
          </w:p>
        </w:tc>
        <w:tc>
          <w:tcPr>
            <w:tcW w:w="851" w:type="dxa"/>
            <w:vAlign w:val="center"/>
          </w:tcPr>
          <w:p w14:paraId="1C33610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14,983</w:t>
            </w:r>
          </w:p>
        </w:tc>
      </w:tr>
      <w:tr w:rsidR="00BA5AE1" w14:paraId="5483ED9A"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44FFD5F2" w14:textId="77777777" w:rsidR="00055217" w:rsidRDefault="00055217" w:rsidP="002D5961">
            <w:pPr>
              <w:jc w:val="center"/>
            </w:pPr>
            <w:r>
              <w:t>Group Quarters Population</w:t>
            </w:r>
          </w:p>
        </w:tc>
        <w:tc>
          <w:tcPr>
            <w:tcW w:w="850" w:type="dxa"/>
            <w:vAlign w:val="center"/>
          </w:tcPr>
          <w:p w14:paraId="25BF8BC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122</w:t>
            </w:r>
          </w:p>
        </w:tc>
        <w:tc>
          <w:tcPr>
            <w:tcW w:w="851" w:type="dxa"/>
            <w:vAlign w:val="center"/>
          </w:tcPr>
          <w:p w14:paraId="4062AD4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127</w:t>
            </w:r>
          </w:p>
        </w:tc>
        <w:tc>
          <w:tcPr>
            <w:tcW w:w="851" w:type="dxa"/>
            <w:vAlign w:val="center"/>
          </w:tcPr>
          <w:p w14:paraId="249E886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124</w:t>
            </w:r>
          </w:p>
        </w:tc>
        <w:tc>
          <w:tcPr>
            <w:tcW w:w="851" w:type="dxa"/>
            <w:vAlign w:val="center"/>
          </w:tcPr>
          <w:p w14:paraId="70E300A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134</w:t>
            </w:r>
          </w:p>
        </w:tc>
        <w:tc>
          <w:tcPr>
            <w:tcW w:w="851" w:type="dxa"/>
            <w:vAlign w:val="center"/>
          </w:tcPr>
          <w:p w14:paraId="4F9CD37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138</w:t>
            </w:r>
          </w:p>
        </w:tc>
        <w:tc>
          <w:tcPr>
            <w:tcW w:w="851" w:type="dxa"/>
            <w:vAlign w:val="center"/>
          </w:tcPr>
          <w:p w14:paraId="4E69837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123</w:t>
            </w:r>
          </w:p>
        </w:tc>
        <w:tc>
          <w:tcPr>
            <w:tcW w:w="851" w:type="dxa"/>
            <w:vAlign w:val="center"/>
          </w:tcPr>
          <w:p w14:paraId="40E5B3D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133</w:t>
            </w:r>
          </w:p>
        </w:tc>
        <w:tc>
          <w:tcPr>
            <w:tcW w:w="851" w:type="dxa"/>
            <w:vAlign w:val="center"/>
          </w:tcPr>
          <w:p w14:paraId="473114C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331</w:t>
            </w:r>
          </w:p>
        </w:tc>
        <w:tc>
          <w:tcPr>
            <w:tcW w:w="851" w:type="dxa"/>
            <w:vAlign w:val="center"/>
          </w:tcPr>
          <w:p w14:paraId="40F5D4D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196</w:t>
            </w:r>
          </w:p>
        </w:tc>
        <w:tc>
          <w:tcPr>
            <w:tcW w:w="851" w:type="dxa"/>
            <w:vAlign w:val="center"/>
          </w:tcPr>
          <w:p w14:paraId="31F2A30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185</w:t>
            </w:r>
          </w:p>
        </w:tc>
        <w:tc>
          <w:tcPr>
            <w:tcW w:w="851" w:type="dxa"/>
            <w:vAlign w:val="center"/>
          </w:tcPr>
          <w:p w14:paraId="44643CF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155</w:t>
            </w:r>
          </w:p>
        </w:tc>
      </w:tr>
      <w:tr w:rsidR="00055217" w14:paraId="7892152D" w14:textId="77777777" w:rsidTr="002D5961">
        <w:tc>
          <w:tcPr>
            <w:cnfStyle w:val="001000000000" w:firstRow="0" w:lastRow="0" w:firstColumn="1" w:lastColumn="0" w:oddVBand="0" w:evenVBand="0" w:oddHBand="0" w:evenHBand="0" w:firstRowFirstColumn="0" w:firstRowLastColumn="0" w:lastRowFirstColumn="0" w:lastRowLastColumn="0"/>
            <w:tcW w:w="1350" w:type="dxa"/>
            <w:vAlign w:val="center"/>
          </w:tcPr>
          <w:p w14:paraId="643F2248" w14:textId="77777777" w:rsidR="00055217" w:rsidRDefault="00055217" w:rsidP="002D5961">
            <w:pPr>
              <w:jc w:val="center"/>
            </w:pPr>
            <w:r>
              <w:t>Total Housing Units</w:t>
            </w:r>
          </w:p>
        </w:tc>
        <w:tc>
          <w:tcPr>
            <w:tcW w:w="850" w:type="dxa"/>
            <w:vAlign w:val="center"/>
          </w:tcPr>
          <w:p w14:paraId="65130F3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7,315</w:t>
            </w:r>
          </w:p>
        </w:tc>
        <w:tc>
          <w:tcPr>
            <w:tcW w:w="851" w:type="dxa"/>
            <w:vAlign w:val="center"/>
          </w:tcPr>
          <w:p w14:paraId="273C139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7,312</w:t>
            </w:r>
          </w:p>
        </w:tc>
        <w:tc>
          <w:tcPr>
            <w:tcW w:w="851" w:type="dxa"/>
            <w:vAlign w:val="center"/>
          </w:tcPr>
          <w:p w14:paraId="46C75FF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7,302</w:t>
            </w:r>
          </w:p>
        </w:tc>
        <w:tc>
          <w:tcPr>
            <w:tcW w:w="851" w:type="dxa"/>
            <w:vAlign w:val="center"/>
          </w:tcPr>
          <w:p w14:paraId="69B8783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7,281</w:t>
            </w:r>
          </w:p>
        </w:tc>
        <w:tc>
          <w:tcPr>
            <w:tcW w:w="851" w:type="dxa"/>
            <w:vAlign w:val="center"/>
          </w:tcPr>
          <w:p w14:paraId="64E8C3C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7,280</w:t>
            </w:r>
          </w:p>
        </w:tc>
        <w:tc>
          <w:tcPr>
            <w:tcW w:w="851" w:type="dxa"/>
            <w:vAlign w:val="center"/>
          </w:tcPr>
          <w:p w14:paraId="50AA7A8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7,286</w:t>
            </w:r>
          </w:p>
        </w:tc>
        <w:tc>
          <w:tcPr>
            <w:tcW w:w="851" w:type="dxa"/>
            <w:vAlign w:val="center"/>
          </w:tcPr>
          <w:p w14:paraId="372CA9A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7,277</w:t>
            </w:r>
          </w:p>
        </w:tc>
        <w:tc>
          <w:tcPr>
            <w:tcW w:w="851" w:type="dxa"/>
            <w:vAlign w:val="center"/>
          </w:tcPr>
          <w:p w14:paraId="477610A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7,224</w:t>
            </w:r>
          </w:p>
        </w:tc>
        <w:tc>
          <w:tcPr>
            <w:tcW w:w="851" w:type="dxa"/>
            <w:vAlign w:val="center"/>
          </w:tcPr>
          <w:p w14:paraId="17691F4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7,269</w:t>
            </w:r>
          </w:p>
        </w:tc>
        <w:tc>
          <w:tcPr>
            <w:tcW w:w="851" w:type="dxa"/>
            <w:vAlign w:val="center"/>
          </w:tcPr>
          <w:p w14:paraId="36E2778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7,295</w:t>
            </w:r>
          </w:p>
        </w:tc>
        <w:tc>
          <w:tcPr>
            <w:tcW w:w="851" w:type="dxa"/>
            <w:vAlign w:val="center"/>
          </w:tcPr>
          <w:p w14:paraId="29107CD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7,305</w:t>
            </w:r>
          </w:p>
        </w:tc>
      </w:tr>
      <w:tr w:rsidR="00BA5AE1" w14:paraId="4B1B48F1"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17434DB8" w14:textId="77777777" w:rsidR="00055217" w:rsidRDefault="00055217" w:rsidP="002D5961">
            <w:pPr>
              <w:jc w:val="center"/>
            </w:pPr>
            <w:r>
              <w:t>Occupied Housing Units</w:t>
            </w:r>
          </w:p>
        </w:tc>
        <w:tc>
          <w:tcPr>
            <w:tcW w:w="850" w:type="dxa"/>
            <w:vAlign w:val="center"/>
          </w:tcPr>
          <w:p w14:paraId="0C0954C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6,434</w:t>
            </w:r>
          </w:p>
        </w:tc>
        <w:tc>
          <w:tcPr>
            <w:tcW w:w="851" w:type="dxa"/>
            <w:vAlign w:val="center"/>
          </w:tcPr>
          <w:p w14:paraId="5D05197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6,450</w:t>
            </w:r>
          </w:p>
        </w:tc>
        <w:tc>
          <w:tcPr>
            <w:tcW w:w="851" w:type="dxa"/>
            <w:vAlign w:val="center"/>
          </w:tcPr>
          <w:p w14:paraId="27AF1AF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6,444</w:t>
            </w:r>
          </w:p>
        </w:tc>
        <w:tc>
          <w:tcPr>
            <w:tcW w:w="851" w:type="dxa"/>
            <w:vAlign w:val="center"/>
          </w:tcPr>
          <w:p w14:paraId="03AB223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6,431</w:t>
            </w:r>
          </w:p>
        </w:tc>
        <w:tc>
          <w:tcPr>
            <w:tcW w:w="851" w:type="dxa"/>
            <w:vAlign w:val="center"/>
          </w:tcPr>
          <w:p w14:paraId="574B9A2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6,445</w:t>
            </w:r>
          </w:p>
        </w:tc>
        <w:tc>
          <w:tcPr>
            <w:tcW w:w="851" w:type="dxa"/>
            <w:vAlign w:val="center"/>
          </w:tcPr>
          <w:p w14:paraId="0A668B2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6,465</w:t>
            </w:r>
          </w:p>
        </w:tc>
        <w:tc>
          <w:tcPr>
            <w:tcW w:w="851" w:type="dxa"/>
            <w:vAlign w:val="center"/>
          </w:tcPr>
          <w:p w14:paraId="1AF5836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6,465</w:t>
            </w:r>
          </w:p>
        </w:tc>
        <w:tc>
          <w:tcPr>
            <w:tcW w:w="851" w:type="dxa"/>
            <w:vAlign w:val="center"/>
          </w:tcPr>
          <w:p w14:paraId="57BFDD2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6,343</w:t>
            </w:r>
          </w:p>
        </w:tc>
        <w:tc>
          <w:tcPr>
            <w:tcW w:w="851" w:type="dxa"/>
            <w:vAlign w:val="center"/>
          </w:tcPr>
          <w:p w14:paraId="7693812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6,439</w:t>
            </w:r>
          </w:p>
        </w:tc>
        <w:tc>
          <w:tcPr>
            <w:tcW w:w="851" w:type="dxa"/>
            <w:vAlign w:val="center"/>
          </w:tcPr>
          <w:p w14:paraId="13CF5FA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6,455</w:t>
            </w:r>
          </w:p>
        </w:tc>
        <w:tc>
          <w:tcPr>
            <w:tcW w:w="851" w:type="dxa"/>
            <w:vAlign w:val="center"/>
          </w:tcPr>
          <w:p w14:paraId="1596893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6,479</w:t>
            </w:r>
          </w:p>
        </w:tc>
      </w:tr>
      <w:tr w:rsidR="00055217" w14:paraId="58520684" w14:textId="77777777" w:rsidTr="002D5961">
        <w:tc>
          <w:tcPr>
            <w:cnfStyle w:val="001000000000" w:firstRow="0" w:lastRow="0" w:firstColumn="1" w:lastColumn="0" w:oddVBand="0" w:evenVBand="0" w:oddHBand="0" w:evenHBand="0" w:firstRowFirstColumn="0" w:firstRowLastColumn="0" w:lastRowFirstColumn="0" w:lastRowLastColumn="0"/>
            <w:tcW w:w="1350" w:type="dxa"/>
            <w:vAlign w:val="center"/>
          </w:tcPr>
          <w:p w14:paraId="70CA1B57" w14:textId="77777777" w:rsidR="00055217" w:rsidRDefault="00055217" w:rsidP="002D5961">
            <w:pPr>
              <w:jc w:val="center"/>
            </w:pPr>
            <w:r>
              <w:t>Occupancy Rate (%)</w:t>
            </w:r>
          </w:p>
        </w:tc>
        <w:tc>
          <w:tcPr>
            <w:tcW w:w="850" w:type="dxa"/>
            <w:vAlign w:val="center"/>
          </w:tcPr>
          <w:p w14:paraId="1487D7F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87.96</w:t>
            </w:r>
          </w:p>
        </w:tc>
        <w:tc>
          <w:tcPr>
            <w:tcW w:w="851" w:type="dxa"/>
            <w:vAlign w:val="center"/>
          </w:tcPr>
          <w:p w14:paraId="3A75B04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88.21</w:t>
            </w:r>
          </w:p>
        </w:tc>
        <w:tc>
          <w:tcPr>
            <w:tcW w:w="851" w:type="dxa"/>
            <w:vAlign w:val="center"/>
          </w:tcPr>
          <w:p w14:paraId="4FF90D9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88.25</w:t>
            </w:r>
          </w:p>
        </w:tc>
        <w:tc>
          <w:tcPr>
            <w:tcW w:w="851" w:type="dxa"/>
            <w:vAlign w:val="center"/>
          </w:tcPr>
          <w:p w14:paraId="208BBD6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88.33</w:t>
            </w:r>
          </w:p>
        </w:tc>
        <w:tc>
          <w:tcPr>
            <w:tcW w:w="851" w:type="dxa"/>
            <w:vAlign w:val="center"/>
          </w:tcPr>
          <w:p w14:paraId="2BEE57A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88.53</w:t>
            </w:r>
          </w:p>
        </w:tc>
        <w:tc>
          <w:tcPr>
            <w:tcW w:w="851" w:type="dxa"/>
            <w:vAlign w:val="center"/>
          </w:tcPr>
          <w:p w14:paraId="71A4D0A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88.73</w:t>
            </w:r>
          </w:p>
        </w:tc>
        <w:tc>
          <w:tcPr>
            <w:tcW w:w="851" w:type="dxa"/>
            <w:vAlign w:val="center"/>
          </w:tcPr>
          <w:p w14:paraId="5AE622C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88.84</w:t>
            </w:r>
          </w:p>
        </w:tc>
        <w:tc>
          <w:tcPr>
            <w:tcW w:w="851" w:type="dxa"/>
            <w:vAlign w:val="center"/>
          </w:tcPr>
          <w:p w14:paraId="49D0696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87.80</w:t>
            </w:r>
          </w:p>
        </w:tc>
        <w:tc>
          <w:tcPr>
            <w:tcW w:w="851" w:type="dxa"/>
            <w:vAlign w:val="center"/>
          </w:tcPr>
          <w:p w14:paraId="5B67A69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88.58</w:t>
            </w:r>
          </w:p>
        </w:tc>
        <w:tc>
          <w:tcPr>
            <w:tcW w:w="851" w:type="dxa"/>
            <w:vAlign w:val="center"/>
          </w:tcPr>
          <w:p w14:paraId="326E244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88.49</w:t>
            </w:r>
          </w:p>
        </w:tc>
        <w:tc>
          <w:tcPr>
            <w:tcW w:w="851" w:type="dxa"/>
            <w:vAlign w:val="center"/>
          </w:tcPr>
          <w:p w14:paraId="4673821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88.69</w:t>
            </w:r>
          </w:p>
        </w:tc>
      </w:tr>
      <w:tr w:rsidR="00BA5AE1" w14:paraId="7D45E787"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tcPr>
          <w:p w14:paraId="5DD0DA35" w14:textId="77777777" w:rsidR="00055217" w:rsidRDefault="00055217" w:rsidP="002D5961">
            <w:pPr>
              <w:jc w:val="center"/>
            </w:pPr>
            <w:r>
              <w:t>Average Household Size</w:t>
            </w:r>
          </w:p>
        </w:tc>
        <w:tc>
          <w:tcPr>
            <w:tcW w:w="850" w:type="dxa"/>
            <w:vAlign w:val="center"/>
          </w:tcPr>
          <w:p w14:paraId="304FFE7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2.0283</w:t>
            </w:r>
          </w:p>
        </w:tc>
        <w:tc>
          <w:tcPr>
            <w:tcW w:w="851" w:type="dxa"/>
            <w:vAlign w:val="center"/>
          </w:tcPr>
          <w:p w14:paraId="07E1111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2.0350</w:t>
            </w:r>
          </w:p>
        </w:tc>
        <w:tc>
          <w:tcPr>
            <w:tcW w:w="851" w:type="dxa"/>
            <w:vAlign w:val="center"/>
          </w:tcPr>
          <w:p w14:paraId="60586EB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2.0366</w:t>
            </w:r>
          </w:p>
        </w:tc>
        <w:tc>
          <w:tcPr>
            <w:tcW w:w="851" w:type="dxa"/>
            <w:vAlign w:val="center"/>
          </w:tcPr>
          <w:p w14:paraId="3B9D90B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2.0394</w:t>
            </w:r>
          </w:p>
        </w:tc>
        <w:tc>
          <w:tcPr>
            <w:tcW w:w="851" w:type="dxa"/>
            <w:vAlign w:val="center"/>
          </w:tcPr>
          <w:p w14:paraId="26C5BBE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2.0452</w:t>
            </w:r>
          </w:p>
        </w:tc>
        <w:tc>
          <w:tcPr>
            <w:tcW w:w="851" w:type="dxa"/>
            <w:vAlign w:val="center"/>
          </w:tcPr>
          <w:p w14:paraId="0AC7988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2.0501</w:t>
            </w:r>
          </w:p>
        </w:tc>
        <w:tc>
          <w:tcPr>
            <w:tcW w:w="851" w:type="dxa"/>
            <w:vAlign w:val="center"/>
          </w:tcPr>
          <w:p w14:paraId="2633C25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2.0529</w:t>
            </w:r>
          </w:p>
        </w:tc>
        <w:tc>
          <w:tcPr>
            <w:tcW w:w="851" w:type="dxa"/>
            <w:vAlign w:val="center"/>
          </w:tcPr>
          <w:p w14:paraId="2AB480F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2.0227</w:t>
            </w:r>
          </w:p>
        </w:tc>
        <w:tc>
          <w:tcPr>
            <w:tcW w:w="851" w:type="dxa"/>
            <w:vAlign w:val="center"/>
          </w:tcPr>
          <w:p w14:paraId="69C558E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2.0469</w:t>
            </w:r>
          </w:p>
        </w:tc>
        <w:tc>
          <w:tcPr>
            <w:tcW w:w="851" w:type="dxa"/>
            <w:vAlign w:val="center"/>
          </w:tcPr>
          <w:p w14:paraId="52EF89F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2.0453</w:t>
            </w:r>
          </w:p>
        </w:tc>
        <w:tc>
          <w:tcPr>
            <w:tcW w:w="851" w:type="dxa"/>
            <w:vAlign w:val="center"/>
          </w:tcPr>
          <w:p w14:paraId="4A8C23C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2.0510</w:t>
            </w:r>
          </w:p>
        </w:tc>
      </w:tr>
    </w:tbl>
    <w:p w14:paraId="7DD01C80" w14:textId="77777777" w:rsidR="00055217" w:rsidRDefault="00055217" w:rsidP="00055217"/>
    <w:p w14:paraId="33E26172" w14:textId="77777777" w:rsidR="00055217" w:rsidRDefault="00055217" w:rsidP="00DC5B01">
      <w:pPr>
        <w:pStyle w:val="Heading3"/>
      </w:pPr>
      <w:bookmarkStart w:id="39" w:name="_Toc204171865"/>
      <w:r>
        <w:t>Comparison of Demographic and Housing Trends: Spokane County Vs. Tekoa</w:t>
      </w:r>
      <w:bookmarkEnd w:id="39"/>
    </w:p>
    <w:p w14:paraId="2494C23C" w14:textId="3BFB801E" w:rsidR="00055217" w:rsidRDefault="00055217" w:rsidP="00055217">
      <w:r>
        <w:t>As Tekoa sits just 4.5 miles south of the Spokane/Whitman County line on SR-27, it was determined that Spokane County’s population trends should also be considered as part of the population projection. Spokane County and Tekoa also exhibit key demographic and housing similarities but do have some bigger differences than Whitman County and Tekoa do. In 2014 WAOFM’s intercensal population estimate for Spokane County was 489,986 and increased by 14.16% to 559,400 in the 2024 postcensal estimate from WAOFM. Excluding the Spokane Municipal Statistical area, this increases to a 16.25% increase from 163</w:t>
      </w:r>
      <w:r w:rsidR="001113EE">
        <w:t>,</w:t>
      </w:r>
      <w:r>
        <w:t xml:space="preserve">207 in 2014 to 189,735 in 2024. However, these numbers don’t consider the several unincorporated communities that are surrounded by or directly adjacent to the incorporated cities that make up the Spokane Municipal Statistical area. </w:t>
      </w:r>
    </w:p>
    <w:p w14:paraId="76F6CF0F" w14:textId="058505AD" w:rsidR="00055217" w:rsidRDefault="00055217" w:rsidP="00055217">
      <w:r>
        <w:t xml:space="preserve">Both areas saw increases in housing stock during this period, with Spokane County’s total housing units increasing by 13.4% to 235,498 units in 2024 compared to just 207,665 units in 2014. Like with the population estimates, this increases to a 16.6% increase from 64,217 units in 2014 to 74,878 units in </w:t>
      </w:r>
      <w:r>
        <w:lastRenderedPageBreak/>
        <w:t>2024. Though again, this number doesn’t consider the several unincorporated communities that are surrounded by or directly adjacent to the incorporated cities making up the Spokane Municipal Statistical Area.</w:t>
      </w:r>
    </w:p>
    <w:p w14:paraId="3A5FD354" w14:textId="3A6ED837" w:rsidR="00055217" w:rsidRDefault="00055217" w:rsidP="00055217">
      <w:r>
        <w:t>Although not a perfect representation, this again is an example of the larger trend of people moving closer to cities for their amenities but staying on the outskirts to have more land. This, combined with Spokane County’s double-digit growth rates, helps explain why Tekoa is exceeding the population growth trends of its similar counterparts in Rural Whitman County</w:t>
      </w:r>
    </w:p>
    <w:p w14:paraId="1CB2AFFC" w14:textId="0B2504DF" w:rsidR="00055217" w:rsidRDefault="00055217" w:rsidP="00055217">
      <w:pPr>
        <w:pStyle w:val="Caption"/>
        <w:keepNext/>
      </w:pPr>
      <w:r>
        <w:t>Table 3.7-3: Spokane County Annual Population and Housing OFM Data (2014-2024)</w:t>
      </w:r>
    </w:p>
    <w:tbl>
      <w:tblPr>
        <w:tblStyle w:val="GridTable5Dark-Accent1"/>
        <w:tblW w:w="11880" w:type="dxa"/>
        <w:tblInd w:w="-1265" w:type="dxa"/>
        <w:tblLayout w:type="fixed"/>
        <w:tblLook w:val="04A0" w:firstRow="1" w:lastRow="0" w:firstColumn="1" w:lastColumn="0" w:noHBand="0" w:noVBand="1"/>
      </w:tblPr>
      <w:tblGrid>
        <w:gridCol w:w="1080"/>
        <w:gridCol w:w="981"/>
        <w:gridCol w:w="982"/>
        <w:gridCol w:w="982"/>
        <w:gridCol w:w="982"/>
        <w:gridCol w:w="982"/>
        <w:gridCol w:w="981"/>
        <w:gridCol w:w="982"/>
        <w:gridCol w:w="982"/>
        <w:gridCol w:w="982"/>
        <w:gridCol w:w="974"/>
        <w:gridCol w:w="8"/>
        <w:gridCol w:w="982"/>
      </w:tblGrid>
      <w:tr w:rsidR="00BA5AE1" w14:paraId="3AC58131" w14:textId="77777777" w:rsidTr="002D5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0E161F15" w14:textId="77777777" w:rsidR="00055217" w:rsidRDefault="00055217" w:rsidP="002D5961">
            <w:pPr>
              <w:jc w:val="center"/>
            </w:pPr>
            <w:r>
              <w:t>Category</w:t>
            </w:r>
          </w:p>
        </w:tc>
        <w:tc>
          <w:tcPr>
            <w:tcW w:w="981" w:type="dxa"/>
            <w:vAlign w:val="center"/>
          </w:tcPr>
          <w:p w14:paraId="01B3158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982" w:type="dxa"/>
            <w:vAlign w:val="center"/>
          </w:tcPr>
          <w:p w14:paraId="4E4D14D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982" w:type="dxa"/>
            <w:vAlign w:val="center"/>
          </w:tcPr>
          <w:p w14:paraId="7E2626B2"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982" w:type="dxa"/>
            <w:vAlign w:val="center"/>
          </w:tcPr>
          <w:p w14:paraId="18A7654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982" w:type="dxa"/>
            <w:vAlign w:val="center"/>
          </w:tcPr>
          <w:p w14:paraId="68E58DA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981" w:type="dxa"/>
            <w:vAlign w:val="center"/>
          </w:tcPr>
          <w:p w14:paraId="4977AA8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982" w:type="dxa"/>
            <w:vAlign w:val="center"/>
          </w:tcPr>
          <w:p w14:paraId="0ED6416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982" w:type="dxa"/>
            <w:vAlign w:val="center"/>
          </w:tcPr>
          <w:p w14:paraId="4C98F5D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982" w:type="dxa"/>
            <w:vAlign w:val="center"/>
          </w:tcPr>
          <w:p w14:paraId="231D4ED8"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974" w:type="dxa"/>
            <w:vAlign w:val="center"/>
          </w:tcPr>
          <w:p w14:paraId="36667E5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990" w:type="dxa"/>
            <w:gridSpan w:val="2"/>
            <w:vAlign w:val="center"/>
          </w:tcPr>
          <w:p w14:paraId="1509F9E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40C126EB"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45F9FFF4" w14:textId="77777777" w:rsidR="00055217" w:rsidRDefault="00055217" w:rsidP="002D5961">
            <w:pPr>
              <w:jc w:val="center"/>
            </w:pPr>
            <w:r>
              <w:t>Total Pop.</w:t>
            </w:r>
          </w:p>
        </w:tc>
        <w:tc>
          <w:tcPr>
            <w:tcW w:w="981" w:type="dxa"/>
            <w:vAlign w:val="center"/>
          </w:tcPr>
          <w:p w14:paraId="22DD149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489,986</w:t>
            </w:r>
          </w:p>
        </w:tc>
        <w:tc>
          <w:tcPr>
            <w:tcW w:w="982" w:type="dxa"/>
            <w:vAlign w:val="center"/>
          </w:tcPr>
          <w:p w14:paraId="166C0D1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495,986</w:t>
            </w:r>
          </w:p>
        </w:tc>
        <w:tc>
          <w:tcPr>
            <w:tcW w:w="982" w:type="dxa"/>
            <w:vAlign w:val="center"/>
          </w:tcPr>
          <w:p w14:paraId="4A3E3D1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502,706</w:t>
            </w:r>
          </w:p>
        </w:tc>
        <w:tc>
          <w:tcPr>
            <w:tcW w:w="982" w:type="dxa"/>
            <w:vAlign w:val="center"/>
          </w:tcPr>
          <w:p w14:paraId="50B95A4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511,653</w:t>
            </w:r>
          </w:p>
        </w:tc>
        <w:tc>
          <w:tcPr>
            <w:tcW w:w="982" w:type="dxa"/>
            <w:vAlign w:val="center"/>
          </w:tcPr>
          <w:p w14:paraId="71C8B92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522,337</w:t>
            </w:r>
          </w:p>
        </w:tc>
        <w:tc>
          <w:tcPr>
            <w:tcW w:w="981" w:type="dxa"/>
            <w:vAlign w:val="center"/>
          </w:tcPr>
          <w:p w14:paraId="3C7497F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531,191</w:t>
            </w:r>
          </w:p>
        </w:tc>
        <w:tc>
          <w:tcPr>
            <w:tcW w:w="982" w:type="dxa"/>
            <w:vAlign w:val="center"/>
          </w:tcPr>
          <w:p w14:paraId="5FF7980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539,339</w:t>
            </w:r>
          </w:p>
        </w:tc>
        <w:tc>
          <w:tcPr>
            <w:tcW w:w="982" w:type="dxa"/>
            <w:vAlign w:val="center"/>
          </w:tcPr>
          <w:p w14:paraId="388F491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542,100</w:t>
            </w:r>
          </w:p>
        </w:tc>
        <w:tc>
          <w:tcPr>
            <w:tcW w:w="982" w:type="dxa"/>
            <w:vAlign w:val="center"/>
          </w:tcPr>
          <w:p w14:paraId="6BF2B77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550,700</w:t>
            </w:r>
          </w:p>
        </w:tc>
        <w:tc>
          <w:tcPr>
            <w:tcW w:w="982" w:type="dxa"/>
            <w:gridSpan w:val="2"/>
            <w:vAlign w:val="center"/>
          </w:tcPr>
          <w:p w14:paraId="5975231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554,600</w:t>
            </w:r>
          </w:p>
        </w:tc>
        <w:tc>
          <w:tcPr>
            <w:tcW w:w="982" w:type="dxa"/>
            <w:vAlign w:val="center"/>
          </w:tcPr>
          <w:p w14:paraId="7DD0726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559,400</w:t>
            </w:r>
          </w:p>
        </w:tc>
      </w:tr>
      <w:tr w:rsidR="00055217" w14:paraId="141255E4" w14:textId="77777777" w:rsidTr="002D5961">
        <w:tc>
          <w:tcPr>
            <w:cnfStyle w:val="001000000000" w:firstRow="0" w:lastRow="0" w:firstColumn="1" w:lastColumn="0" w:oddVBand="0" w:evenVBand="0" w:oddHBand="0" w:evenHBand="0" w:firstRowFirstColumn="0" w:firstRowLastColumn="0" w:lastRowFirstColumn="0" w:lastRowLastColumn="0"/>
            <w:tcW w:w="1080" w:type="dxa"/>
            <w:vAlign w:val="center"/>
          </w:tcPr>
          <w:p w14:paraId="4CFECF06" w14:textId="77777777" w:rsidR="00055217" w:rsidRDefault="00055217" w:rsidP="002D5961">
            <w:pPr>
              <w:jc w:val="center"/>
            </w:pPr>
            <w:proofErr w:type="gramStart"/>
            <w:r>
              <w:t>House Hold</w:t>
            </w:r>
            <w:proofErr w:type="gramEnd"/>
            <w:r>
              <w:t>. Pop.</w:t>
            </w:r>
          </w:p>
        </w:tc>
        <w:tc>
          <w:tcPr>
            <w:tcW w:w="981" w:type="dxa"/>
            <w:vAlign w:val="center"/>
          </w:tcPr>
          <w:p w14:paraId="6659083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473,770</w:t>
            </w:r>
          </w:p>
        </w:tc>
        <w:tc>
          <w:tcPr>
            <w:tcW w:w="982" w:type="dxa"/>
            <w:vAlign w:val="center"/>
          </w:tcPr>
          <w:p w14:paraId="009D53E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479,740</w:t>
            </w:r>
          </w:p>
        </w:tc>
        <w:tc>
          <w:tcPr>
            <w:tcW w:w="982" w:type="dxa"/>
            <w:vAlign w:val="center"/>
          </w:tcPr>
          <w:p w14:paraId="2EA81BD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485,729</w:t>
            </w:r>
          </w:p>
        </w:tc>
        <w:tc>
          <w:tcPr>
            <w:tcW w:w="982" w:type="dxa"/>
            <w:vAlign w:val="center"/>
          </w:tcPr>
          <w:p w14:paraId="02418C1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494,783</w:t>
            </w:r>
          </w:p>
        </w:tc>
        <w:tc>
          <w:tcPr>
            <w:tcW w:w="982" w:type="dxa"/>
            <w:vAlign w:val="center"/>
          </w:tcPr>
          <w:p w14:paraId="27A7D9B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505,227</w:t>
            </w:r>
          </w:p>
        </w:tc>
        <w:tc>
          <w:tcPr>
            <w:tcW w:w="981" w:type="dxa"/>
            <w:vAlign w:val="center"/>
          </w:tcPr>
          <w:p w14:paraId="6D57CF4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513,934</w:t>
            </w:r>
          </w:p>
        </w:tc>
        <w:tc>
          <w:tcPr>
            <w:tcW w:w="982" w:type="dxa"/>
            <w:vAlign w:val="center"/>
          </w:tcPr>
          <w:p w14:paraId="5CB8D4A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521,932</w:t>
            </w:r>
          </w:p>
        </w:tc>
        <w:tc>
          <w:tcPr>
            <w:tcW w:w="982" w:type="dxa"/>
            <w:vAlign w:val="center"/>
          </w:tcPr>
          <w:p w14:paraId="39C3609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524,604</w:t>
            </w:r>
          </w:p>
        </w:tc>
        <w:tc>
          <w:tcPr>
            <w:tcW w:w="982" w:type="dxa"/>
            <w:vAlign w:val="center"/>
          </w:tcPr>
          <w:p w14:paraId="175D4AB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532,926</w:t>
            </w:r>
          </w:p>
        </w:tc>
        <w:tc>
          <w:tcPr>
            <w:tcW w:w="982" w:type="dxa"/>
            <w:gridSpan w:val="2"/>
            <w:vAlign w:val="center"/>
          </w:tcPr>
          <w:p w14:paraId="7108EBE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536,700</w:t>
            </w:r>
          </w:p>
        </w:tc>
        <w:tc>
          <w:tcPr>
            <w:tcW w:w="982" w:type="dxa"/>
            <w:vAlign w:val="center"/>
          </w:tcPr>
          <w:p w14:paraId="7E4E11E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541,346</w:t>
            </w:r>
          </w:p>
        </w:tc>
      </w:tr>
      <w:tr w:rsidR="00BA5AE1" w14:paraId="4E70D081"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1E75C680" w14:textId="77777777" w:rsidR="00055217" w:rsidRDefault="00055217" w:rsidP="002D5961">
            <w:pPr>
              <w:jc w:val="center"/>
            </w:pPr>
            <w:r>
              <w:t>Group Quarters Pop.</w:t>
            </w:r>
          </w:p>
        </w:tc>
        <w:tc>
          <w:tcPr>
            <w:tcW w:w="981" w:type="dxa"/>
            <w:vAlign w:val="center"/>
          </w:tcPr>
          <w:p w14:paraId="274CD89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16,216</w:t>
            </w:r>
          </w:p>
        </w:tc>
        <w:tc>
          <w:tcPr>
            <w:tcW w:w="982" w:type="dxa"/>
            <w:vAlign w:val="center"/>
          </w:tcPr>
          <w:p w14:paraId="4A1E0C9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16,246</w:t>
            </w:r>
          </w:p>
        </w:tc>
        <w:tc>
          <w:tcPr>
            <w:tcW w:w="982" w:type="dxa"/>
            <w:vAlign w:val="center"/>
          </w:tcPr>
          <w:p w14:paraId="7DD6FB9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16,977</w:t>
            </w:r>
          </w:p>
        </w:tc>
        <w:tc>
          <w:tcPr>
            <w:tcW w:w="982" w:type="dxa"/>
            <w:vAlign w:val="center"/>
          </w:tcPr>
          <w:p w14:paraId="3B7EA2C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16,870</w:t>
            </w:r>
          </w:p>
        </w:tc>
        <w:tc>
          <w:tcPr>
            <w:tcW w:w="982" w:type="dxa"/>
            <w:vAlign w:val="center"/>
          </w:tcPr>
          <w:p w14:paraId="04386F5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17,110</w:t>
            </w:r>
          </w:p>
        </w:tc>
        <w:tc>
          <w:tcPr>
            <w:tcW w:w="981" w:type="dxa"/>
            <w:vAlign w:val="center"/>
          </w:tcPr>
          <w:p w14:paraId="0413059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17,257</w:t>
            </w:r>
          </w:p>
        </w:tc>
        <w:tc>
          <w:tcPr>
            <w:tcW w:w="982" w:type="dxa"/>
            <w:vAlign w:val="center"/>
          </w:tcPr>
          <w:p w14:paraId="68C9335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17,407</w:t>
            </w:r>
          </w:p>
        </w:tc>
        <w:tc>
          <w:tcPr>
            <w:tcW w:w="982" w:type="dxa"/>
            <w:vAlign w:val="center"/>
          </w:tcPr>
          <w:p w14:paraId="09C2614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17,496</w:t>
            </w:r>
          </w:p>
        </w:tc>
        <w:tc>
          <w:tcPr>
            <w:tcW w:w="982" w:type="dxa"/>
            <w:vAlign w:val="center"/>
          </w:tcPr>
          <w:p w14:paraId="011A92C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17,769</w:t>
            </w:r>
          </w:p>
        </w:tc>
        <w:tc>
          <w:tcPr>
            <w:tcW w:w="982" w:type="dxa"/>
            <w:gridSpan w:val="2"/>
            <w:vAlign w:val="center"/>
          </w:tcPr>
          <w:p w14:paraId="737D6F5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17,894</w:t>
            </w:r>
          </w:p>
        </w:tc>
        <w:tc>
          <w:tcPr>
            <w:tcW w:w="982" w:type="dxa"/>
            <w:vAlign w:val="center"/>
          </w:tcPr>
          <w:p w14:paraId="2E24A23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18,047</w:t>
            </w:r>
          </w:p>
        </w:tc>
      </w:tr>
      <w:tr w:rsidR="00055217" w14:paraId="159EA8E9" w14:textId="77777777" w:rsidTr="002D5961">
        <w:tc>
          <w:tcPr>
            <w:cnfStyle w:val="001000000000" w:firstRow="0" w:lastRow="0" w:firstColumn="1" w:lastColumn="0" w:oddVBand="0" w:evenVBand="0" w:oddHBand="0" w:evenHBand="0" w:firstRowFirstColumn="0" w:firstRowLastColumn="0" w:lastRowFirstColumn="0" w:lastRowLastColumn="0"/>
            <w:tcW w:w="1080" w:type="dxa"/>
            <w:vAlign w:val="center"/>
          </w:tcPr>
          <w:p w14:paraId="58FBD69A" w14:textId="77777777" w:rsidR="00055217" w:rsidRDefault="00055217" w:rsidP="002D5961">
            <w:pPr>
              <w:jc w:val="center"/>
            </w:pPr>
            <w:r>
              <w:t>Total Housing Units</w:t>
            </w:r>
          </w:p>
        </w:tc>
        <w:tc>
          <w:tcPr>
            <w:tcW w:w="981" w:type="dxa"/>
            <w:vAlign w:val="center"/>
          </w:tcPr>
          <w:p w14:paraId="5064C7C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207,665</w:t>
            </w:r>
          </w:p>
        </w:tc>
        <w:tc>
          <w:tcPr>
            <w:tcW w:w="982" w:type="dxa"/>
            <w:vAlign w:val="center"/>
          </w:tcPr>
          <w:p w14:paraId="45521F5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209,684</w:t>
            </w:r>
          </w:p>
        </w:tc>
        <w:tc>
          <w:tcPr>
            <w:tcW w:w="982" w:type="dxa"/>
            <w:vAlign w:val="center"/>
          </w:tcPr>
          <w:p w14:paraId="7A8885C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211,809</w:t>
            </w:r>
          </w:p>
        </w:tc>
        <w:tc>
          <w:tcPr>
            <w:tcW w:w="982" w:type="dxa"/>
            <w:vAlign w:val="center"/>
          </w:tcPr>
          <w:p w14:paraId="6281CA5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214,847</w:t>
            </w:r>
          </w:p>
        </w:tc>
        <w:tc>
          <w:tcPr>
            <w:tcW w:w="982" w:type="dxa"/>
            <w:vAlign w:val="center"/>
          </w:tcPr>
          <w:p w14:paraId="283D10F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218,387</w:t>
            </w:r>
          </w:p>
        </w:tc>
        <w:tc>
          <w:tcPr>
            <w:tcW w:w="981" w:type="dxa"/>
            <w:vAlign w:val="center"/>
          </w:tcPr>
          <w:p w14:paraId="49C018D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221,382</w:t>
            </w:r>
          </w:p>
        </w:tc>
        <w:tc>
          <w:tcPr>
            <w:tcW w:w="982" w:type="dxa"/>
            <w:vAlign w:val="center"/>
          </w:tcPr>
          <w:p w14:paraId="6985AC6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224,019</w:t>
            </w:r>
          </w:p>
        </w:tc>
        <w:tc>
          <w:tcPr>
            <w:tcW w:w="982" w:type="dxa"/>
            <w:vAlign w:val="center"/>
          </w:tcPr>
          <w:p w14:paraId="48348D8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226,818</w:t>
            </w:r>
          </w:p>
        </w:tc>
        <w:tc>
          <w:tcPr>
            <w:tcW w:w="982" w:type="dxa"/>
            <w:vAlign w:val="center"/>
          </w:tcPr>
          <w:p w14:paraId="2326CCF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230,091</w:t>
            </w:r>
          </w:p>
        </w:tc>
        <w:tc>
          <w:tcPr>
            <w:tcW w:w="982" w:type="dxa"/>
            <w:gridSpan w:val="2"/>
            <w:vAlign w:val="center"/>
          </w:tcPr>
          <w:p w14:paraId="2291CD7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232,843</w:t>
            </w:r>
          </w:p>
        </w:tc>
        <w:tc>
          <w:tcPr>
            <w:tcW w:w="982" w:type="dxa"/>
            <w:vAlign w:val="center"/>
          </w:tcPr>
          <w:p w14:paraId="4E8313E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235,498</w:t>
            </w:r>
          </w:p>
        </w:tc>
      </w:tr>
      <w:tr w:rsidR="00BA5AE1" w14:paraId="302C4E32"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02C2A407" w14:textId="77777777" w:rsidR="00055217" w:rsidRDefault="00055217" w:rsidP="002D5961">
            <w:pPr>
              <w:jc w:val="center"/>
            </w:pPr>
            <w:r>
              <w:t>Occupied Housing Units</w:t>
            </w:r>
          </w:p>
        </w:tc>
        <w:tc>
          <w:tcPr>
            <w:tcW w:w="981" w:type="dxa"/>
            <w:vAlign w:val="center"/>
          </w:tcPr>
          <w:p w14:paraId="001B488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193,690</w:t>
            </w:r>
          </w:p>
        </w:tc>
        <w:tc>
          <w:tcPr>
            <w:tcW w:w="982" w:type="dxa"/>
            <w:vAlign w:val="center"/>
          </w:tcPr>
          <w:p w14:paraId="31BB494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195,978</w:t>
            </w:r>
          </w:p>
        </w:tc>
        <w:tc>
          <w:tcPr>
            <w:tcW w:w="982" w:type="dxa"/>
            <w:vAlign w:val="center"/>
          </w:tcPr>
          <w:p w14:paraId="78F7038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198,254</w:t>
            </w:r>
          </w:p>
        </w:tc>
        <w:tc>
          <w:tcPr>
            <w:tcW w:w="982" w:type="dxa"/>
            <w:vAlign w:val="center"/>
          </w:tcPr>
          <w:p w14:paraId="374F1A5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201,834</w:t>
            </w:r>
          </w:p>
        </w:tc>
        <w:tc>
          <w:tcPr>
            <w:tcW w:w="982" w:type="dxa"/>
            <w:vAlign w:val="center"/>
          </w:tcPr>
          <w:p w14:paraId="70B2AD1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205,981</w:t>
            </w:r>
          </w:p>
        </w:tc>
        <w:tc>
          <w:tcPr>
            <w:tcW w:w="981" w:type="dxa"/>
            <w:vAlign w:val="center"/>
          </w:tcPr>
          <w:p w14:paraId="11A7F0C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209,376</w:t>
            </w:r>
          </w:p>
        </w:tc>
        <w:tc>
          <w:tcPr>
            <w:tcW w:w="982" w:type="dxa"/>
            <w:vAlign w:val="center"/>
          </w:tcPr>
          <w:p w14:paraId="72CCC17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212,470</w:t>
            </w:r>
          </w:p>
        </w:tc>
        <w:tc>
          <w:tcPr>
            <w:tcW w:w="982" w:type="dxa"/>
            <w:vAlign w:val="center"/>
          </w:tcPr>
          <w:p w14:paraId="3426841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213,558</w:t>
            </w:r>
          </w:p>
        </w:tc>
        <w:tc>
          <w:tcPr>
            <w:tcW w:w="982" w:type="dxa"/>
            <w:vAlign w:val="center"/>
          </w:tcPr>
          <w:p w14:paraId="44A53CA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216,946</w:t>
            </w:r>
          </w:p>
        </w:tc>
        <w:tc>
          <w:tcPr>
            <w:tcW w:w="982" w:type="dxa"/>
            <w:gridSpan w:val="2"/>
            <w:vAlign w:val="center"/>
          </w:tcPr>
          <w:p w14:paraId="12144FD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218,482</w:t>
            </w:r>
          </w:p>
        </w:tc>
        <w:tc>
          <w:tcPr>
            <w:tcW w:w="982" w:type="dxa"/>
            <w:vAlign w:val="center"/>
          </w:tcPr>
          <w:p w14:paraId="304708E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220,373</w:t>
            </w:r>
          </w:p>
        </w:tc>
      </w:tr>
      <w:tr w:rsidR="00055217" w14:paraId="02345653" w14:textId="77777777" w:rsidTr="002D5961">
        <w:tc>
          <w:tcPr>
            <w:cnfStyle w:val="001000000000" w:firstRow="0" w:lastRow="0" w:firstColumn="1" w:lastColumn="0" w:oddVBand="0" w:evenVBand="0" w:oddHBand="0" w:evenHBand="0" w:firstRowFirstColumn="0" w:firstRowLastColumn="0" w:lastRowFirstColumn="0" w:lastRowLastColumn="0"/>
            <w:tcW w:w="1080" w:type="dxa"/>
            <w:vAlign w:val="center"/>
          </w:tcPr>
          <w:p w14:paraId="2EC09F52" w14:textId="77777777" w:rsidR="00055217" w:rsidRDefault="00055217" w:rsidP="002D5961">
            <w:pPr>
              <w:jc w:val="center"/>
            </w:pPr>
            <w:proofErr w:type="spellStart"/>
            <w:r>
              <w:t>Ocpcy</w:t>
            </w:r>
            <w:proofErr w:type="spellEnd"/>
            <w:r>
              <w:t>. Rate (%)</w:t>
            </w:r>
          </w:p>
        </w:tc>
        <w:tc>
          <w:tcPr>
            <w:tcW w:w="981" w:type="dxa"/>
            <w:vAlign w:val="center"/>
          </w:tcPr>
          <w:p w14:paraId="2EACC76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93.27</w:t>
            </w:r>
          </w:p>
        </w:tc>
        <w:tc>
          <w:tcPr>
            <w:tcW w:w="982" w:type="dxa"/>
            <w:vAlign w:val="center"/>
          </w:tcPr>
          <w:p w14:paraId="3569D61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93.46</w:t>
            </w:r>
          </w:p>
        </w:tc>
        <w:tc>
          <w:tcPr>
            <w:tcW w:w="982" w:type="dxa"/>
            <w:vAlign w:val="center"/>
          </w:tcPr>
          <w:p w14:paraId="384701E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93.60</w:t>
            </w:r>
          </w:p>
        </w:tc>
        <w:tc>
          <w:tcPr>
            <w:tcW w:w="982" w:type="dxa"/>
            <w:vAlign w:val="center"/>
          </w:tcPr>
          <w:p w14:paraId="171FE03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93.94</w:t>
            </w:r>
          </w:p>
        </w:tc>
        <w:tc>
          <w:tcPr>
            <w:tcW w:w="982" w:type="dxa"/>
            <w:vAlign w:val="center"/>
          </w:tcPr>
          <w:p w14:paraId="3CE88E4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94.32</w:t>
            </w:r>
          </w:p>
        </w:tc>
        <w:tc>
          <w:tcPr>
            <w:tcW w:w="981" w:type="dxa"/>
            <w:vAlign w:val="center"/>
          </w:tcPr>
          <w:p w14:paraId="40A6B81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94.58</w:t>
            </w:r>
          </w:p>
        </w:tc>
        <w:tc>
          <w:tcPr>
            <w:tcW w:w="982" w:type="dxa"/>
            <w:vAlign w:val="center"/>
          </w:tcPr>
          <w:p w14:paraId="56F05D8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94.84</w:t>
            </w:r>
          </w:p>
        </w:tc>
        <w:tc>
          <w:tcPr>
            <w:tcW w:w="982" w:type="dxa"/>
            <w:vAlign w:val="center"/>
          </w:tcPr>
          <w:p w14:paraId="5E421AA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94.15</w:t>
            </w:r>
          </w:p>
        </w:tc>
        <w:tc>
          <w:tcPr>
            <w:tcW w:w="982" w:type="dxa"/>
            <w:vAlign w:val="center"/>
          </w:tcPr>
          <w:p w14:paraId="290655F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94.29</w:t>
            </w:r>
          </w:p>
        </w:tc>
        <w:tc>
          <w:tcPr>
            <w:tcW w:w="982" w:type="dxa"/>
            <w:gridSpan w:val="2"/>
            <w:vAlign w:val="center"/>
          </w:tcPr>
          <w:p w14:paraId="731D770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93.83</w:t>
            </w:r>
          </w:p>
        </w:tc>
        <w:tc>
          <w:tcPr>
            <w:tcW w:w="982" w:type="dxa"/>
            <w:vAlign w:val="center"/>
          </w:tcPr>
          <w:p w14:paraId="4C6CBA4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93.58</w:t>
            </w:r>
          </w:p>
        </w:tc>
      </w:tr>
      <w:tr w:rsidR="00BA5AE1" w14:paraId="067B48FA"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2CE057AA" w14:textId="77777777" w:rsidR="00055217" w:rsidRDefault="00055217" w:rsidP="002D5961">
            <w:pPr>
              <w:jc w:val="center"/>
            </w:pPr>
            <w:r>
              <w:t>Average Pop. Per House</w:t>
            </w:r>
          </w:p>
        </w:tc>
        <w:tc>
          <w:tcPr>
            <w:tcW w:w="981" w:type="dxa"/>
            <w:vAlign w:val="center"/>
          </w:tcPr>
          <w:p w14:paraId="358FE05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2.4460</w:t>
            </w:r>
          </w:p>
        </w:tc>
        <w:tc>
          <w:tcPr>
            <w:tcW w:w="982" w:type="dxa"/>
            <w:vAlign w:val="center"/>
          </w:tcPr>
          <w:p w14:paraId="6B9F24D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2.4479</w:t>
            </w:r>
          </w:p>
        </w:tc>
        <w:tc>
          <w:tcPr>
            <w:tcW w:w="982" w:type="dxa"/>
            <w:vAlign w:val="center"/>
          </w:tcPr>
          <w:p w14:paraId="5354B91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2.4500</w:t>
            </w:r>
          </w:p>
        </w:tc>
        <w:tc>
          <w:tcPr>
            <w:tcW w:w="982" w:type="dxa"/>
            <w:vAlign w:val="center"/>
          </w:tcPr>
          <w:p w14:paraId="744CE2A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2.4514</w:t>
            </w:r>
          </w:p>
        </w:tc>
        <w:tc>
          <w:tcPr>
            <w:tcW w:w="982" w:type="dxa"/>
            <w:vAlign w:val="center"/>
          </w:tcPr>
          <w:p w14:paraId="449FBE7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2.4528</w:t>
            </w:r>
          </w:p>
        </w:tc>
        <w:tc>
          <w:tcPr>
            <w:tcW w:w="981" w:type="dxa"/>
            <w:vAlign w:val="center"/>
          </w:tcPr>
          <w:p w14:paraId="3F5BA6A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2.4546</w:t>
            </w:r>
          </w:p>
        </w:tc>
        <w:tc>
          <w:tcPr>
            <w:tcW w:w="982" w:type="dxa"/>
            <w:vAlign w:val="center"/>
          </w:tcPr>
          <w:p w14:paraId="3A14A44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982" w:type="dxa"/>
            <w:vAlign w:val="center"/>
          </w:tcPr>
          <w:p w14:paraId="44EE91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982" w:type="dxa"/>
            <w:vAlign w:val="center"/>
          </w:tcPr>
          <w:p w14:paraId="0F50E2A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982" w:type="dxa"/>
            <w:gridSpan w:val="2"/>
            <w:vAlign w:val="center"/>
          </w:tcPr>
          <w:p w14:paraId="2D14AE0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982" w:type="dxa"/>
            <w:vAlign w:val="center"/>
          </w:tcPr>
          <w:p w14:paraId="0D65690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r>
    </w:tbl>
    <w:p w14:paraId="42AB55F8" w14:textId="7C5BEDDE" w:rsidR="001113EE" w:rsidRDefault="001113EE" w:rsidP="00055217">
      <w:pPr>
        <w:pStyle w:val="Caption"/>
        <w:keepNext/>
      </w:pPr>
    </w:p>
    <w:p w14:paraId="7B1CD6A3" w14:textId="61922769" w:rsidR="00346EE9" w:rsidRPr="001113EE" w:rsidRDefault="001113EE" w:rsidP="001113EE">
      <w:pPr>
        <w:spacing w:after="160" w:line="259" w:lineRule="auto"/>
        <w:rPr>
          <w:rFonts w:asciiTheme="minorHAnsi" w:eastAsiaTheme="minorHAnsi" w:hAnsiTheme="minorHAnsi" w:cstheme="minorBidi"/>
          <w:b/>
          <w:iCs/>
          <w:sz w:val="20"/>
          <w:szCs w:val="18"/>
        </w:rPr>
      </w:pPr>
      <w:r>
        <w:br w:type="page"/>
      </w:r>
    </w:p>
    <w:p w14:paraId="420DD8F2" w14:textId="5B377F55" w:rsidR="00055217" w:rsidRDefault="00055217" w:rsidP="00055217">
      <w:pPr>
        <w:pStyle w:val="Caption"/>
        <w:keepNext/>
      </w:pPr>
      <w:r>
        <w:lastRenderedPageBreak/>
        <w:t xml:space="preserve">Table 3.7-4: Rural </w:t>
      </w:r>
      <w:r w:rsidRPr="000449A3">
        <w:t>Spokane County Annual Population and Housing OFM Data (2014-2024)</w:t>
      </w:r>
    </w:p>
    <w:tbl>
      <w:tblPr>
        <w:tblStyle w:val="GridTable5Dark-Accent1"/>
        <w:tblW w:w="11880" w:type="dxa"/>
        <w:tblInd w:w="-1265" w:type="dxa"/>
        <w:tblLayout w:type="fixed"/>
        <w:tblLook w:val="04A0" w:firstRow="1" w:lastRow="0" w:firstColumn="1" w:lastColumn="0" w:noHBand="0" w:noVBand="1"/>
      </w:tblPr>
      <w:tblGrid>
        <w:gridCol w:w="1080"/>
        <w:gridCol w:w="981"/>
        <w:gridCol w:w="982"/>
        <w:gridCol w:w="982"/>
        <w:gridCol w:w="982"/>
        <w:gridCol w:w="982"/>
        <w:gridCol w:w="981"/>
        <w:gridCol w:w="982"/>
        <w:gridCol w:w="982"/>
        <w:gridCol w:w="982"/>
        <w:gridCol w:w="974"/>
        <w:gridCol w:w="8"/>
        <w:gridCol w:w="982"/>
      </w:tblGrid>
      <w:tr w:rsidR="00BA5AE1" w14:paraId="037E65EB" w14:textId="77777777" w:rsidTr="002D5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28488B31" w14:textId="77777777" w:rsidR="00055217" w:rsidRDefault="00055217" w:rsidP="002D5961">
            <w:pPr>
              <w:jc w:val="center"/>
            </w:pPr>
            <w:r>
              <w:t>Category</w:t>
            </w:r>
          </w:p>
        </w:tc>
        <w:tc>
          <w:tcPr>
            <w:tcW w:w="981" w:type="dxa"/>
            <w:vAlign w:val="center"/>
          </w:tcPr>
          <w:p w14:paraId="02109106"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982" w:type="dxa"/>
            <w:vAlign w:val="center"/>
          </w:tcPr>
          <w:p w14:paraId="50984BD3"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982" w:type="dxa"/>
            <w:vAlign w:val="center"/>
          </w:tcPr>
          <w:p w14:paraId="7DA1C3C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982" w:type="dxa"/>
            <w:vAlign w:val="center"/>
          </w:tcPr>
          <w:p w14:paraId="41E0B03D"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982" w:type="dxa"/>
            <w:vAlign w:val="center"/>
          </w:tcPr>
          <w:p w14:paraId="63D5F33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981" w:type="dxa"/>
            <w:vAlign w:val="center"/>
          </w:tcPr>
          <w:p w14:paraId="21E17E9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982" w:type="dxa"/>
            <w:vAlign w:val="center"/>
          </w:tcPr>
          <w:p w14:paraId="62C35F38"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982" w:type="dxa"/>
            <w:vAlign w:val="center"/>
          </w:tcPr>
          <w:p w14:paraId="7C28CFC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982" w:type="dxa"/>
            <w:vAlign w:val="center"/>
          </w:tcPr>
          <w:p w14:paraId="44B8808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974" w:type="dxa"/>
            <w:vAlign w:val="center"/>
          </w:tcPr>
          <w:p w14:paraId="7527968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990" w:type="dxa"/>
            <w:gridSpan w:val="2"/>
            <w:vAlign w:val="center"/>
          </w:tcPr>
          <w:p w14:paraId="0AC6B0E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0D007393"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2318987A" w14:textId="77777777" w:rsidR="00055217" w:rsidRDefault="00055217" w:rsidP="002D5961">
            <w:pPr>
              <w:jc w:val="center"/>
            </w:pPr>
            <w:r>
              <w:t>Total Pop.</w:t>
            </w:r>
          </w:p>
        </w:tc>
        <w:tc>
          <w:tcPr>
            <w:tcW w:w="981" w:type="dxa"/>
            <w:vAlign w:val="center"/>
          </w:tcPr>
          <w:p w14:paraId="019E4B5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163,207</w:t>
            </w:r>
          </w:p>
        </w:tc>
        <w:tc>
          <w:tcPr>
            <w:tcW w:w="982" w:type="dxa"/>
            <w:vAlign w:val="center"/>
          </w:tcPr>
          <w:p w14:paraId="30BC822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165,411</w:t>
            </w:r>
          </w:p>
        </w:tc>
        <w:tc>
          <w:tcPr>
            <w:tcW w:w="982" w:type="dxa"/>
            <w:vAlign w:val="center"/>
          </w:tcPr>
          <w:p w14:paraId="4ADAB5B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168,515</w:t>
            </w:r>
          </w:p>
        </w:tc>
        <w:tc>
          <w:tcPr>
            <w:tcW w:w="982" w:type="dxa"/>
            <w:vAlign w:val="center"/>
          </w:tcPr>
          <w:p w14:paraId="437A09C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171,800</w:t>
            </w:r>
          </w:p>
        </w:tc>
        <w:tc>
          <w:tcPr>
            <w:tcW w:w="982" w:type="dxa"/>
            <w:vAlign w:val="center"/>
          </w:tcPr>
          <w:p w14:paraId="3BD5123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175,424</w:t>
            </w:r>
          </w:p>
        </w:tc>
        <w:tc>
          <w:tcPr>
            <w:tcW w:w="981" w:type="dxa"/>
            <w:vAlign w:val="center"/>
          </w:tcPr>
          <w:p w14:paraId="7828D7C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178,964</w:t>
            </w:r>
          </w:p>
        </w:tc>
        <w:tc>
          <w:tcPr>
            <w:tcW w:w="982" w:type="dxa"/>
            <w:vAlign w:val="center"/>
          </w:tcPr>
          <w:p w14:paraId="51EA69D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182,733</w:t>
            </w:r>
          </w:p>
        </w:tc>
        <w:tc>
          <w:tcPr>
            <w:tcW w:w="982" w:type="dxa"/>
            <w:vAlign w:val="center"/>
          </w:tcPr>
          <w:p w14:paraId="28EB763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183,045</w:t>
            </w:r>
          </w:p>
        </w:tc>
        <w:tc>
          <w:tcPr>
            <w:tcW w:w="982" w:type="dxa"/>
            <w:vAlign w:val="center"/>
          </w:tcPr>
          <w:p w14:paraId="6C21C66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186,875</w:t>
            </w:r>
          </w:p>
        </w:tc>
        <w:tc>
          <w:tcPr>
            <w:tcW w:w="982" w:type="dxa"/>
            <w:gridSpan w:val="2"/>
            <w:vAlign w:val="center"/>
          </w:tcPr>
          <w:p w14:paraId="66C6769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188,145</w:t>
            </w:r>
          </w:p>
        </w:tc>
        <w:tc>
          <w:tcPr>
            <w:tcW w:w="982" w:type="dxa"/>
            <w:vAlign w:val="center"/>
          </w:tcPr>
          <w:p w14:paraId="66C0C98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189,735</w:t>
            </w:r>
          </w:p>
        </w:tc>
      </w:tr>
      <w:tr w:rsidR="00055217" w14:paraId="42795B54" w14:textId="77777777" w:rsidTr="002D5961">
        <w:tc>
          <w:tcPr>
            <w:cnfStyle w:val="001000000000" w:firstRow="0" w:lastRow="0" w:firstColumn="1" w:lastColumn="0" w:oddVBand="0" w:evenVBand="0" w:oddHBand="0" w:evenHBand="0" w:firstRowFirstColumn="0" w:firstRowLastColumn="0" w:lastRowFirstColumn="0" w:lastRowLastColumn="0"/>
            <w:tcW w:w="1080" w:type="dxa"/>
            <w:vAlign w:val="center"/>
          </w:tcPr>
          <w:p w14:paraId="655E89F8" w14:textId="77777777" w:rsidR="00055217" w:rsidRDefault="00055217" w:rsidP="002D5961">
            <w:pPr>
              <w:jc w:val="center"/>
            </w:pPr>
            <w:proofErr w:type="gramStart"/>
            <w:r>
              <w:t>House Hold</w:t>
            </w:r>
            <w:proofErr w:type="gramEnd"/>
            <w:r>
              <w:t>. Pop.</w:t>
            </w:r>
          </w:p>
        </w:tc>
        <w:tc>
          <w:tcPr>
            <w:tcW w:w="981" w:type="dxa"/>
            <w:vAlign w:val="center"/>
          </w:tcPr>
          <w:p w14:paraId="76DFD87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158,006</w:t>
            </w:r>
          </w:p>
        </w:tc>
        <w:tc>
          <w:tcPr>
            <w:tcW w:w="982" w:type="dxa"/>
            <w:vAlign w:val="center"/>
          </w:tcPr>
          <w:p w14:paraId="047F4FB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160,128</w:t>
            </w:r>
          </w:p>
        </w:tc>
        <w:tc>
          <w:tcPr>
            <w:tcW w:w="982" w:type="dxa"/>
            <w:vAlign w:val="center"/>
          </w:tcPr>
          <w:p w14:paraId="232262F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162,999</w:t>
            </w:r>
          </w:p>
        </w:tc>
        <w:tc>
          <w:tcPr>
            <w:tcW w:w="982" w:type="dxa"/>
            <w:vAlign w:val="center"/>
          </w:tcPr>
          <w:p w14:paraId="793B9A1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166,518</w:t>
            </w:r>
          </w:p>
        </w:tc>
        <w:tc>
          <w:tcPr>
            <w:tcW w:w="982" w:type="dxa"/>
            <w:vAlign w:val="center"/>
          </w:tcPr>
          <w:p w14:paraId="7E94121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170,321</w:t>
            </w:r>
          </w:p>
        </w:tc>
        <w:tc>
          <w:tcPr>
            <w:tcW w:w="981" w:type="dxa"/>
            <w:vAlign w:val="center"/>
          </w:tcPr>
          <w:p w14:paraId="1186E82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173,709</w:t>
            </w:r>
          </w:p>
        </w:tc>
        <w:tc>
          <w:tcPr>
            <w:tcW w:w="982" w:type="dxa"/>
            <w:vAlign w:val="center"/>
          </w:tcPr>
          <w:p w14:paraId="7F85EED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177,266</w:t>
            </w:r>
          </w:p>
        </w:tc>
        <w:tc>
          <w:tcPr>
            <w:tcW w:w="982" w:type="dxa"/>
            <w:vAlign w:val="center"/>
          </w:tcPr>
          <w:p w14:paraId="5029C9C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177,530</w:t>
            </w:r>
          </w:p>
        </w:tc>
        <w:tc>
          <w:tcPr>
            <w:tcW w:w="982" w:type="dxa"/>
            <w:vAlign w:val="center"/>
          </w:tcPr>
          <w:p w14:paraId="6E2E154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181,233</w:t>
            </w:r>
          </w:p>
        </w:tc>
        <w:tc>
          <w:tcPr>
            <w:tcW w:w="982" w:type="dxa"/>
            <w:gridSpan w:val="2"/>
            <w:vAlign w:val="center"/>
          </w:tcPr>
          <w:p w14:paraId="78F3440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182,495</w:t>
            </w:r>
          </w:p>
        </w:tc>
        <w:tc>
          <w:tcPr>
            <w:tcW w:w="982" w:type="dxa"/>
            <w:vAlign w:val="center"/>
          </w:tcPr>
          <w:p w14:paraId="27855E2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184,123</w:t>
            </w:r>
          </w:p>
        </w:tc>
      </w:tr>
      <w:tr w:rsidR="00BA5AE1" w14:paraId="7F65F671"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44B16D99" w14:textId="77777777" w:rsidR="00055217" w:rsidRDefault="00055217" w:rsidP="002D5961">
            <w:pPr>
              <w:jc w:val="center"/>
            </w:pPr>
            <w:r>
              <w:t>Group Quarters Pop.</w:t>
            </w:r>
          </w:p>
        </w:tc>
        <w:tc>
          <w:tcPr>
            <w:tcW w:w="981" w:type="dxa"/>
            <w:vAlign w:val="center"/>
          </w:tcPr>
          <w:p w14:paraId="65C6566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5,201</w:t>
            </w:r>
          </w:p>
        </w:tc>
        <w:tc>
          <w:tcPr>
            <w:tcW w:w="982" w:type="dxa"/>
            <w:vAlign w:val="center"/>
          </w:tcPr>
          <w:p w14:paraId="04ECB23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5,283</w:t>
            </w:r>
          </w:p>
        </w:tc>
        <w:tc>
          <w:tcPr>
            <w:tcW w:w="982" w:type="dxa"/>
            <w:vAlign w:val="center"/>
          </w:tcPr>
          <w:p w14:paraId="077E905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5,516</w:t>
            </w:r>
          </w:p>
        </w:tc>
        <w:tc>
          <w:tcPr>
            <w:tcW w:w="982" w:type="dxa"/>
            <w:vAlign w:val="center"/>
          </w:tcPr>
          <w:p w14:paraId="1D73828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5,282</w:t>
            </w:r>
          </w:p>
        </w:tc>
        <w:tc>
          <w:tcPr>
            <w:tcW w:w="982" w:type="dxa"/>
            <w:vAlign w:val="center"/>
          </w:tcPr>
          <w:p w14:paraId="7363BF6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5,103</w:t>
            </w:r>
          </w:p>
        </w:tc>
        <w:tc>
          <w:tcPr>
            <w:tcW w:w="981" w:type="dxa"/>
            <w:vAlign w:val="center"/>
          </w:tcPr>
          <w:p w14:paraId="54B3838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5,255</w:t>
            </w:r>
          </w:p>
        </w:tc>
        <w:tc>
          <w:tcPr>
            <w:tcW w:w="982" w:type="dxa"/>
            <w:vAlign w:val="center"/>
          </w:tcPr>
          <w:p w14:paraId="05C99E1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5,467</w:t>
            </w:r>
          </w:p>
        </w:tc>
        <w:tc>
          <w:tcPr>
            <w:tcW w:w="982" w:type="dxa"/>
            <w:vAlign w:val="center"/>
          </w:tcPr>
          <w:p w14:paraId="22C2E69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5,515</w:t>
            </w:r>
          </w:p>
        </w:tc>
        <w:tc>
          <w:tcPr>
            <w:tcW w:w="982" w:type="dxa"/>
            <w:vAlign w:val="center"/>
          </w:tcPr>
          <w:p w14:paraId="2A143F7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5,640</w:t>
            </w:r>
          </w:p>
        </w:tc>
        <w:tc>
          <w:tcPr>
            <w:tcW w:w="982" w:type="dxa"/>
            <w:gridSpan w:val="2"/>
            <w:vAlign w:val="center"/>
          </w:tcPr>
          <w:p w14:paraId="65D281B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5,649</w:t>
            </w:r>
          </w:p>
        </w:tc>
        <w:tc>
          <w:tcPr>
            <w:tcW w:w="982" w:type="dxa"/>
            <w:vAlign w:val="center"/>
          </w:tcPr>
          <w:p w14:paraId="57C6C44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5,621</w:t>
            </w:r>
          </w:p>
        </w:tc>
      </w:tr>
      <w:tr w:rsidR="00055217" w14:paraId="176D0447" w14:textId="77777777" w:rsidTr="002D5961">
        <w:tc>
          <w:tcPr>
            <w:cnfStyle w:val="001000000000" w:firstRow="0" w:lastRow="0" w:firstColumn="1" w:lastColumn="0" w:oddVBand="0" w:evenVBand="0" w:oddHBand="0" w:evenHBand="0" w:firstRowFirstColumn="0" w:firstRowLastColumn="0" w:lastRowFirstColumn="0" w:lastRowLastColumn="0"/>
            <w:tcW w:w="1080" w:type="dxa"/>
            <w:vAlign w:val="center"/>
          </w:tcPr>
          <w:p w14:paraId="05AC54E6" w14:textId="77777777" w:rsidR="00055217" w:rsidRDefault="00055217" w:rsidP="002D5961">
            <w:pPr>
              <w:jc w:val="center"/>
            </w:pPr>
            <w:r>
              <w:t>Total Housing Units</w:t>
            </w:r>
          </w:p>
        </w:tc>
        <w:tc>
          <w:tcPr>
            <w:tcW w:w="981" w:type="dxa"/>
            <w:vAlign w:val="center"/>
          </w:tcPr>
          <w:p w14:paraId="3F41BB2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64,217</w:t>
            </w:r>
          </w:p>
        </w:tc>
        <w:tc>
          <w:tcPr>
            <w:tcW w:w="982" w:type="dxa"/>
            <w:vAlign w:val="center"/>
          </w:tcPr>
          <w:p w14:paraId="57B642A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64,922</w:t>
            </w:r>
          </w:p>
        </w:tc>
        <w:tc>
          <w:tcPr>
            <w:tcW w:w="982" w:type="dxa"/>
            <w:vAlign w:val="center"/>
          </w:tcPr>
          <w:p w14:paraId="0626E47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65,932</w:t>
            </w:r>
          </w:p>
        </w:tc>
        <w:tc>
          <w:tcPr>
            <w:tcW w:w="982" w:type="dxa"/>
            <w:vAlign w:val="center"/>
          </w:tcPr>
          <w:p w14:paraId="1D16A79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67,166</w:t>
            </w:r>
          </w:p>
        </w:tc>
        <w:tc>
          <w:tcPr>
            <w:tcW w:w="982" w:type="dxa"/>
            <w:vAlign w:val="center"/>
          </w:tcPr>
          <w:p w14:paraId="0928B60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68,512</w:t>
            </w:r>
          </w:p>
        </w:tc>
        <w:tc>
          <w:tcPr>
            <w:tcW w:w="981" w:type="dxa"/>
            <w:vAlign w:val="center"/>
          </w:tcPr>
          <w:p w14:paraId="79DB364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69,707</w:t>
            </w:r>
          </w:p>
        </w:tc>
        <w:tc>
          <w:tcPr>
            <w:tcW w:w="982" w:type="dxa"/>
            <w:vAlign w:val="center"/>
          </w:tcPr>
          <w:p w14:paraId="69BD390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70,967</w:t>
            </w:r>
          </w:p>
        </w:tc>
        <w:tc>
          <w:tcPr>
            <w:tcW w:w="982" w:type="dxa"/>
            <w:vAlign w:val="center"/>
          </w:tcPr>
          <w:p w14:paraId="1B426EA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71,898</w:t>
            </w:r>
          </w:p>
        </w:tc>
        <w:tc>
          <w:tcPr>
            <w:tcW w:w="982" w:type="dxa"/>
            <w:vAlign w:val="center"/>
          </w:tcPr>
          <w:p w14:paraId="5E9CE39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73,189</w:t>
            </w:r>
          </w:p>
        </w:tc>
        <w:tc>
          <w:tcPr>
            <w:tcW w:w="982" w:type="dxa"/>
            <w:gridSpan w:val="2"/>
            <w:vAlign w:val="center"/>
          </w:tcPr>
          <w:p w14:paraId="43D35A7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73,676</w:t>
            </w:r>
          </w:p>
        </w:tc>
        <w:tc>
          <w:tcPr>
            <w:tcW w:w="982" w:type="dxa"/>
            <w:vAlign w:val="center"/>
          </w:tcPr>
          <w:p w14:paraId="1E43505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74,878</w:t>
            </w:r>
          </w:p>
        </w:tc>
      </w:tr>
      <w:tr w:rsidR="00BA5AE1" w14:paraId="0E951EFA"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4C49CAE5" w14:textId="77777777" w:rsidR="00055217" w:rsidRDefault="00055217" w:rsidP="002D5961">
            <w:pPr>
              <w:jc w:val="center"/>
            </w:pPr>
            <w:r>
              <w:t>Occupied Housing Units</w:t>
            </w:r>
          </w:p>
        </w:tc>
        <w:tc>
          <w:tcPr>
            <w:tcW w:w="981" w:type="dxa"/>
            <w:vAlign w:val="center"/>
          </w:tcPr>
          <w:p w14:paraId="45F9886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60,146</w:t>
            </w:r>
          </w:p>
        </w:tc>
        <w:tc>
          <w:tcPr>
            <w:tcW w:w="982" w:type="dxa"/>
            <w:vAlign w:val="center"/>
          </w:tcPr>
          <w:p w14:paraId="10F2059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60,901</w:t>
            </w:r>
          </w:p>
        </w:tc>
        <w:tc>
          <w:tcPr>
            <w:tcW w:w="982" w:type="dxa"/>
            <w:vAlign w:val="center"/>
          </w:tcPr>
          <w:p w14:paraId="2FCD8AE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61,933</w:t>
            </w:r>
          </w:p>
        </w:tc>
        <w:tc>
          <w:tcPr>
            <w:tcW w:w="982" w:type="dxa"/>
            <w:vAlign w:val="center"/>
          </w:tcPr>
          <w:p w14:paraId="7B57D02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63,242</w:t>
            </w:r>
          </w:p>
        </w:tc>
        <w:tc>
          <w:tcPr>
            <w:tcW w:w="982" w:type="dxa"/>
            <w:vAlign w:val="center"/>
          </w:tcPr>
          <w:p w14:paraId="72DA815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64,658</w:t>
            </w:r>
          </w:p>
        </w:tc>
        <w:tc>
          <w:tcPr>
            <w:tcW w:w="981" w:type="dxa"/>
            <w:vAlign w:val="center"/>
          </w:tcPr>
          <w:p w14:paraId="43A1314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65,897</w:t>
            </w:r>
          </w:p>
        </w:tc>
        <w:tc>
          <w:tcPr>
            <w:tcW w:w="982" w:type="dxa"/>
            <w:vAlign w:val="center"/>
          </w:tcPr>
          <w:p w14:paraId="19ECA46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67,198</w:t>
            </w:r>
          </w:p>
        </w:tc>
        <w:tc>
          <w:tcPr>
            <w:tcW w:w="982" w:type="dxa"/>
            <w:vAlign w:val="center"/>
          </w:tcPr>
          <w:p w14:paraId="266B9F9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67,295</w:t>
            </w:r>
          </w:p>
        </w:tc>
        <w:tc>
          <w:tcPr>
            <w:tcW w:w="982" w:type="dxa"/>
            <w:vAlign w:val="center"/>
          </w:tcPr>
          <w:p w14:paraId="09D6491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68,765</w:t>
            </w:r>
          </w:p>
        </w:tc>
        <w:tc>
          <w:tcPr>
            <w:tcW w:w="982" w:type="dxa"/>
            <w:gridSpan w:val="2"/>
            <w:vAlign w:val="center"/>
          </w:tcPr>
          <w:p w14:paraId="7CBE93A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69,245</w:t>
            </w:r>
          </w:p>
        </w:tc>
        <w:tc>
          <w:tcPr>
            <w:tcW w:w="982" w:type="dxa"/>
            <w:vAlign w:val="center"/>
          </w:tcPr>
          <w:p w14:paraId="3634470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69,905</w:t>
            </w:r>
          </w:p>
        </w:tc>
      </w:tr>
      <w:tr w:rsidR="00055217" w14:paraId="220D810D" w14:textId="77777777" w:rsidTr="002D5961">
        <w:tc>
          <w:tcPr>
            <w:cnfStyle w:val="001000000000" w:firstRow="0" w:lastRow="0" w:firstColumn="1" w:lastColumn="0" w:oddVBand="0" w:evenVBand="0" w:oddHBand="0" w:evenHBand="0" w:firstRowFirstColumn="0" w:firstRowLastColumn="0" w:lastRowFirstColumn="0" w:lastRowLastColumn="0"/>
            <w:tcW w:w="1080" w:type="dxa"/>
            <w:vAlign w:val="center"/>
          </w:tcPr>
          <w:p w14:paraId="09D20AFB" w14:textId="77777777" w:rsidR="00055217" w:rsidRDefault="00055217" w:rsidP="002D5961">
            <w:pPr>
              <w:jc w:val="center"/>
            </w:pPr>
            <w:proofErr w:type="spellStart"/>
            <w:r>
              <w:t>Ocpcy</w:t>
            </w:r>
            <w:proofErr w:type="spellEnd"/>
            <w:r>
              <w:t>. Rate (%)</w:t>
            </w:r>
          </w:p>
        </w:tc>
        <w:tc>
          <w:tcPr>
            <w:tcW w:w="981" w:type="dxa"/>
            <w:vAlign w:val="center"/>
          </w:tcPr>
          <w:p w14:paraId="59FBEE7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93.66</w:t>
            </w:r>
          </w:p>
        </w:tc>
        <w:tc>
          <w:tcPr>
            <w:tcW w:w="982" w:type="dxa"/>
            <w:vAlign w:val="center"/>
          </w:tcPr>
          <w:p w14:paraId="30F8164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93.81</w:t>
            </w:r>
          </w:p>
        </w:tc>
        <w:tc>
          <w:tcPr>
            <w:tcW w:w="982" w:type="dxa"/>
            <w:vAlign w:val="center"/>
          </w:tcPr>
          <w:p w14:paraId="387CAEB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93.93</w:t>
            </w:r>
          </w:p>
        </w:tc>
        <w:tc>
          <w:tcPr>
            <w:tcW w:w="982" w:type="dxa"/>
            <w:vAlign w:val="center"/>
          </w:tcPr>
          <w:p w14:paraId="2246758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94.16</w:t>
            </w:r>
          </w:p>
        </w:tc>
        <w:tc>
          <w:tcPr>
            <w:tcW w:w="982" w:type="dxa"/>
            <w:vAlign w:val="center"/>
          </w:tcPr>
          <w:p w14:paraId="04184D0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94.37</w:t>
            </w:r>
          </w:p>
        </w:tc>
        <w:tc>
          <w:tcPr>
            <w:tcW w:w="981" w:type="dxa"/>
            <w:vAlign w:val="center"/>
          </w:tcPr>
          <w:p w14:paraId="334F14B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94.53</w:t>
            </w:r>
          </w:p>
        </w:tc>
        <w:tc>
          <w:tcPr>
            <w:tcW w:w="982" w:type="dxa"/>
            <w:vAlign w:val="center"/>
          </w:tcPr>
          <w:p w14:paraId="7BDA021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94.69</w:t>
            </w:r>
          </w:p>
        </w:tc>
        <w:tc>
          <w:tcPr>
            <w:tcW w:w="982" w:type="dxa"/>
            <w:vAlign w:val="center"/>
          </w:tcPr>
          <w:p w14:paraId="758F689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93.60</w:t>
            </w:r>
          </w:p>
        </w:tc>
        <w:tc>
          <w:tcPr>
            <w:tcW w:w="982" w:type="dxa"/>
            <w:vAlign w:val="center"/>
          </w:tcPr>
          <w:p w14:paraId="19ABB40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93.95</w:t>
            </w:r>
          </w:p>
        </w:tc>
        <w:tc>
          <w:tcPr>
            <w:tcW w:w="982" w:type="dxa"/>
            <w:gridSpan w:val="2"/>
            <w:vAlign w:val="center"/>
          </w:tcPr>
          <w:p w14:paraId="6B266EA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93.99</w:t>
            </w:r>
          </w:p>
        </w:tc>
        <w:tc>
          <w:tcPr>
            <w:tcW w:w="982" w:type="dxa"/>
            <w:vAlign w:val="center"/>
          </w:tcPr>
          <w:p w14:paraId="3C6FA4A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93.36</w:t>
            </w:r>
          </w:p>
        </w:tc>
      </w:tr>
      <w:tr w:rsidR="00BA5AE1" w14:paraId="59DF3D50" w14:textId="77777777" w:rsidTr="002D5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vAlign w:val="center"/>
          </w:tcPr>
          <w:p w14:paraId="7B1CA164" w14:textId="77777777" w:rsidR="00055217" w:rsidRDefault="00055217" w:rsidP="002D5961">
            <w:pPr>
              <w:jc w:val="center"/>
            </w:pPr>
            <w:r>
              <w:t>Average Pop. Per House</w:t>
            </w:r>
          </w:p>
        </w:tc>
        <w:tc>
          <w:tcPr>
            <w:tcW w:w="981" w:type="dxa"/>
            <w:vAlign w:val="center"/>
          </w:tcPr>
          <w:p w14:paraId="1468791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2.4605</w:t>
            </w:r>
          </w:p>
        </w:tc>
        <w:tc>
          <w:tcPr>
            <w:tcW w:w="982" w:type="dxa"/>
            <w:vAlign w:val="center"/>
          </w:tcPr>
          <w:p w14:paraId="06F9E8E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2.4665</w:t>
            </w:r>
          </w:p>
        </w:tc>
        <w:tc>
          <w:tcPr>
            <w:tcW w:w="982" w:type="dxa"/>
            <w:vAlign w:val="center"/>
          </w:tcPr>
          <w:p w14:paraId="3C69C52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2.4722</w:t>
            </w:r>
          </w:p>
        </w:tc>
        <w:tc>
          <w:tcPr>
            <w:tcW w:w="982" w:type="dxa"/>
            <w:vAlign w:val="center"/>
          </w:tcPr>
          <w:p w14:paraId="40BE63E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2.4792</w:t>
            </w:r>
          </w:p>
        </w:tc>
        <w:tc>
          <w:tcPr>
            <w:tcW w:w="982" w:type="dxa"/>
            <w:vAlign w:val="center"/>
          </w:tcPr>
          <w:p w14:paraId="630C82B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2.4860</w:t>
            </w:r>
          </w:p>
        </w:tc>
        <w:tc>
          <w:tcPr>
            <w:tcW w:w="981" w:type="dxa"/>
            <w:vAlign w:val="center"/>
          </w:tcPr>
          <w:p w14:paraId="71FF9DD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2.4920</w:t>
            </w:r>
          </w:p>
        </w:tc>
        <w:tc>
          <w:tcPr>
            <w:tcW w:w="982" w:type="dxa"/>
            <w:vAlign w:val="center"/>
          </w:tcPr>
          <w:p w14:paraId="765728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2.4979</w:t>
            </w:r>
          </w:p>
        </w:tc>
        <w:tc>
          <w:tcPr>
            <w:tcW w:w="982" w:type="dxa"/>
            <w:vAlign w:val="center"/>
          </w:tcPr>
          <w:p w14:paraId="08B9D02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2.4692</w:t>
            </w:r>
          </w:p>
        </w:tc>
        <w:tc>
          <w:tcPr>
            <w:tcW w:w="982" w:type="dxa"/>
            <w:vAlign w:val="center"/>
          </w:tcPr>
          <w:p w14:paraId="5B743D2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2.4762</w:t>
            </w:r>
          </w:p>
        </w:tc>
        <w:tc>
          <w:tcPr>
            <w:tcW w:w="982" w:type="dxa"/>
            <w:gridSpan w:val="2"/>
            <w:vAlign w:val="center"/>
          </w:tcPr>
          <w:p w14:paraId="155B66E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2.4770</w:t>
            </w:r>
          </w:p>
        </w:tc>
        <w:tc>
          <w:tcPr>
            <w:tcW w:w="982" w:type="dxa"/>
            <w:vAlign w:val="center"/>
          </w:tcPr>
          <w:p w14:paraId="6E875BF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2.4590</w:t>
            </w:r>
          </w:p>
        </w:tc>
      </w:tr>
    </w:tbl>
    <w:p w14:paraId="643FFD34" w14:textId="77777777" w:rsidR="00055217" w:rsidRDefault="00055217" w:rsidP="00055217">
      <w:r>
        <w:rPr>
          <w:b/>
          <w:bCs/>
        </w:rPr>
        <w:br w:type="page"/>
      </w:r>
    </w:p>
    <w:p w14:paraId="05E19740" w14:textId="77777777" w:rsidR="00055217" w:rsidRDefault="00055217" w:rsidP="00055217">
      <w:pPr>
        <w:pStyle w:val="Heading2"/>
      </w:pPr>
      <w:bookmarkStart w:id="40" w:name="_Toc204171866"/>
      <w:r>
        <w:lastRenderedPageBreak/>
        <w:t>Population Projection Methodology</w:t>
      </w:r>
      <w:bookmarkEnd w:id="40"/>
    </w:p>
    <w:p w14:paraId="3A74202F" w14:textId="77777777" w:rsidR="00055217" w:rsidRDefault="00055217" w:rsidP="00055217">
      <w:r>
        <w:t>To support long-term infrastructure planning, population projections for the City of Tekoa were determined using three different strategies. The first one was developed using historical data from 1990-2024, the second used historical data from 2009-2024, and the third used historical data from 1970-2020. Additionally, WAOFM’s county wide projections were also applied directly to Tekoa’s population. The projections extend over a 5-year period to 2030 and a 20-year period to 2045 to assist in facility capacity planning, particularly for the wastewater treatment infrastructure.</w:t>
      </w:r>
    </w:p>
    <w:p w14:paraId="14036BD1" w14:textId="77777777" w:rsidR="00055217" w:rsidRDefault="00055217" w:rsidP="00DC5B01">
      <w:pPr>
        <w:pStyle w:val="Heading3"/>
      </w:pPr>
      <w:bookmarkStart w:id="41" w:name="_Toc204171867"/>
      <w:r>
        <w:t>Data Sources</w:t>
      </w:r>
      <w:bookmarkEnd w:id="41"/>
    </w:p>
    <w:p w14:paraId="624BE201" w14:textId="41147AAB" w:rsidR="00055217" w:rsidRDefault="00055217" w:rsidP="00055217">
      <w:r>
        <w:t xml:space="preserve">The first analysis looked at decennial census data from WAOFM from 1990-2024 as 1990 was the low point in Tekoa’s population after its Peak in 1910. The second analysis looked at WAOFM’s intercensal data set from 2009 to 2024, as Tekoa saw a population decline in the late 2000’s that bottomed out the following year in 2010.  </w:t>
      </w:r>
      <w:r w:rsidR="001113EE">
        <w:t>A third analysis</w:t>
      </w:r>
      <w:r>
        <w:t xml:space="preserve"> used data from 1970 to 2024 as that was the data range available through the National Historic Geographic Information Service for the Census Tracts within Spokane County. These three data sources were used in addition to WAOFM’s Medium population forecast as its 2025 forecasted number</w:t>
      </w:r>
      <w:r w:rsidR="001113EE">
        <w:t xml:space="preserve">, since it </w:t>
      </w:r>
      <w:r>
        <w:t xml:space="preserve">most closely matched their 2020 postcensal data and estimated population for 2024.  The projections </w:t>
      </w:r>
      <w:r w:rsidR="001113EE">
        <w:t>resulting from each method were</w:t>
      </w:r>
      <w:r>
        <w:t xml:space="preserve"> then compared to an extended linear trendline of Tekoa’s population trendline. </w:t>
      </w:r>
    </w:p>
    <w:p w14:paraId="128973B2" w14:textId="48DBF1BB" w:rsidR="001E6D48" w:rsidRDefault="001E6D48" w:rsidP="00DC5B01">
      <w:pPr>
        <w:pStyle w:val="Heading3"/>
      </w:pPr>
      <w:bookmarkStart w:id="42" w:name="_Toc204171868"/>
      <w:r>
        <w:t>Method 1: WAOFM’s growth projection</w:t>
      </w:r>
      <w:bookmarkEnd w:id="42"/>
    </w:p>
    <w:p w14:paraId="2FEDEC55" w14:textId="768AE063" w:rsidR="001E6D48" w:rsidRPr="001E6D48" w:rsidRDefault="001E6D48" w:rsidP="001E6D48">
      <w:r>
        <w:t xml:space="preserve">To project future population trends, projections from WAOFM were used. This state agency produces three growth forecasts at the individual county level. The medium growth forecast was chosen as its estimate of 2025 population most closely matched the 2024 postcensal population estimate for Whitman County. These growth rates were then applied to Tekoa’s population using the equation Population = Prev. Pop. *(1+growth rate) </w:t>
      </w:r>
    </w:p>
    <w:p w14:paraId="142A193B" w14:textId="455641AB" w:rsidR="00055217" w:rsidRDefault="00055217" w:rsidP="00DC5B01">
      <w:pPr>
        <w:pStyle w:val="Heading3"/>
      </w:pPr>
      <w:bookmarkStart w:id="43" w:name="_Toc204171869"/>
      <w:r>
        <w:t xml:space="preserve">Method </w:t>
      </w:r>
      <w:ins w:id="44" w:author="Sean McSherry" w:date="2025-05-29T17:20:00Z" w16du:dateUtc="2025-05-30T00:20:00Z">
        <w:r w:rsidR="001E6D48">
          <w:t>2</w:t>
        </w:r>
      </w:ins>
      <w:r>
        <w:t>: Decennial Census Data</w:t>
      </w:r>
      <w:bookmarkEnd w:id="43"/>
    </w:p>
    <w:p w14:paraId="2E16B03F" w14:textId="77777777" w:rsidR="00055217" w:rsidRDefault="00055217" w:rsidP="00055217">
      <w:r>
        <w:t>To project future population trends, historical population for Tekoa was analyzed using Microsoft Excel. A scatter plot and linear trendline were created to capture Tekoa’s relatively steady increase in population since 1990. The best-fit trendline was then used to forecast future population values. By substituting the target years (e.g. 2030 and 2045) into the equation, population projections were generated. This method offers a data-driven approach to long-term planning, ensuring that future trends are estimated based on observed historical patterns, rather than assuming a growth rate. This gave an equation of Population = 1.4949(year)-2204.8 with a statistical correlation value (R</w:t>
      </w:r>
      <w:r>
        <w:rPr>
          <w:vertAlign w:val="superscript"/>
        </w:rPr>
        <w:t>2</w:t>
      </w:r>
      <w:r>
        <w:t xml:space="preserve">) value of 0.4069. Despite this weak linear correlation, it still tracked well with WAOFM’s medium growth forecast percentages for Whitman County. </w:t>
      </w:r>
    </w:p>
    <w:p w14:paraId="36CDCD85" w14:textId="77777777" w:rsidR="00DC26FE" w:rsidRDefault="00DC26FE" w:rsidP="00DC26FE"/>
    <w:p w14:paraId="10522FED" w14:textId="77777777" w:rsidR="00DC26FE" w:rsidRDefault="00DC26FE" w:rsidP="00DC26FE">
      <w:r>
        <w:rPr>
          <w:noProof/>
        </w:rPr>
        <w:lastRenderedPageBreak/>
        <mc:AlternateContent>
          <mc:Choice Requires="wps">
            <w:drawing>
              <wp:anchor distT="0" distB="0" distL="114300" distR="114300" simplePos="0" relativeHeight="251675648" behindDoc="0" locked="0" layoutInCell="1" allowOverlap="1" wp14:anchorId="580ED740" wp14:editId="4C64A4BD">
                <wp:simplePos x="0" y="0"/>
                <wp:positionH relativeFrom="column">
                  <wp:posOffset>0</wp:posOffset>
                </wp:positionH>
                <wp:positionV relativeFrom="paragraph">
                  <wp:posOffset>3971925</wp:posOffset>
                </wp:positionV>
                <wp:extent cx="5943600" cy="635"/>
                <wp:effectExtent l="0" t="0" r="0" b="0"/>
                <wp:wrapTopAndBottom/>
                <wp:docPr id="34940769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39BAAE3" w14:textId="3698E95B" w:rsidR="00DC26FE" w:rsidRPr="008E6CD5" w:rsidRDefault="00DC26FE" w:rsidP="00DC26FE">
                            <w:pPr>
                              <w:pStyle w:val="Caption"/>
                              <w:rPr>
                                <w:rFonts w:ascii="Calibri" w:eastAsia="Calibri" w:hAnsi="Calibri" w:cs="Times New Roman"/>
                                <w:sz w:val="22"/>
                                <w:szCs w:val="22"/>
                              </w:rPr>
                            </w:pPr>
                            <w:r>
                              <w:t xml:space="preserve">Figure 3.8-1: </w:t>
                            </w:r>
                            <w:bookmarkStart w:id="45" w:name="_Hlk198651930"/>
                            <w:r>
                              <w:t>Population Trend Since 1990 Using Decennial Census Data and Whitman County's Projected Growth</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ED740" id="_x0000_t202" coordsize="21600,21600" o:spt="202" path="m,l,21600r21600,l21600,xe">
                <v:stroke joinstyle="miter"/>
                <v:path gradientshapeok="t" o:connecttype="rect"/>
              </v:shapetype>
              <v:shape id="Text Box 1" o:spid="_x0000_s1026" type="#_x0000_t202" style="position:absolute;margin-left:0;margin-top:312.75pt;width:46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" stroked="f">
                <v:textbox style="mso-fit-shape-to-text:t" inset="0,0,0,0">
                  <w:txbxContent>
                    <w:p w14:paraId="339BAAE3" w14:textId="3698E95B" w:rsidR="00DC26FE" w:rsidRPr="008E6CD5" w:rsidRDefault="00DC26FE" w:rsidP="00DC26FE">
                      <w:pPr>
                        <w:pStyle w:val="Caption"/>
                        <w:rPr>
                          <w:rFonts w:ascii="Calibri" w:eastAsia="Calibri" w:hAnsi="Calibri" w:cs="Times New Roman"/>
                          <w:sz w:val="22"/>
                          <w:szCs w:val="22"/>
                        </w:rPr>
                      </w:pPr>
                      <w:r>
                        <w:t xml:space="preserve">Figure 3.8-1: </w:t>
                      </w:r>
                      <w:bookmarkStart w:id="46" w:name="_Hlk198651930"/>
                      <w:r>
                        <w:t>Population Trend Since 1990 Using Decennial Census Data and Whitman County's Projected Growth</w:t>
                      </w:r>
                      <w:bookmarkEnd w:id="46"/>
                    </w:p>
                  </w:txbxContent>
                </v:textbox>
                <w10:wrap type="topAndBottom"/>
              </v:shape>
            </w:pict>
          </mc:Fallback>
        </mc:AlternateContent>
      </w:r>
      <w:r w:rsidRPr="00A7727D">
        <w:rPr>
          <w:noProof/>
        </w:rPr>
        <w:drawing>
          <wp:anchor distT="0" distB="0" distL="114300" distR="114300" simplePos="0" relativeHeight="251674624" behindDoc="0" locked="0" layoutInCell="1" allowOverlap="1" wp14:anchorId="4C10D57B" wp14:editId="3CDA9BF6">
            <wp:simplePos x="0" y="0"/>
            <wp:positionH relativeFrom="column">
              <wp:posOffset>0</wp:posOffset>
            </wp:positionH>
            <wp:positionV relativeFrom="paragraph">
              <wp:posOffset>0</wp:posOffset>
            </wp:positionV>
            <wp:extent cx="5943600" cy="3914775"/>
            <wp:effectExtent l="0" t="0" r="0" b="9525"/>
            <wp:wrapTopAndBottom/>
            <wp:docPr id="1006055690" name="Picture 1"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5690" name="Picture 1" descr="A graph with blue and yellow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4775"/>
                    </a:xfrm>
                    <a:prstGeom prst="rect">
                      <a:avLst/>
                    </a:prstGeom>
                  </pic:spPr>
                </pic:pic>
              </a:graphicData>
            </a:graphic>
          </wp:anchor>
        </w:drawing>
      </w:r>
    </w:p>
    <w:p w14:paraId="3C054AF3" w14:textId="45498261" w:rsidR="00DC26FE" w:rsidRDefault="00DC26FE" w:rsidP="00DC5B01">
      <w:pPr>
        <w:pStyle w:val="Heading3"/>
      </w:pPr>
      <w:bookmarkStart w:id="46" w:name="_Toc204171870"/>
      <w:r>
        <w:t xml:space="preserve">Method </w:t>
      </w:r>
      <w:del w:id="47" w:author="Sean McSherry" w:date="2025-05-29T17:19:00Z" w16du:dateUtc="2025-05-30T00:19:00Z">
        <w:r w:rsidDel="001E6D48">
          <w:delText>2</w:delText>
        </w:r>
      </w:del>
      <w:r w:rsidR="001E6D48">
        <w:t>3</w:t>
      </w:r>
      <w:r>
        <w:t>: Intercensal Data</w:t>
      </w:r>
      <w:bookmarkEnd w:id="46"/>
    </w:p>
    <w:p w14:paraId="32191A6E" w14:textId="77777777" w:rsidR="00DC26FE" w:rsidRDefault="00DC26FE" w:rsidP="00DC26FE">
      <w:pPr>
        <w:rPr>
          <w:noProof/>
        </w:rPr>
      </w:pPr>
      <w:r>
        <w:t>To project future population trends, historical population data for Tekoa was analyzed using Microsoft Excel. A Scatter plot and linear trendline were created to capture Tekoa’s relatively steady increase in population since 2009. The best-fit trendline was then used to forecast future population values. By substituting the target years (</w:t>
      </w:r>
      <w:proofErr w:type="spellStart"/>
      <w:r>
        <w:t>e.g</w:t>
      </w:r>
      <w:proofErr w:type="spellEnd"/>
      <w:r>
        <w:t xml:space="preserve"> 2030 and 2045) into the equation, population projections were generated. This method offers a data driven approach to long-term planning, ensuring that future trends are estimated based on historical patterns, rather than assuming a growth rate. This analysis yielded an equation of Population = 2.2603(year)-3756.8 with a statistical correlation value (R</w:t>
      </w:r>
      <w:r>
        <w:rPr>
          <w:vertAlign w:val="superscript"/>
        </w:rPr>
        <w:t>2</w:t>
      </w:r>
      <w:r>
        <w:t>) value of 0.6391 indicating a moderate level of linear correlation over this time frame. The projected population for Tekoa also tracked well with WAOFM’s medium growth forecast percentages for Whitman County.</w:t>
      </w:r>
      <w:r w:rsidRPr="00A7727D">
        <w:rPr>
          <w:noProof/>
        </w:rPr>
        <w:t xml:space="preserve"> </w:t>
      </w:r>
    </w:p>
    <w:p w14:paraId="0817B2C0" w14:textId="77777777" w:rsidR="00DC26FE" w:rsidRDefault="00DC26FE" w:rsidP="00DC26FE">
      <w:pPr>
        <w:keepNext/>
      </w:pPr>
      <w:r w:rsidRPr="00A7727D">
        <w:rPr>
          <w:noProof/>
        </w:rPr>
        <w:lastRenderedPageBreak/>
        <w:drawing>
          <wp:inline distT="0" distB="0" distL="0" distR="0" wp14:anchorId="299E02C3" wp14:editId="2DDCB6E0">
            <wp:extent cx="5943600" cy="3947160"/>
            <wp:effectExtent l="0" t="0" r="0" b="0"/>
            <wp:docPr id="29969991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9918" name="Picture 1" descr="A graph with a line going up&#10;&#10;AI-generated content may be incorrect."/>
                    <pic:cNvPicPr/>
                  </pic:nvPicPr>
                  <pic:blipFill>
                    <a:blip r:embed="rId12"/>
                    <a:stretch>
                      <a:fillRect/>
                    </a:stretch>
                  </pic:blipFill>
                  <pic:spPr>
                    <a:xfrm>
                      <a:off x="0" y="0"/>
                      <a:ext cx="5943600" cy="3947160"/>
                    </a:xfrm>
                    <a:prstGeom prst="rect">
                      <a:avLst/>
                    </a:prstGeom>
                  </pic:spPr>
                </pic:pic>
              </a:graphicData>
            </a:graphic>
          </wp:inline>
        </w:drawing>
      </w:r>
    </w:p>
    <w:p w14:paraId="1031197D" w14:textId="49835C27" w:rsidR="00DC26FE" w:rsidRDefault="00DC26FE" w:rsidP="00DC26FE">
      <w:pPr>
        <w:pStyle w:val="Caption"/>
      </w:pPr>
      <w:r>
        <w:t xml:space="preserve">Figure 3.8-2: </w:t>
      </w:r>
      <w:r w:rsidRPr="006528C0">
        <w:t xml:space="preserve">Population Trend Since </w:t>
      </w:r>
      <w:r>
        <w:t>2009</w:t>
      </w:r>
      <w:r w:rsidRPr="006528C0">
        <w:t xml:space="preserve"> Using </w:t>
      </w:r>
      <w:r>
        <w:t>Intercensal Census Data</w:t>
      </w:r>
      <w:r w:rsidRPr="006528C0">
        <w:t xml:space="preserve"> and Whitman County's Projected</w:t>
      </w:r>
      <w:r>
        <w:t xml:space="preserve"> </w:t>
      </w:r>
      <w:r w:rsidRPr="006528C0">
        <w:t>Growth</w:t>
      </w:r>
    </w:p>
    <w:p w14:paraId="46AB8A8E" w14:textId="77777777" w:rsidR="00DC26FE" w:rsidRDefault="00DC26FE" w:rsidP="00DC26FE"/>
    <w:p w14:paraId="3DEF41A1" w14:textId="0AC42FDD" w:rsidR="00DC26FE" w:rsidRDefault="00DC26FE" w:rsidP="00DC5B01">
      <w:pPr>
        <w:pStyle w:val="Heading3"/>
      </w:pPr>
      <w:bookmarkStart w:id="48" w:name="_Toc204171871"/>
      <w:r>
        <w:t xml:space="preserve">Method </w:t>
      </w:r>
      <w:del w:id="49" w:author="Sean McSherry" w:date="2025-05-29T17:19:00Z" w16du:dateUtc="2025-05-30T00:19:00Z">
        <w:r w:rsidDel="001E6D48">
          <w:delText>3</w:delText>
        </w:r>
      </w:del>
      <w:r w:rsidR="001E6D48">
        <w:t>4</w:t>
      </w:r>
      <w:r>
        <w:t>: Spokane County Population Trends</w:t>
      </w:r>
      <w:bookmarkEnd w:id="48"/>
    </w:p>
    <w:p w14:paraId="1EB58160" w14:textId="77777777" w:rsidR="00DC26FE" w:rsidRDefault="00DC26FE" w:rsidP="00DC26FE">
      <w:r>
        <w:t>Due to Tekoa’s proximity to Spokane County, Microsoft Excel was used to organize the total Censual population by census tract from 1970-2020 to determine the censual population or Spokane County outside of the Spokane Metropolitan Statistical Area. This, along with Tekoa’s historical population was then analyzed using Microsoft Excel. A scatter plot and quadratic trendline were created to capture Tekoa’s relatively stagnant population from 1970-2020.  By substituting the target years (</w:t>
      </w:r>
      <w:proofErr w:type="spellStart"/>
      <w:r>
        <w:t>e.g</w:t>
      </w:r>
      <w:proofErr w:type="spellEnd"/>
      <w:r>
        <w:t xml:space="preserve"> 2030 and 2045) into the equation, population projections were generated. This method offers a data driven approach to long-term planning, ensuring that future trends are estimated based on historical patterns, rather than assuming a constant rate of growth. This analysis yielded an equation of Population = 0.03664(year)</w:t>
      </w:r>
      <w:r>
        <w:rPr>
          <w:vertAlign w:val="superscript"/>
        </w:rPr>
        <w:t>2</w:t>
      </w:r>
      <w:r>
        <w:t xml:space="preserve"> – 146.47353(year) + 147174.95278 with a statistical correlation value (R</w:t>
      </w:r>
      <w:r>
        <w:rPr>
          <w:vertAlign w:val="superscript"/>
        </w:rPr>
        <w:t>2</w:t>
      </w:r>
      <w:r>
        <w:t xml:space="preserve">) value of 0.1096 indicating a little correlation in Tekoa’s population since 1970. Additionally, this quadratic trendline does not track WAOFM’s medium growth forecast percentages for Spokane County. Additionally, this trendline overestimates Tekoa’s population compared to what WAOFM’s medium growth forecast percentages for Whitman County generate. </w:t>
      </w:r>
    </w:p>
    <w:p w14:paraId="34310915" w14:textId="77777777" w:rsidR="00DC26FE" w:rsidRDefault="00DC26FE" w:rsidP="00DC26FE">
      <w:pPr>
        <w:keepNext/>
      </w:pPr>
      <w:r w:rsidRPr="00A7727D">
        <w:rPr>
          <w:noProof/>
        </w:rPr>
        <w:lastRenderedPageBreak/>
        <w:drawing>
          <wp:inline distT="0" distB="0" distL="0" distR="0" wp14:anchorId="07608685" wp14:editId="1D15594F">
            <wp:extent cx="5943600" cy="3925570"/>
            <wp:effectExtent l="0" t="0" r="0" b="0"/>
            <wp:docPr id="789477119" name="Picture 1" descr="A graph with blue lin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7119" name="Picture 1" descr="A graph with blue line and yellow line&#10;&#10;AI-generated content may be incorrect."/>
                    <pic:cNvPicPr/>
                  </pic:nvPicPr>
                  <pic:blipFill>
                    <a:blip r:embed="rId13"/>
                    <a:stretch>
                      <a:fillRect/>
                    </a:stretch>
                  </pic:blipFill>
                  <pic:spPr>
                    <a:xfrm>
                      <a:off x="0" y="0"/>
                      <a:ext cx="5943600" cy="3925570"/>
                    </a:xfrm>
                    <a:prstGeom prst="rect">
                      <a:avLst/>
                    </a:prstGeom>
                  </pic:spPr>
                </pic:pic>
              </a:graphicData>
            </a:graphic>
          </wp:inline>
        </w:drawing>
      </w:r>
    </w:p>
    <w:p w14:paraId="58362FDD" w14:textId="54A97AA1" w:rsidR="00DC26FE" w:rsidRDefault="00DC26FE" w:rsidP="00DC26FE">
      <w:pPr>
        <w:pStyle w:val="Caption"/>
      </w:pPr>
      <w:r>
        <w:t xml:space="preserve">Figure </w:t>
      </w:r>
      <w:fldSimple w:instr=" SEQ Figure \* ARABIC ">
        <w:r w:rsidR="006B07E4">
          <w:rPr>
            <w:noProof/>
          </w:rPr>
          <w:t>1</w:t>
        </w:r>
      </w:fldSimple>
      <w:r>
        <w:t xml:space="preserve">: </w:t>
      </w:r>
      <w:r w:rsidRPr="00971BCF">
        <w:t xml:space="preserve">Population Trend Since </w:t>
      </w:r>
      <w:r>
        <w:t>1970</w:t>
      </w:r>
      <w:r w:rsidRPr="00971BCF">
        <w:t xml:space="preserve"> Using Decennial Census Data an</w:t>
      </w:r>
      <w:r>
        <w:t xml:space="preserve">d Spokane </w:t>
      </w:r>
      <w:r w:rsidRPr="00971BCF">
        <w:t>County's Projected Growth</w:t>
      </w:r>
    </w:p>
    <w:p w14:paraId="31D704D5" w14:textId="6775C704" w:rsidR="00DC26FE" w:rsidRDefault="00660D7B" w:rsidP="00DC5B01">
      <w:pPr>
        <w:pStyle w:val="Heading3"/>
      </w:pPr>
      <w:bookmarkStart w:id="50" w:name="_Toc204171872"/>
      <w:r>
        <w:t>Method</w:t>
      </w:r>
      <w:r w:rsidR="003E30E2">
        <w:t>s 5 &amp; 6</w:t>
      </w:r>
      <w:r>
        <w:t>: Housing Unit – Based Projection</w:t>
      </w:r>
      <w:bookmarkEnd w:id="50"/>
    </w:p>
    <w:p w14:paraId="2CFBD18B" w14:textId="521FDACC" w:rsidR="00660D7B" w:rsidRDefault="00660D7B" w:rsidP="00660D7B">
      <w:r>
        <w:t>The fifth method estimates future population based on housing data. It considers the number of total housing units, occupancy rates, and average household size to determine population projections. The formula used is</w:t>
      </w:r>
    </w:p>
    <w:p w14:paraId="196D5CD7" w14:textId="189B7FF4" w:rsidR="00660D7B" w:rsidRDefault="00660D7B" w:rsidP="00660D7B">
      <w:r>
        <w:t xml:space="preserve">Population = </w:t>
      </w:r>
      <w:r w:rsidR="00A038AD">
        <w:t>(T</w:t>
      </w:r>
      <w:r>
        <w:t xml:space="preserve">otal </w:t>
      </w:r>
      <w:r w:rsidR="00A038AD">
        <w:t>H</w:t>
      </w:r>
      <w:r>
        <w:t xml:space="preserve">ousing </w:t>
      </w:r>
      <w:r w:rsidR="00A038AD">
        <w:t>U</w:t>
      </w:r>
      <w:r>
        <w:t>nits</w:t>
      </w:r>
      <w:r w:rsidR="00A038AD">
        <w:t>)</w:t>
      </w:r>
      <w:r>
        <w:t xml:space="preserve"> x </w:t>
      </w:r>
      <w:r w:rsidR="00A038AD">
        <w:t>(O</w:t>
      </w:r>
      <w:r>
        <w:t>ccupancy</w:t>
      </w:r>
      <w:r w:rsidR="00A038AD">
        <w:t>)</w:t>
      </w:r>
      <w:r>
        <w:t xml:space="preserve"> </w:t>
      </w:r>
      <w:r w:rsidR="00A038AD">
        <w:t>R</w:t>
      </w:r>
      <w:r>
        <w:t xml:space="preserve">ate x </w:t>
      </w:r>
      <w:r w:rsidR="00A038AD">
        <w:t>(A</w:t>
      </w:r>
      <w:r>
        <w:t xml:space="preserve">verage </w:t>
      </w:r>
      <w:r w:rsidR="00A038AD">
        <w:t>H</w:t>
      </w:r>
      <w:r>
        <w:t xml:space="preserve">ousehold </w:t>
      </w:r>
      <w:r w:rsidR="00A038AD">
        <w:t>Si</w:t>
      </w:r>
      <w:r>
        <w:t>ze</w:t>
      </w:r>
      <w:r w:rsidR="00A038AD">
        <w:t>)</w:t>
      </w:r>
    </w:p>
    <w:p w14:paraId="4AE3DAAC" w14:textId="745E169A" w:rsidR="00660D7B" w:rsidRDefault="00660D7B" w:rsidP="00660D7B">
      <w:r>
        <w:t xml:space="preserve">To estimate the number of future housing units, historical data from WAOFM covering the period from </w:t>
      </w:r>
      <w:r w:rsidR="001D43FD">
        <w:t>1990</w:t>
      </w:r>
      <w:r>
        <w:t xml:space="preserve"> to 2024 was used, as well as the maximum number of potential new units possible based on the amount of vacant land and its current zoning requirements.</w:t>
      </w:r>
    </w:p>
    <w:p w14:paraId="274A0591" w14:textId="45F5FB39" w:rsidR="003E30E2" w:rsidRDefault="00660D7B" w:rsidP="00660D7B">
      <w:r>
        <w:t xml:space="preserve">The City of Tekoa currently has 260.5 acres of vacant parcels zones as Rural Residential, and 28.25 acres of vacant parcels zoned as Urban Residential. Per the city zoning code, Rural residential zoning can have up to 2.5 housing units/acre and Urban residential zoning can have up to 5 units per acre. Based on this density, and assuming it does not change over the planning period, the city has zoned land for 651 new rural residential units and 141 new urban residential units. This estimated vacant land does assume that some larger lots with vacant land on them end up subdivided to support the maximum density allowed by their zoning category. It should also be noted that the </w:t>
      </w:r>
      <w:r w:rsidR="00F67B8C">
        <w:t>city</w:t>
      </w:r>
      <w:r>
        <w:t xml:space="preserve"> does allow residential use of </w:t>
      </w:r>
      <w:r w:rsidR="00F67B8C">
        <w:t>c</w:t>
      </w:r>
      <w:r>
        <w:t xml:space="preserve">ommercially zoned parcels and that this was not </w:t>
      </w:r>
      <w:r w:rsidR="00F67B8C">
        <w:t>considered</w:t>
      </w:r>
      <w:r>
        <w:t xml:space="preserve"> in this analysis. </w:t>
      </w:r>
    </w:p>
    <w:p w14:paraId="07607AB2" w14:textId="03C0EE02" w:rsidR="00F67B8C" w:rsidRDefault="00F67B8C">
      <w:pPr>
        <w:pStyle w:val="Caption"/>
        <w:keepNext/>
        <w:pPrChange w:id="51" w:author="Sean McSherry" w:date="2025-05-30T09:37:00Z" w16du:dateUtc="2025-05-30T16:37:00Z">
          <w:pPr/>
        </w:pPrChange>
      </w:pPr>
      <w:r>
        <w:lastRenderedPageBreak/>
        <w:t xml:space="preserve">Table </w:t>
      </w:r>
      <w:fldSimple w:instr=" STYLEREF 2 \s ">
        <w:r w:rsidR="00F55251">
          <w:rPr>
            <w:noProof/>
          </w:rPr>
          <w:t>3.8</w:t>
        </w:r>
      </w:fldSimple>
      <w:r w:rsidR="00F55251">
        <w:noBreakHyphen/>
      </w:r>
      <w:fldSimple w:instr=" SEQ Table \* ARABIC \s 2 ">
        <w:r w:rsidR="00F55251">
          <w:rPr>
            <w:noProof/>
          </w:rPr>
          <w:t>1</w:t>
        </w:r>
      </w:fldSimple>
      <w:r>
        <w:t>: Residential Zoning Summary</w:t>
      </w:r>
    </w:p>
    <w:tbl>
      <w:tblPr>
        <w:tblStyle w:val="GridTable5Dark-Accent1"/>
        <w:tblW w:w="0" w:type="auto"/>
        <w:tblLook w:val="04A0" w:firstRow="1" w:lastRow="0" w:firstColumn="1" w:lastColumn="0" w:noHBand="0" w:noVBand="1"/>
        <w:tblPrChange w:id="52" w:author="Sean McSherry" w:date="2025-05-30T09:34:00Z" w16du:dateUtc="2025-05-30T16:34:00Z">
          <w:tblPr>
            <w:tblStyle w:val="GridTable5Dark-Accent1"/>
            <w:tblW w:w="0" w:type="auto"/>
            <w:tblLook w:val="04A0" w:firstRow="1" w:lastRow="0" w:firstColumn="1" w:lastColumn="0" w:noHBand="0" w:noVBand="1"/>
          </w:tblPr>
        </w:tblPrChange>
      </w:tblPr>
      <w:tblGrid>
        <w:gridCol w:w="2418"/>
        <w:gridCol w:w="768"/>
        <w:gridCol w:w="850"/>
        <w:gridCol w:w="1342"/>
        <w:gridCol w:w="1148"/>
        <w:tblGridChange w:id="53">
          <w:tblGrid>
            <w:gridCol w:w="2418"/>
            <w:gridCol w:w="172"/>
            <w:gridCol w:w="596"/>
            <w:gridCol w:w="850"/>
            <w:gridCol w:w="1144"/>
            <w:gridCol w:w="198"/>
            <w:gridCol w:w="1148"/>
            <w:gridCol w:w="1244"/>
            <w:gridCol w:w="2590"/>
            <w:gridCol w:w="2590"/>
          </w:tblGrid>
        </w:tblGridChange>
      </w:tblGrid>
      <w:tr w:rsidR="00660D7B" w14:paraId="55495185" w14:textId="77777777" w:rsidTr="00660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5"/>
            <w:vAlign w:val="center"/>
            <w:tcPrChange w:id="54" w:author="Sean McSherry" w:date="2025-05-30T09:34:00Z" w16du:dateUtc="2025-05-30T16:34:00Z">
              <w:tcPr>
                <w:tcW w:w="12950" w:type="dxa"/>
                <w:gridSpan w:val="10"/>
              </w:tcPr>
            </w:tcPrChange>
          </w:tcPr>
          <w:p w14:paraId="226D46FE" w14:textId="5E4BFDF3" w:rsidR="00660D7B" w:rsidRDefault="00660D7B">
            <w:pPr>
              <w:jc w:val="center"/>
              <w:cnfStyle w:val="101000000000" w:firstRow="1" w:lastRow="0" w:firstColumn="1" w:lastColumn="0" w:oddVBand="0" w:evenVBand="0" w:oddHBand="0" w:evenHBand="0" w:firstRowFirstColumn="0" w:firstRowLastColumn="0" w:lastRowFirstColumn="0" w:lastRowLastColumn="0"/>
              <w:pPrChange w:id="55" w:author="Sean McSherry" w:date="2025-05-30T09:34:00Z" w16du:dateUtc="2025-05-30T16:34:00Z">
                <w:pPr>
                  <w:cnfStyle w:val="101000000000" w:firstRow="1" w:lastRow="0" w:firstColumn="1" w:lastColumn="0" w:oddVBand="0" w:evenVBand="0" w:oddHBand="0" w:evenHBand="0" w:firstRowFirstColumn="0" w:firstRowLastColumn="0" w:lastRowFirstColumn="0" w:lastRowLastColumn="0"/>
                </w:pPr>
              </w:pPrChange>
            </w:pPr>
            <w:r>
              <w:t>Residential Zoning Summary</w:t>
            </w:r>
          </w:p>
        </w:tc>
      </w:tr>
      <w:tr w:rsidR="00660D7B" w14:paraId="2ECF75B1" w14:textId="77777777" w:rsidTr="00660D7B">
        <w:tblPrEx>
          <w:tblPrExChange w:id="56" w:author="Sean McSherry" w:date="2025-05-30T09:34:00Z" w16du:dateUtc="2025-05-30T16:34: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Change w:id="57" w:author="Sean McSherry" w:date="2025-05-30T09:34:00Z" w16du:dateUtc="2025-05-30T16:34:00Z">
              <w:tcPr>
                <w:tcW w:w="2590" w:type="dxa"/>
                <w:gridSpan w:val="2"/>
              </w:tcPr>
            </w:tcPrChange>
          </w:tcPr>
          <w:p w14:paraId="78C92D96" w14:textId="03659AC2" w:rsidR="00660D7B" w:rsidRDefault="00660D7B">
            <w:pPr>
              <w:jc w:val="center"/>
              <w:cnfStyle w:val="001000100000" w:firstRow="0" w:lastRow="0" w:firstColumn="1" w:lastColumn="0" w:oddVBand="0" w:evenVBand="0" w:oddHBand="1" w:evenHBand="0" w:firstRowFirstColumn="0" w:firstRowLastColumn="0" w:lastRowFirstColumn="0" w:lastRowLastColumn="0"/>
              <w:pPrChange w:id="58" w:author="Sean McSherry" w:date="2025-05-30T09:34:00Z" w16du:dateUtc="2025-05-30T16:34:00Z">
                <w:pPr>
                  <w:cnfStyle w:val="001000100000" w:firstRow="0" w:lastRow="0" w:firstColumn="1" w:lastColumn="0" w:oddVBand="0" w:evenVBand="0" w:oddHBand="1" w:evenHBand="0" w:firstRowFirstColumn="0" w:firstRowLastColumn="0" w:lastRowFirstColumn="0" w:lastRowLastColumn="0"/>
                </w:pPr>
              </w:pPrChange>
            </w:pPr>
            <w:r>
              <w:t>Zone Type</w:t>
            </w:r>
          </w:p>
        </w:tc>
        <w:tc>
          <w:tcPr>
            <w:tcW w:w="0" w:type="dxa"/>
            <w:shd w:val="clear" w:color="auto" w:fill="4472C4" w:themeFill="accent1"/>
            <w:vAlign w:val="center"/>
            <w:tcPrChange w:id="59" w:author="Sean McSherry" w:date="2025-05-30T09:34:00Z" w16du:dateUtc="2025-05-30T16:34:00Z">
              <w:tcPr>
                <w:tcW w:w="2590" w:type="dxa"/>
                <w:gridSpan w:val="3"/>
              </w:tcPr>
            </w:tcPrChange>
          </w:tcPr>
          <w:p w14:paraId="58E6BE44" w14:textId="23089923" w:rsidR="00660D7B" w:rsidRPr="00660D7B" w:rsidRDefault="00660D7B">
            <w:pPr>
              <w:jc w:val="center"/>
              <w:cnfStyle w:val="000000100000" w:firstRow="0" w:lastRow="0" w:firstColumn="0" w:lastColumn="0" w:oddVBand="0" w:evenVBand="0" w:oddHBand="1" w:evenHBand="0" w:firstRowFirstColumn="0" w:firstRowLastColumn="0" w:lastRowFirstColumn="0" w:lastRowLastColumn="0"/>
              <w:rPr>
                <w:b/>
                <w:bCs/>
                <w:rPrChange w:id="60" w:author="Sean McSherry" w:date="2025-05-30T09:35:00Z" w16du:dateUtc="2025-05-30T16:35:00Z">
                  <w:rPr/>
                </w:rPrChange>
              </w:rPr>
              <w:pPrChange w:id="61"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rsidRPr="00660D7B">
              <w:rPr>
                <w:b/>
                <w:bCs/>
                <w:rPrChange w:id="62" w:author="Sean McSherry" w:date="2025-05-30T09:35:00Z" w16du:dateUtc="2025-05-30T16:35:00Z">
                  <w:rPr/>
                </w:rPrChange>
              </w:rPr>
              <w:t>Area (Acre)</w:t>
            </w:r>
          </w:p>
        </w:tc>
        <w:tc>
          <w:tcPr>
            <w:tcW w:w="0" w:type="dxa"/>
            <w:shd w:val="clear" w:color="auto" w:fill="4472C4" w:themeFill="accent1"/>
            <w:vAlign w:val="center"/>
            <w:tcPrChange w:id="63" w:author="Sean McSherry" w:date="2025-05-30T09:34:00Z" w16du:dateUtc="2025-05-30T16:34:00Z">
              <w:tcPr>
                <w:tcW w:w="2590" w:type="dxa"/>
                <w:gridSpan w:val="3"/>
              </w:tcPr>
            </w:tcPrChange>
          </w:tcPr>
          <w:p w14:paraId="271E0A66" w14:textId="18E42D35" w:rsidR="00660D7B" w:rsidRPr="00660D7B" w:rsidRDefault="00660D7B">
            <w:pPr>
              <w:jc w:val="center"/>
              <w:cnfStyle w:val="000000100000" w:firstRow="0" w:lastRow="0" w:firstColumn="0" w:lastColumn="0" w:oddVBand="0" w:evenVBand="0" w:oddHBand="1" w:evenHBand="0" w:firstRowFirstColumn="0" w:firstRowLastColumn="0" w:lastRowFirstColumn="0" w:lastRowLastColumn="0"/>
              <w:rPr>
                <w:b/>
                <w:bCs/>
                <w:rPrChange w:id="64" w:author="Sean McSherry" w:date="2025-05-30T09:35:00Z" w16du:dateUtc="2025-05-30T16:35:00Z">
                  <w:rPr/>
                </w:rPrChange>
              </w:rPr>
              <w:pPrChange w:id="65"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rsidRPr="00660D7B">
              <w:rPr>
                <w:b/>
                <w:bCs/>
                <w:rPrChange w:id="66" w:author="Sean McSherry" w:date="2025-05-30T09:35:00Z" w16du:dateUtc="2025-05-30T16:35:00Z">
                  <w:rPr/>
                </w:rPrChange>
              </w:rPr>
              <w:t>Vacant Area (Acre)</w:t>
            </w:r>
          </w:p>
        </w:tc>
        <w:tc>
          <w:tcPr>
            <w:tcW w:w="0" w:type="dxa"/>
            <w:shd w:val="clear" w:color="auto" w:fill="4472C4" w:themeFill="accent1"/>
            <w:vAlign w:val="center"/>
            <w:tcPrChange w:id="67" w:author="Sean McSherry" w:date="2025-05-30T09:34:00Z" w16du:dateUtc="2025-05-30T16:34:00Z">
              <w:tcPr>
                <w:tcW w:w="2590" w:type="dxa"/>
              </w:tcPr>
            </w:tcPrChange>
          </w:tcPr>
          <w:p w14:paraId="4681C0C6" w14:textId="2AE8F6A3" w:rsidR="00660D7B" w:rsidRPr="00660D7B" w:rsidRDefault="00660D7B">
            <w:pPr>
              <w:jc w:val="center"/>
              <w:cnfStyle w:val="000000100000" w:firstRow="0" w:lastRow="0" w:firstColumn="0" w:lastColumn="0" w:oddVBand="0" w:evenVBand="0" w:oddHBand="1" w:evenHBand="0" w:firstRowFirstColumn="0" w:firstRowLastColumn="0" w:lastRowFirstColumn="0" w:lastRowLastColumn="0"/>
              <w:rPr>
                <w:b/>
                <w:bCs/>
                <w:rPrChange w:id="68" w:author="Sean McSherry" w:date="2025-05-30T09:35:00Z" w16du:dateUtc="2025-05-30T16:35:00Z">
                  <w:rPr/>
                </w:rPrChange>
              </w:rPr>
              <w:pPrChange w:id="69"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rsidRPr="00660D7B">
              <w:rPr>
                <w:b/>
                <w:bCs/>
                <w:rPrChange w:id="70" w:author="Sean McSherry" w:date="2025-05-30T09:35:00Z" w16du:dateUtc="2025-05-30T16:35:00Z">
                  <w:rPr/>
                </w:rPrChange>
              </w:rPr>
              <w:t>Maximum Allowed Density (Units/Acre)</w:t>
            </w:r>
          </w:p>
        </w:tc>
        <w:tc>
          <w:tcPr>
            <w:tcW w:w="0" w:type="dxa"/>
            <w:shd w:val="clear" w:color="auto" w:fill="4472C4" w:themeFill="accent1"/>
            <w:vAlign w:val="center"/>
            <w:tcPrChange w:id="71" w:author="Sean McSherry" w:date="2025-05-30T09:34:00Z" w16du:dateUtc="2025-05-30T16:34:00Z">
              <w:tcPr>
                <w:tcW w:w="2590" w:type="dxa"/>
              </w:tcPr>
            </w:tcPrChange>
          </w:tcPr>
          <w:p w14:paraId="7ACD3DF9" w14:textId="56CB5110" w:rsidR="00660D7B" w:rsidRPr="00660D7B" w:rsidRDefault="00660D7B">
            <w:pPr>
              <w:jc w:val="center"/>
              <w:cnfStyle w:val="000000100000" w:firstRow="0" w:lastRow="0" w:firstColumn="0" w:lastColumn="0" w:oddVBand="0" w:evenVBand="0" w:oddHBand="1" w:evenHBand="0" w:firstRowFirstColumn="0" w:firstRowLastColumn="0" w:lastRowFirstColumn="0" w:lastRowLastColumn="0"/>
              <w:rPr>
                <w:b/>
                <w:bCs/>
                <w:rPrChange w:id="72" w:author="Sean McSherry" w:date="2025-05-30T09:35:00Z" w16du:dateUtc="2025-05-30T16:35:00Z">
                  <w:rPr/>
                </w:rPrChange>
              </w:rPr>
              <w:pPrChange w:id="73"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rsidRPr="00660D7B">
              <w:rPr>
                <w:b/>
                <w:bCs/>
                <w:rPrChange w:id="74" w:author="Sean McSherry" w:date="2025-05-30T09:35:00Z" w16du:dateUtc="2025-05-30T16:35:00Z">
                  <w:rPr/>
                </w:rPrChange>
              </w:rPr>
              <w:t>Maximum Number of New Units</w:t>
            </w:r>
          </w:p>
        </w:tc>
      </w:tr>
      <w:tr w:rsidR="00660D7B" w14:paraId="48F4C397" w14:textId="77777777" w:rsidTr="00660D7B">
        <w:tblPrEx>
          <w:tblPrExChange w:id="75" w:author="Sean McSherry" w:date="2025-05-30T09:34:00Z" w16du:dateUtc="2025-05-30T16:34: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cnfStyle w:val="001000000000" w:firstRow="0" w:lastRow="0" w:firstColumn="1" w:lastColumn="0" w:oddVBand="0" w:evenVBand="0" w:oddHBand="0" w:evenHBand="0" w:firstRowFirstColumn="0" w:firstRowLastColumn="0" w:lastRowFirstColumn="0" w:lastRowLastColumn="0"/>
            <w:tcW w:w="0" w:type="dxa"/>
            <w:vAlign w:val="center"/>
            <w:tcPrChange w:id="76" w:author="Sean McSherry" w:date="2025-05-30T09:34:00Z" w16du:dateUtc="2025-05-30T16:34:00Z">
              <w:tcPr>
                <w:tcW w:w="2590" w:type="dxa"/>
                <w:gridSpan w:val="2"/>
              </w:tcPr>
            </w:tcPrChange>
          </w:tcPr>
          <w:p w14:paraId="67E2C112" w14:textId="34947219" w:rsidR="00660D7B" w:rsidRDefault="00660D7B">
            <w:pPr>
              <w:jc w:val="center"/>
              <w:pPrChange w:id="77" w:author="Sean McSherry" w:date="2025-05-30T09:34:00Z" w16du:dateUtc="2025-05-30T16:34:00Z">
                <w:pPr/>
              </w:pPrChange>
            </w:pPr>
            <w:r>
              <w:t>Mobile Home</w:t>
            </w:r>
          </w:p>
        </w:tc>
        <w:tc>
          <w:tcPr>
            <w:tcW w:w="0" w:type="dxa"/>
            <w:vAlign w:val="center"/>
            <w:tcPrChange w:id="78" w:author="Sean McSherry" w:date="2025-05-30T09:34:00Z" w16du:dateUtc="2025-05-30T16:34:00Z">
              <w:tcPr>
                <w:tcW w:w="2590" w:type="dxa"/>
                <w:gridSpan w:val="3"/>
              </w:tcPr>
            </w:tcPrChange>
          </w:tcPr>
          <w:p w14:paraId="0115AB1B" w14:textId="7982B0D6" w:rsidR="00660D7B" w:rsidRDefault="00660D7B">
            <w:pPr>
              <w:jc w:val="center"/>
              <w:cnfStyle w:val="000000000000" w:firstRow="0" w:lastRow="0" w:firstColumn="0" w:lastColumn="0" w:oddVBand="0" w:evenVBand="0" w:oddHBand="0" w:evenHBand="0" w:firstRowFirstColumn="0" w:firstRowLastColumn="0" w:lastRowFirstColumn="0" w:lastRowLastColumn="0"/>
              <w:pPrChange w:id="79"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1.5</w:t>
            </w:r>
          </w:p>
        </w:tc>
        <w:tc>
          <w:tcPr>
            <w:tcW w:w="0" w:type="dxa"/>
            <w:vAlign w:val="center"/>
            <w:tcPrChange w:id="80" w:author="Sean McSherry" w:date="2025-05-30T09:34:00Z" w16du:dateUtc="2025-05-30T16:34:00Z">
              <w:tcPr>
                <w:tcW w:w="2590" w:type="dxa"/>
                <w:gridSpan w:val="3"/>
              </w:tcPr>
            </w:tcPrChange>
          </w:tcPr>
          <w:p w14:paraId="3751DCF0" w14:textId="56462093" w:rsidR="00660D7B" w:rsidRDefault="00660D7B">
            <w:pPr>
              <w:jc w:val="center"/>
              <w:cnfStyle w:val="000000000000" w:firstRow="0" w:lastRow="0" w:firstColumn="0" w:lastColumn="0" w:oddVBand="0" w:evenVBand="0" w:oddHBand="0" w:evenHBand="0" w:firstRowFirstColumn="0" w:firstRowLastColumn="0" w:lastRowFirstColumn="0" w:lastRowLastColumn="0"/>
              <w:pPrChange w:id="81"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0</w:t>
            </w:r>
          </w:p>
        </w:tc>
        <w:tc>
          <w:tcPr>
            <w:tcW w:w="0" w:type="dxa"/>
            <w:vAlign w:val="center"/>
            <w:tcPrChange w:id="82" w:author="Sean McSherry" w:date="2025-05-30T09:34:00Z" w16du:dateUtc="2025-05-30T16:34:00Z">
              <w:tcPr>
                <w:tcW w:w="2590" w:type="dxa"/>
              </w:tcPr>
            </w:tcPrChange>
          </w:tcPr>
          <w:p w14:paraId="5A95AA85" w14:textId="5F88F3A8" w:rsidR="00660D7B" w:rsidRDefault="00660D7B">
            <w:pPr>
              <w:jc w:val="center"/>
              <w:cnfStyle w:val="000000000000" w:firstRow="0" w:lastRow="0" w:firstColumn="0" w:lastColumn="0" w:oddVBand="0" w:evenVBand="0" w:oddHBand="0" w:evenHBand="0" w:firstRowFirstColumn="0" w:firstRowLastColumn="0" w:lastRowFirstColumn="0" w:lastRowLastColumn="0"/>
              <w:pPrChange w:id="83"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15.5</w:t>
            </w:r>
          </w:p>
        </w:tc>
        <w:tc>
          <w:tcPr>
            <w:tcW w:w="0" w:type="dxa"/>
            <w:vAlign w:val="center"/>
            <w:tcPrChange w:id="84" w:author="Sean McSherry" w:date="2025-05-30T09:34:00Z" w16du:dateUtc="2025-05-30T16:34:00Z">
              <w:tcPr>
                <w:tcW w:w="2590" w:type="dxa"/>
              </w:tcPr>
            </w:tcPrChange>
          </w:tcPr>
          <w:p w14:paraId="3ABB929F" w14:textId="18C111DF" w:rsidR="00660D7B" w:rsidRDefault="00660D7B">
            <w:pPr>
              <w:jc w:val="center"/>
              <w:cnfStyle w:val="000000000000" w:firstRow="0" w:lastRow="0" w:firstColumn="0" w:lastColumn="0" w:oddVBand="0" w:evenVBand="0" w:oddHBand="0" w:evenHBand="0" w:firstRowFirstColumn="0" w:firstRowLastColumn="0" w:lastRowFirstColumn="0" w:lastRowLastColumn="0"/>
              <w:pPrChange w:id="85"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0</w:t>
            </w:r>
          </w:p>
        </w:tc>
      </w:tr>
      <w:tr w:rsidR="00395CAD" w14:paraId="2C2C7F47" w14:textId="77777777" w:rsidTr="0066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71004BEC" w14:textId="131B4E95" w:rsidR="00660D7B" w:rsidRDefault="00660D7B">
            <w:pPr>
              <w:jc w:val="center"/>
              <w:pPrChange w:id="86" w:author="Sean McSherry" w:date="2025-05-30T09:34:00Z" w16du:dateUtc="2025-05-30T16:34:00Z">
                <w:pPr/>
              </w:pPrChange>
            </w:pPr>
            <w:r>
              <w:t>Rural Residential</w:t>
            </w:r>
          </w:p>
        </w:tc>
        <w:tc>
          <w:tcPr>
            <w:tcW w:w="0" w:type="dxa"/>
            <w:vAlign w:val="center"/>
          </w:tcPr>
          <w:p w14:paraId="336D954C" w14:textId="62707E2F" w:rsidR="00660D7B" w:rsidRDefault="00660D7B">
            <w:pPr>
              <w:jc w:val="center"/>
              <w:cnfStyle w:val="000000100000" w:firstRow="0" w:lastRow="0" w:firstColumn="0" w:lastColumn="0" w:oddVBand="0" w:evenVBand="0" w:oddHBand="1" w:evenHBand="0" w:firstRowFirstColumn="0" w:firstRowLastColumn="0" w:lastRowFirstColumn="0" w:lastRowLastColumn="0"/>
              <w:pPrChange w:id="87"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320.5</w:t>
            </w:r>
          </w:p>
        </w:tc>
        <w:tc>
          <w:tcPr>
            <w:tcW w:w="0" w:type="dxa"/>
            <w:vAlign w:val="center"/>
          </w:tcPr>
          <w:p w14:paraId="0E054221" w14:textId="06E5BBAF" w:rsidR="00660D7B" w:rsidRDefault="00660D7B">
            <w:pPr>
              <w:jc w:val="center"/>
              <w:cnfStyle w:val="000000100000" w:firstRow="0" w:lastRow="0" w:firstColumn="0" w:lastColumn="0" w:oddVBand="0" w:evenVBand="0" w:oddHBand="1" w:evenHBand="0" w:firstRowFirstColumn="0" w:firstRowLastColumn="0" w:lastRowFirstColumn="0" w:lastRowLastColumn="0"/>
              <w:pPrChange w:id="88"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260.5</w:t>
            </w:r>
          </w:p>
        </w:tc>
        <w:tc>
          <w:tcPr>
            <w:tcW w:w="0" w:type="dxa"/>
            <w:vAlign w:val="center"/>
          </w:tcPr>
          <w:p w14:paraId="7AC6A455" w14:textId="4F3CFAF4" w:rsidR="00660D7B" w:rsidRDefault="00660D7B">
            <w:pPr>
              <w:jc w:val="center"/>
              <w:cnfStyle w:val="000000100000" w:firstRow="0" w:lastRow="0" w:firstColumn="0" w:lastColumn="0" w:oddVBand="0" w:evenVBand="0" w:oddHBand="1" w:evenHBand="0" w:firstRowFirstColumn="0" w:firstRowLastColumn="0" w:lastRowFirstColumn="0" w:lastRowLastColumn="0"/>
              <w:pPrChange w:id="89"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2.5</w:t>
            </w:r>
          </w:p>
        </w:tc>
        <w:tc>
          <w:tcPr>
            <w:tcW w:w="0" w:type="dxa"/>
            <w:vAlign w:val="center"/>
          </w:tcPr>
          <w:p w14:paraId="319B417F" w14:textId="4FFB62BD" w:rsidR="00660D7B" w:rsidRDefault="00660D7B">
            <w:pPr>
              <w:jc w:val="center"/>
              <w:cnfStyle w:val="000000100000" w:firstRow="0" w:lastRow="0" w:firstColumn="0" w:lastColumn="0" w:oddVBand="0" w:evenVBand="0" w:oddHBand="1" w:evenHBand="0" w:firstRowFirstColumn="0" w:firstRowLastColumn="0" w:lastRowFirstColumn="0" w:lastRowLastColumn="0"/>
              <w:pPrChange w:id="90"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651</w:t>
            </w:r>
          </w:p>
        </w:tc>
      </w:tr>
      <w:tr w:rsidR="00660D7B" w14:paraId="3F8B8F6D" w14:textId="77777777" w:rsidTr="00660D7B">
        <w:tblPrEx>
          <w:tblPrExChange w:id="91" w:author="Sean McSherry" w:date="2025-05-30T09:34:00Z" w16du:dateUtc="2025-05-30T16:34: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c>
          <w:tcPr>
            <w:cnfStyle w:val="001000000000" w:firstRow="0" w:lastRow="0" w:firstColumn="1" w:lastColumn="0" w:oddVBand="0" w:evenVBand="0" w:oddHBand="0" w:evenHBand="0" w:firstRowFirstColumn="0" w:firstRowLastColumn="0" w:lastRowFirstColumn="0" w:lastRowLastColumn="0"/>
            <w:tcW w:w="0" w:type="dxa"/>
            <w:vAlign w:val="center"/>
            <w:tcPrChange w:id="92" w:author="Sean McSherry" w:date="2025-05-30T09:34:00Z" w16du:dateUtc="2025-05-30T16:34:00Z">
              <w:tcPr>
                <w:tcW w:w="2590" w:type="dxa"/>
                <w:gridSpan w:val="2"/>
              </w:tcPr>
            </w:tcPrChange>
          </w:tcPr>
          <w:p w14:paraId="421B8DFA" w14:textId="19EB7E22" w:rsidR="00660D7B" w:rsidRDefault="00660D7B">
            <w:pPr>
              <w:jc w:val="center"/>
              <w:pPrChange w:id="93" w:author="Sean McSherry" w:date="2025-05-30T09:34:00Z" w16du:dateUtc="2025-05-30T16:34:00Z">
                <w:pPr/>
              </w:pPrChange>
            </w:pPr>
            <w:r>
              <w:t>Urban Residential</w:t>
            </w:r>
          </w:p>
        </w:tc>
        <w:tc>
          <w:tcPr>
            <w:tcW w:w="0" w:type="dxa"/>
            <w:vAlign w:val="center"/>
            <w:tcPrChange w:id="94" w:author="Sean McSherry" w:date="2025-05-30T09:34:00Z" w16du:dateUtc="2025-05-30T16:34:00Z">
              <w:tcPr>
                <w:tcW w:w="2590" w:type="dxa"/>
                <w:gridSpan w:val="3"/>
              </w:tcPr>
            </w:tcPrChange>
          </w:tcPr>
          <w:p w14:paraId="362278BA" w14:textId="5C5E8D1A" w:rsidR="00660D7B" w:rsidRDefault="00660D7B">
            <w:pPr>
              <w:jc w:val="center"/>
              <w:cnfStyle w:val="000000000000" w:firstRow="0" w:lastRow="0" w:firstColumn="0" w:lastColumn="0" w:oddVBand="0" w:evenVBand="0" w:oddHBand="0" w:evenHBand="0" w:firstRowFirstColumn="0" w:firstRowLastColumn="0" w:lastRowFirstColumn="0" w:lastRowLastColumn="0"/>
              <w:pPrChange w:id="95"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91.5</w:t>
            </w:r>
          </w:p>
        </w:tc>
        <w:tc>
          <w:tcPr>
            <w:tcW w:w="0" w:type="dxa"/>
            <w:vAlign w:val="center"/>
            <w:tcPrChange w:id="96" w:author="Sean McSherry" w:date="2025-05-30T09:34:00Z" w16du:dateUtc="2025-05-30T16:34:00Z">
              <w:tcPr>
                <w:tcW w:w="2590" w:type="dxa"/>
                <w:gridSpan w:val="3"/>
              </w:tcPr>
            </w:tcPrChange>
          </w:tcPr>
          <w:p w14:paraId="637E474B" w14:textId="3135D24B" w:rsidR="00660D7B" w:rsidRDefault="00660D7B">
            <w:pPr>
              <w:jc w:val="center"/>
              <w:cnfStyle w:val="000000000000" w:firstRow="0" w:lastRow="0" w:firstColumn="0" w:lastColumn="0" w:oddVBand="0" w:evenVBand="0" w:oddHBand="0" w:evenHBand="0" w:firstRowFirstColumn="0" w:firstRowLastColumn="0" w:lastRowFirstColumn="0" w:lastRowLastColumn="0"/>
              <w:pPrChange w:id="97"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28.25</w:t>
            </w:r>
          </w:p>
        </w:tc>
        <w:tc>
          <w:tcPr>
            <w:tcW w:w="0" w:type="dxa"/>
            <w:vAlign w:val="center"/>
            <w:tcPrChange w:id="98" w:author="Sean McSherry" w:date="2025-05-30T09:34:00Z" w16du:dateUtc="2025-05-30T16:34:00Z">
              <w:tcPr>
                <w:tcW w:w="2590" w:type="dxa"/>
              </w:tcPr>
            </w:tcPrChange>
          </w:tcPr>
          <w:p w14:paraId="7E81EC46" w14:textId="77CF90D7" w:rsidR="00660D7B" w:rsidRDefault="00660D7B">
            <w:pPr>
              <w:jc w:val="center"/>
              <w:cnfStyle w:val="000000000000" w:firstRow="0" w:lastRow="0" w:firstColumn="0" w:lastColumn="0" w:oddVBand="0" w:evenVBand="0" w:oddHBand="0" w:evenHBand="0" w:firstRowFirstColumn="0" w:firstRowLastColumn="0" w:lastRowFirstColumn="0" w:lastRowLastColumn="0"/>
              <w:pPrChange w:id="99"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5</w:t>
            </w:r>
          </w:p>
        </w:tc>
        <w:tc>
          <w:tcPr>
            <w:tcW w:w="0" w:type="dxa"/>
            <w:vAlign w:val="center"/>
            <w:tcPrChange w:id="100" w:author="Sean McSherry" w:date="2025-05-30T09:34:00Z" w16du:dateUtc="2025-05-30T16:34:00Z">
              <w:tcPr>
                <w:tcW w:w="2590" w:type="dxa"/>
              </w:tcPr>
            </w:tcPrChange>
          </w:tcPr>
          <w:p w14:paraId="59522613" w14:textId="27B53E77" w:rsidR="00660D7B" w:rsidRDefault="00660D7B">
            <w:pPr>
              <w:jc w:val="center"/>
              <w:cnfStyle w:val="000000000000" w:firstRow="0" w:lastRow="0" w:firstColumn="0" w:lastColumn="0" w:oddVBand="0" w:evenVBand="0" w:oddHBand="0" w:evenHBand="0" w:firstRowFirstColumn="0" w:firstRowLastColumn="0" w:lastRowFirstColumn="0" w:lastRowLastColumn="0"/>
              <w:pPrChange w:id="101" w:author="Sean McSherry" w:date="2025-05-30T09:34:00Z" w16du:dateUtc="2025-05-30T16:34:00Z">
                <w:pPr>
                  <w:cnfStyle w:val="000000000000" w:firstRow="0" w:lastRow="0" w:firstColumn="0" w:lastColumn="0" w:oddVBand="0" w:evenVBand="0" w:oddHBand="0" w:evenHBand="0" w:firstRowFirstColumn="0" w:firstRowLastColumn="0" w:lastRowFirstColumn="0" w:lastRowLastColumn="0"/>
                </w:pPr>
              </w:pPrChange>
            </w:pPr>
            <w:r>
              <w:t>141</w:t>
            </w:r>
          </w:p>
        </w:tc>
      </w:tr>
      <w:tr w:rsidR="00395CAD" w14:paraId="3FA61939" w14:textId="77777777" w:rsidTr="00660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vAlign w:val="center"/>
          </w:tcPr>
          <w:p w14:paraId="680A3158" w14:textId="79DDE105" w:rsidR="00660D7B" w:rsidRDefault="00660D7B">
            <w:pPr>
              <w:jc w:val="center"/>
              <w:pPrChange w:id="102" w:author="Sean McSherry" w:date="2025-05-30T09:34:00Z" w16du:dateUtc="2025-05-30T16:34:00Z">
                <w:pPr/>
              </w:pPrChange>
            </w:pPr>
            <w:r>
              <w:t>Urban Residential/Commercial</w:t>
            </w:r>
          </w:p>
        </w:tc>
        <w:tc>
          <w:tcPr>
            <w:tcW w:w="0" w:type="dxa"/>
            <w:vAlign w:val="center"/>
          </w:tcPr>
          <w:p w14:paraId="6A13FA9F" w14:textId="63E1DC6B" w:rsidR="00660D7B" w:rsidRDefault="00660D7B">
            <w:pPr>
              <w:jc w:val="center"/>
              <w:cnfStyle w:val="000000100000" w:firstRow="0" w:lastRow="0" w:firstColumn="0" w:lastColumn="0" w:oddVBand="0" w:evenVBand="0" w:oddHBand="1" w:evenHBand="0" w:firstRowFirstColumn="0" w:firstRowLastColumn="0" w:lastRowFirstColumn="0" w:lastRowLastColumn="0"/>
              <w:pPrChange w:id="103"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0.5</w:t>
            </w:r>
          </w:p>
        </w:tc>
        <w:tc>
          <w:tcPr>
            <w:tcW w:w="0" w:type="dxa"/>
            <w:vAlign w:val="center"/>
          </w:tcPr>
          <w:p w14:paraId="1B82970E" w14:textId="38D20E7A" w:rsidR="00660D7B" w:rsidRDefault="00660D7B">
            <w:pPr>
              <w:jc w:val="center"/>
              <w:cnfStyle w:val="000000100000" w:firstRow="0" w:lastRow="0" w:firstColumn="0" w:lastColumn="0" w:oddVBand="0" w:evenVBand="0" w:oddHBand="1" w:evenHBand="0" w:firstRowFirstColumn="0" w:firstRowLastColumn="0" w:lastRowFirstColumn="0" w:lastRowLastColumn="0"/>
              <w:pPrChange w:id="104"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0</w:t>
            </w:r>
          </w:p>
        </w:tc>
        <w:tc>
          <w:tcPr>
            <w:tcW w:w="0" w:type="dxa"/>
            <w:vAlign w:val="center"/>
          </w:tcPr>
          <w:p w14:paraId="7BE9C023" w14:textId="21D21723" w:rsidR="00660D7B" w:rsidRDefault="00660D7B">
            <w:pPr>
              <w:jc w:val="center"/>
              <w:cnfStyle w:val="000000100000" w:firstRow="0" w:lastRow="0" w:firstColumn="0" w:lastColumn="0" w:oddVBand="0" w:evenVBand="0" w:oddHBand="1" w:evenHBand="0" w:firstRowFirstColumn="0" w:firstRowLastColumn="0" w:lastRowFirstColumn="0" w:lastRowLastColumn="0"/>
              <w:pPrChange w:id="105"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5</w:t>
            </w:r>
          </w:p>
        </w:tc>
        <w:tc>
          <w:tcPr>
            <w:tcW w:w="0" w:type="dxa"/>
            <w:vAlign w:val="center"/>
          </w:tcPr>
          <w:p w14:paraId="517CE691" w14:textId="71B47B08" w:rsidR="00660D7B" w:rsidRDefault="00660D7B">
            <w:pPr>
              <w:jc w:val="center"/>
              <w:cnfStyle w:val="000000100000" w:firstRow="0" w:lastRow="0" w:firstColumn="0" w:lastColumn="0" w:oddVBand="0" w:evenVBand="0" w:oddHBand="1" w:evenHBand="0" w:firstRowFirstColumn="0" w:firstRowLastColumn="0" w:lastRowFirstColumn="0" w:lastRowLastColumn="0"/>
              <w:pPrChange w:id="106" w:author="Sean McSherry" w:date="2025-05-30T09:34:00Z" w16du:dateUtc="2025-05-30T16:34:00Z">
                <w:pPr>
                  <w:cnfStyle w:val="000000100000" w:firstRow="0" w:lastRow="0" w:firstColumn="0" w:lastColumn="0" w:oddVBand="0" w:evenVBand="0" w:oddHBand="1" w:evenHBand="0" w:firstRowFirstColumn="0" w:firstRowLastColumn="0" w:lastRowFirstColumn="0" w:lastRowLastColumn="0"/>
                </w:pPr>
              </w:pPrChange>
            </w:pPr>
            <w:r>
              <w:t>0</w:t>
            </w:r>
          </w:p>
        </w:tc>
      </w:tr>
    </w:tbl>
    <w:p w14:paraId="08A51D2D" w14:textId="77777777" w:rsidR="00660D7B" w:rsidRDefault="00660D7B" w:rsidP="00660D7B"/>
    <w:p w14:paraId="4B6F7B85" w14:textId="6BD55EDA" w:rsidR="003E30E2" w:rsidRDefault="003E30E2" w:rsidP="00660D7B">
      <w:r>
        <w:t xml:space="preserve">Method 5 assumes organic growth </w:t>
      </w:r>
      <w:r w:rsidR="00524257">
        <w:t xml:space="preserve">throughout the planning period and method 6 assumes that the city will max out its potential for new housing units during the planning period taking place in three </w:t>
      </w:r>
      <w:r w:rsidR="00291EF6">
        <w:t>6-year</w:t>
      </w:r>
      <w:r w:rsidR="00524257">
        <w:t xml:space="preserve"> cycles starting in 2027. Forecasting the number of housing units was done using the medium growth forecast from WAOFM. The average occupancy rate and household size over the last 10 years will be assumed as the occupancy rate and vacancy rate throughout the </w:t>
      </w:r>
      <w:proofErr w:type="gramStart"/>
      <w:r w:rsidR="00107EBA">
        <w:t>planning</w:t>
      </w:r>
      <w:proofErr w:type="gramEnd"/>
      <w:r w:rsidR="00107EBA">
        <w:t xml:space="preserve"> period. These values are </w:t>
      </w:r>
      <w:r w:rsidR="00D851C2">
        <w:t>87.42</w:t>
      </w:r>
      <w:r w:rsidR="00107EBA">
        <w:t>% and 2.</w:t>
      </w:r>
      <w:r w:rsidR="00D851C2">
        <w:t>38</w:t>
      </w:r>
      <w:r w:rsidR="00107EBA">
        <w:t xml:space="preserve"> people per household as illustrated in the </w:t>
      </w:r>
      <w:r w:rsidR="00227CDA">
        <w:t>figure below</w:t>
      </w:r>
      <w:r w:rsidR="00D851C2">
        <w:t>.</w:t>
      </w:r>
    </w:p>
    <w:p w14:paraId="1A43A549" w14:textId="37D4F5E8" w:rsidR="00D851C2" w:rsidRDefault="00D851C2">
      <w:pPr>
        <w:keepNext/>
        <w:pPrChange w:id="107" w:author="Sean McSherry" w:date="2025-05-30T10:36:00Z" w16du:dateUtc="2025-05-30T17:36:00Z">
          <w:pPr/>
        </w:pPrChange>
      </w:pPr>
      <w:r w:rsidRPr="00D851C2">
        <w:rPr>
          <w:noProof/>
        </w:rPr>
        <w:lastRenderedPageBreak/>
        <w:drawing>
          <wp:inline distT="0" distB="0" distL="0" distR="0" wp14:anchorId="74CD4176" wp14:editId="2C352765">
            <wp:extent cx="5600700" cy="4275132"/>
            <wp:effectExtent l="0" t="0" r="0" b="0"/>
            <wp:docPr id="668930657" name="Picture 1" descr="A graph of the average amount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0657" name="Picture 1" descr="A graph of the average amount of age&#10;&#10;AI-generated content may be incorrect."/>
                    <pic:cNvPicPr/>
                  </pic:nvPicPr>
                  <pic:blipFill>
                    <a:blip r:embed="rId14"/>
                    <a:stretch>
                      <a:fillRect/>
                    </a:stretch>
                  </pic:blipFill>
                  <pic:spPr>
                    <a:xfrm>
                      <a:off x="0" y="0"/>
                      <a:ext cx="5609582" cy="4281911"/>
                    </a:xfrm>
                    <a:prstGeom prst="rect">
                      <a:avLst/>
                    </a:prstGeom>
                  </pic:spPr>
                </pic:pic>
              </a:graphicData>
            </a:graphic>
          </wp:inline>
        </w:drawing>
      </w:r>
    </w:p>
    <w:p w14:paraId="3AD76E69" w14:textId="70DC09A8" w:rsidR="00D851C2" w:rsidRDefault="00D851C2">
      <w:pPr>
        <w:pStyle w:val="Caption"/>
        <w:pPrChange w:id="108" w:author="Sean McSherry" w:date="2025-05-30T10:36:00Z" w16du:dateUtc="2025-05-30T17:36:00Z">
          <w:pPr/>
        </w:pPrChange>
      </w:pPr>
      <w:r>
        <w:t xml:space="preserve">Figure </w:t>
      </w:r>
      <w:fldSimple w:instr=" SEQ Figure \* ARABIC ">
        <w:r w:rsidR="006B07E4">
          <w:rPr>
            <w:noProof/>
          </w:rPr>
          <w:t>2</w:t>
        </w:r>
      </w:fldSimple>
      <w:r>
        <w:t>: Occupancy Rate and Average Household Size Trend</w:t>
      </w:r>
    </w:p>
    <w:p w14:paraId="57B29EA8" w14:textId="3365827A" w:rsidR="003E30E2" w:rsidRDefault="00A63C92" w:rsidP="00A63C92">
      <w:pPr>
        <w:pStyle w:val="Heading4"/>
      </w:pPr>
      <w:r>
        <w:t>Method 5, Organic Growth of Housing units</w:t>
      </w:r>
    </w:p>
    <w:p w14:paraId="00C0BB71" w14:textId="39AC46AC" w:rsidR="00A63C92" w:rsidRDefault="00A63C92" w:rsidP="00A63C92">
      <w:r>
        <w:t>This method assumes that housing units will increase organically as Tekoa continues to grow according to its natural, socio-economic development trends. In this case, the projected population growth is based purely on historical housing data, occupancy rates, and average household sizes.</w:t>
      </w:r>
      <w:r w:rsidR="00FE2941">
        <w:t xml:space="preserve"> For 2030 the forecasted population is approximately ### people, and by 2045, it is projected to be around ### people</w:t>
      </w:r>
    </w:p>
    <w:p w14:paraId="5B31195B" w14:textId="2B6B8865" w:rsidR="00FE2941" w:rsidRDefault="00FE2941" w:rsidP="00FE2941">
      <w:pPr>
        <w:pStyle w:val="Heading4"/>
      </w:pPr>
      <w:r>
        <w:t>Method 6, Max Buildout of Housing units</w:t>
      </w:r>
    </w:p>
    <w:p w14:paraId="652242A9" w14:textId="2F84BB53" w:rsidR="00FE2941" w:rsidRDefault="00FE2941" w:rsidP="00FE2941">
      <w:r>
        <w:t>This method assumes that the City of Tekoa will be at maximum buildout at the end of the planning period</w:t>
      </w:r>
      <w:r w:rsidR="001D43FD">
        <w:t>, significantly increasing the number of housing units in Tekoa,</w:t>
      </w:r>
      <w:r>
        <w:t xml:space="preserve"> starting in 2027 and occurring in 3, 6-year cycles. The following table</w:t>
      </w:r>
      <w:r w:rsidR="00227CDA">
        <w:t xml:space="preserve"> and figure</w:t>
      </w:r>
      <w:r>
        <w:t xml:space="preserve"> </w:t>
      </w:r>
      <w:r w:rsidR="00227CDA">
        <w:t>summarize</w:t>
      </w:r>
      <w:r>
        <w:t xml:space="preserve"> the projected populations based on an organic growth scenario and a max buildout scenario</w:t>
      </w:r>
      <w:r w:rsidR="001D43FD">
        <w:t>.</w:t>
      </w:r>
    </w:p>
    <w:p w14:paraId="045C7825" w14:textId="6A79C5D5" w:rsidR="00A038AD" w:rsidRDefault="00A038AD">
      <w:pPr>
        <w:spacing w:after="160" w:line="259" w:lineRule="auto"/>
      </w:pPr>
      <w:r>
        <w:br w:type="page"/>
      </w:r>
    </w:p>
    <w:p w14:paraId="5CA76487" w14:textId="77777777" w:rsidR="00A038AD" w:rsidRPr="00FE2941" w:rsidRDefault="00A038AD" w:rsidP="00FE2941"/>
    <w:p w14:paraId="272F70B7" w14:textId="5AD809C6" w:rsidR="00227CDA" w:rsidRDefault="00227CDA">
      <w:pPr>
        <w:pStyle w:val="Caption"/>
        <w:keepNext/>
        <w:pPrChange w:id="109" w:author="Sean McSherry" w:date="2025-05-30T12:04:00Z" w16du:dateUtc="2025-05-30T19:04:00Z">
          <w:pPr/>
        </w:pPrChange>
      </w:pPr>
      <w:r>
        <w:t xml:space="preserve">Table </w:t>
      </w:r>
      <w:fldSimple w:instr=" STYLEREF 2 \s ">
        <w:r w:rsidR="00F55251">
          <w:rPr>
            <w:noProof/>
          </w:rPr>
          <w:t>3.8</w:t>
        </w:r>
      </w:fldSimple>
      <w:r w:rsidR="00F55251">
        <w:noBreakHyphen/>
      </w:r>
      <w:fldSimple w:instr=" SEQ Table \* ARABIC \s 2 ">
        <w:r w:rsidR="00F55251">
          <w:rPr>
            <w:noProof/>
          </w:rPr>
          <w:t>2</w:t>
        </w:r>
      </w:fldSimple>
      <w:r>
        <w:t xml:space="preserve"> Tekoa Housing Growth Forecasts</w:t>
      </w:r>
    </w:p>
    <w:tbl>
      <w:tblPr>
        <w:tblStyle w:val="GridTable5Dark-Accent1"/>
        <w:tblW w:w="9265" w:type="dxa"/>
        <w:tblLayout w:type="fixed"/>
        <w:tblLook w:val="04A0" w:firstRow="1" w:lastRow="0" w:firstColumn="1" w:lastColumn="0" w:noHBand="0" w:noVBand="1"/>
      </w:tblPr>
      <w:tblGrid>
        <w:gridCol w:w="1075"/>
        <w:gridCol w:w="1890"/>
        <w:gridCol w:w="1980"/>
        <w:gridCol w:w="1980"/>
        <w:gridCol w:w="2340"/>
      </w:tblGrid>
      <w:tr w:rsidR="00395CAD" w14:paraId="6036820A" w14:textId="77777777" w:rsidTr="000A4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4E9A44B5" w14:textId="3A69260C" w:rsidR="00227CDA" w:rsidRDefault="00227CDA" w:rsidP="00660D7B">
            <w:r>
              <w:t>Year</w:t>
            </w:r>
          </w:p>
        </w:tc>
        <w:tc>
          <w:tcPr>
            <w:tcW w:w="1890" w:type="dxa"/>
          </w:tcPr>
          <w:p w14:paraId="0F4AC054" w14:textId="2967BCE2"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5: Housing Units (Organic Growth)</w:t>
            </w:r>
          </w:p>
        </w:tc>
        <w:tc>
          <w:tcPr>
            <w:tcW w:w="1980" w:type="dxa"/>
          </w:tcPr>
          <w:p w14:paraId="41C1118F" w14:textId="1DB60BCB"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6: Housing Units (Max Build Out)</w:t>
            </w:r>
          </w:p>
        </w:tc>
        <w:tc>
          <w:tcPr>
            <w:tcW w:w="1980" w:type="dxa"/>
          </w:tcPr>
          <w:p w14:paraId="26CB79E3" w14:textId="4A39DEA3"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5: Projected Population (Organic Growth)</w:t>
            </w:r>
          </w:p>
        </w:tc>
        <w:tc>
          <w:tcPr>
            <w:tcW w:w="2340" w:type="dxa"/>
          </w:tcPr>
          <w:p w14:paraId="670FB242" w14:textId="7EC4EC58"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6: Projected Population (Max Build Out)</w:t>
            </w:r>
          </w:p>
        </w:tc>
      </w:tr>
      <w:tr w:rsidR="00395CAD" w14:paraId="0770B1B8" w14:textId="77777777" w:rsidTr="000A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627A156" w14:textId="794241D3" w:rsidR="00227CDA" w:rsidRPr="00227CDA" w:rsidRDefault="00227CDA" w:rsidP="00660D7B">
            <w:pPr>
              <w:rPr>
                <w:b w:val="0"/>
                <w:bCs w:val="0"/>
                <w:rPrChange w:id="110" w:author="Sean McSherry" w:date="2025-05-30T12:02:00Z" w16du:dateUtc="2025-05-30T19:02:00Z">
                  <w:rPr/>
                </w:rPrChange>
              </w:rPr>
            </w:pPr>
            <w:r>
              <w:t>2030</w:t>
            </w:r>
          </w:p>
        </w:tc>
        <w:tc>
          <w:tcPr>
            <w:tcW w:w="1890" w:type="dxa"/>
          </w:tcPr>
          <w:p w14:paraId="596522B4" w14:textId="2DE68017" w:rsidR="00227CDA" w:rsidRDefault="00227CDA" w:rsidP="00660D7B">
            <w:pPr>
              <w:cnfStyle w:val="000000100000" w:firstRow="0" w:lastRow="0" w:firstColumn="0" w:lastColumn="0" w:oddVBand="0" w:evenVBand="0" w:oddHBand="1" w:evenHBand="0" w:firstRowFirstColumn="0" w:firstRowLastColumn="0" w:lastRowFirstColumn="0" w:lastRowLastColumn="0"/>
            </w:pPr>
            <w:r>
              <w:t>375</w:t>
            </w:r>
          </w:p>
        </w:tc>
        <w:tc>
          <w:tcPr>
            <w:tcW w:w="1980" w:type="dxa"/>
          </w:tcPr>
          <w:p w14:paraId="17F131A7" w14:textId="45FB0C0B" w:rsidR="00227CDA" w:rsidRDefault="00227CDA" w:rsidP="00660D7B">
            <w:pPr>
              <w:cnfStyle w:val="000000100000" w:firstRow="0" w:lastRow="0" w:firstColumn="0" w:lastColumn="0" w:oddVBand="0" w:evenVBand="0" w:oddHBand="1" w:evenHBand="0" w:firstRowFirstColumn="0" w:firstRowLastColumn="0" w:lastRowFirstColumn="0" w:lastRowLastColumn="0"/>
            </w:pPr>
            <w:r>
              <w:t>498</w:t>
            </w:r>
          </w:p>
        </w:tc>
        <w:tc>
          <w:tcPr>
            <w:tcW w:w="1980" w:type="dxa"/>
          </w:tcPr>
          <w:p w14:paraId="1B0A9A7A" w14:textId="7DA37380" w:rsidR="00227CDA" w:rsidRDefault="00227CDA" w:rsidP="00660D7B">
            <w:pPr>
              <w:cnfStyle w:val="000000100000" w:firstRow="0" w:lastRow="0" w:firstColumn="0" w:lastColumn="0" w:oddVBand="0" w:evenVBand="0" w:oddHBand="1" w:evenHBand="0" w:firstRowFirstColumn="0" w:firstRowLastColumn="0" w:lastRowFirstColumn="0" w:lastRowLastColumn="0"/>
            </w:pPr>
            <w:r>
              <w:t>833</w:t>
            </w:r>
          </w:p>
        </w:tc>
        <w:tc>
          <w:tcPr>
            <w:tcW w:w="2340" w:type="dxa"/>
          </w:tcPr>
          <w:p w14:paraId="00D506C0" w14:textId="00588ACA" w:rsidR="00227CDA" w:rsidRDefault="00227CDA" w:rsidP="00660D7B">
            <w:pPr>
              <w:cnfStyle w:val="000000100000" w:firstRow="0" w:lastRow="0" w:firstColumn="0" w:lastColumn="0" w:oddVBand="0" w:evenVBand="0" w:oddHBand="1" w:evenHBand="0" w:firstRowFirstColumn="0" w:firstRowLastColumn="0" w:lastRowFirstColumn="0" w:lastRowLastColumn="0"/>
            </w:pPr>
            <w:r>
              <w:t>1089</w:t>
            </w:r>
          </w:p>
        </w:tc>
      </w:tr>
      <w:tr w:rsidR="00A038AD" w14:paraId="4FA0259C" w14:textId="77777777" w:rsidTr="000A495B">
        <w:tc>
          <w:tcPr>
            <w:cnfStyle w:val="001000000000" w:firstRow="0" w:lastRow="0" w:firstColumn="1" w:lastColumn="0" w:oddVBand="0" w:evenVBand="0" w:oddHBand="0" w:evenHBand="0" w:firstRowFirstColumn="0" w:firstRowLastColumn="0" w:lastRowFirstColumn="0" w:lastRowLastColumn="0"/>
            <w:tcW w:w="1075" w:type="dxa"/>
          </w:tcPr>
          <w:p w14:paraId="095E9BA4" w14:textId="222D41C6" w:rsidR="00227CDA" w:rsidRDefault="00227CDA" w:rsidP="00660D7B">
            <w:r>
              <w:t>2035</w:t>
            </w:r>
          </w:p>
        </w:tc>
        <w:tc>
          <w:tcPr>
            <w:tcW w:w="1890" w:type="dxa"/>
          </w:tcPr>
          <w:p w14:paraId="0D859F9C" w14:textId="02E7590F" w:rsidR="00227CDA" w:rsidRDefault="00227CDA" w:rsidP="00660D7B">
            <w:pPr>
              <w:cnfStyle w:val="000000000000" w:firstRow="0" w:lastRow="0" w:firstColumn="0" w:lastColumn="0" w:oddVBand="0" w:evenVBand="0" w:oddHBand="0" w:evenHBand="0" w:firstRowFirstColumn="0" w:firstRowLastColumn="0" w:lastRowFirstColumn="0" w:lastRowLastColumn="0"/>
            </w:pPr>
            <w:r>
              <w:t>380</w:t>
            </w:r>
          </w:p>
        </w:tc>
        <w:tc>
          <w:tcPr>
            <w:tcW w:w="1980" w:type="dxa"/>
          </w:tcPr>
          <w:p w14:paraId="5A48E844" w14:textId="58C7B7EC" w:rsidR="00227CDA" w:rsidRDefault="00227CDA" w:rsidP="00660D7B">
            <w:pPr>
              <w:cnfStyle w:val="000000000000" w:firstRow="0" w:lastRow="0" w:firstColumn="0" w:lastColumn="0" w:oddVBand="0" w:evenVBand="0" w:oddHBand="0" w:evenHBand="0" w:firstRowFirstColumn="0" w:firstRowLastColumn="0" w:lastRowFirstColumn="0" w:lastRowLastColumn="0"/>
            </w:pPr>
            <w:r>
              <w:t>713</w:t>
            </w:r>
          </w:p>
        </w:tc>
        <w:tc>
          <w:tcPr>
            <w:tcW w:w="1980" w:type="dxa"/>
          </w:tcPr>
          <w:p w14:paraId="3A0370ED" w14:textId="7FA6BBA8" w:rsidR="00227CDA" w:rsidRDefault="00227CDA" w:rsidP="00660D7B">
            <w:pPr>
              <w:cnfStyle w:val="000000000000" w:firstRow="0" w:lastRow="0" w:firstColumn="0" w:lastColumn="0" w:oddVBand="0" w:evenVBand="0" w:oddHBand="0" w:evenHBand="0" w:firstRowFirstColumn="0" w:firstRowLastColumn="0" w:lastRowFirstColumn="0" w:lastRowLastColumn="0"/>
            </w:pPr>
            <w:r>
              <w:t>844</w:t>
            </w:r>
          </w:p>
        </w:tc>
        <w:tc>
          <w:tcPr>
            <w:tcW w:w="2340" w:type="dxa"/>
          </w:tcPr>
          <w:p w14:paraId="31100BC4" w14:textId="2B6D4277" w:rsidR="00227CDA" w:rsidRDefault="00227CDA" w:rsidP="00660D7B">
            <w:pPr>
              <w:cnfStyle w:val="000000000000" w:firstRow="0" w:lastRow="0" w:firstColumn="0" w:lastColumn="0" w:oddVBand="0" w:evenVBand="0" w:oddHBand="0" w:evenHBand="0" w:firstRowFirstColumn="0" w:firstRowLastColumn="0" w:lastRowFirstColumn="0" w:lastRowLastColumn="0"/>
            </w:pPr>
            <w:r>
              <w:t>1537</w:t>
            </w:r>
          </w:p>
        </w:tc>
      </w:tr>
      <w:tr w:rsidR="00395CAD" w14:paraId="3BC7CB53" w14:textId="77777777" w:rsidTr="000A4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4DCFAF7B" w14:textId="600498C2" w:rsidR="00227CDA" w:rsidRDefault="00227CDA" w:rsidP="00660D7B">
            <w:r>
              <w:t>2040</w:t>
            </w:r>
          </w:p>
        </w:tc>
        <w:tc>
          <w:tcPr>
            <w:tcW w:w="1890" w:type="dxa"/>
          </w:tcPr>
          <w:p w14:paraId="338BEB69" w14:textId="7C9E53C4" w:rsidR="00227CDA" w:rsidRDefault="00227CDA" w:rsidP="00660D7B">
            <w:pPr>
              <w:cnfStyle w:val="000000100000" w:firstRow="0" w:lastRow="0" w:firstColumn="0" w:lastColumn="0" w:oddVBand="0" w:evenVBand="0" w:oddHBand="1" w:evenHBand="0" w:firstRowFirstColumn="0" w:firstRowLastColumn="0" w:lastRowFirstColumn="0" w:lastRowLastColumn="0"/>
            </w:pPr>
            <w:r>
              <w:t>384</w:t>
            </w:r>
          </w:p>
        </w:tc>
        <w:tc>
          <w:tcPr>
            <w:tcW w:w="1980" w:type="dxa"/>
          </w:tcPr>
          <w:p w14:paraId="19D2D9F0" w14:textId="6B9C3F8F" w:rsidR="00227CDA" w:rsidRDefault="00227CDA" w:rsidP="00660D7B">
            <w:pPr>
              <w:cnfStyle w:val="000000100000" w:firstRow="0" w:lastRow="0" w:firstColumn="0" w:lastColumn="0" w:oddVBand="0" w:evenVBand="0" w:oddHBand="1" w:evenHBand="0" w:firstRowFirstColumn="0" w:firstRowLastColumn="0" w:lastRowFirstColumn="0" w:lastRowLastColumn="0"/>
            </w:pPr>
            <w:r>
              <w:t>928</w:t>
            </w:r>
          </w:p>
        </w:tc>
        <w:tc>
          <w:tcPr>
            <w:tcW w:w="1980" w:type="dxa"/>
          </w:tcPr>
          <w:p w14:paraId="48FF87E8" w14:textId="27752A42" w:rsidR="00227CDA" w:rsidRDefault="00227CDA" w:rsidP="00660D7B">
            <w:pPr>
              <w:cnfStyle w:val="000000100000" w:firstRow="0" w:lastRow="0" w:firstColumn="0" w:lastColumn="0" w:oddVBand="0" w:evenVBand="0" w:oddHBand="1" w:evenHBand="0" w:firstRowFirstColumn="0" w:firstRowLastColumn="0" w:lastRowFirstColumn="0" w:lastRowLastColumn="0"/>
            </w:pPr>
            <w:r>
              <w:t>853</w:t>
            </w:r>
          </w:p>
        </w:tc>
        <w:tc>
          <w:tcPr>
            <w:tcW w:w="2340" w:type="dxa"/>
          </w:tcPr>
          <w:p w14:paraId="0E0DA035" w14:textId="498CC6DF" w:rsidR="00227CDA" w:rsidRDefault="00227CDA" w:rsidP="00660D7B">
            <w:pPr>
              <w:cnfStyle w:val="000000100000" w:firstRow="0" w:lastRow="0" w:firstColumn="0" w:lastColumn="0" w:oddVBand="0" w:evenVBand="0" w:oddHBand="1" w:evenHBand="0" w:firstRowFirstColumn="0" w:firstRowLastColumn="0" w:lastRowFirstColumn="0" w:lastRowLastColumn="0"/>
            </w:pPr>
            <w:r>
              <w:t>1986</w:t>
            </w:r>
          </w:p>
        </w:tc>
      </w:tr>
      <w:tr w:rsidR="00A038AD" w14:paraId="5DC28C4D" w14:textId="77777777" w:rsidTr="000A495B">
        <w:tc>
          <w:tcPr>
            <w:cnfStyle w:val="001000000000" w:firstRow="0" w:lastRow="0" w:firstColumn="1" w:lastColumn="0" w:oddVBand="0" w:evenVBand="0" w:oddHBand="0" w:evenHBand="0" w:firstRowFirstColumn="0" w:firstRowLastColumn="0" w:lastRowFirstColumn="0" w:lastRowLastColumn="0"/>
            <w:tcW w:w="1075" w:type="dxa"/>
          </w:tcPr>
          <w:p w14:paraId="7AD00039" w14:textId="45A68210" w:rsidR="00227CDA" w:rsidRDefault="00227CDA" w:rsidP="00660D7B">
            <w:r>
              <w:t>2045</w:t>
            </w:r>
          </w:p>
        </w:tc>
        <w:tc>
          <w:tcPr>
            <w:tcW w:w="1890" w:type="dxa"/>
          </w:tcPr>
          <w:p w14:paraId="18A57914" w14:textId="63D25599" w:rsidR="00227CDA" w:rsidRDefault="00227CDA" w:rsidP="00660D7B">
            <w:pPr>
              <w:cnfStyle w:val="000000000000" w:firstRow="0" w:lastRow="0" w:firstColumn="0" w:lastColumn="0" w:oddVBand="0" w:evenVBand="0" w:oddHBand="0" w:evenHBand="0" w:firstRowFirstColumn="0" w:firstRowLastColumn="0" w:lastRowFirstColumn="0" w:lastRowLastColumn="0"/>
            </w:pPr>
            <w:r>
              <w:t>387</w:t>
            </w:r>
          </w:p>
        </w:tc>
        <w:tc>
          <w:tcPr>
            <w:tcW w:w="1980" w:type="dxa"/>
          </w:tcPr>
          <w:p w14:paraId="1F22BD2C" w14:textId="270C5CE5" w:rsidR="00227CDA" w:rsidRDefault="00227CDA" w:rsidP="00660D7B">
            <w:pPr>
              <w:cnfStyle w:val="000000000000" w:firstRow="0" w:lastRow="0" w:firstColumn="0" w:lastColumn="0" w:oddVBand="0" w:evenVBand="0" w:oddHBand="0" w:evenHBand="0" w:firstRowFirstColumn="0" w:firstRowLastColumn="0" w:lastRowFirstColumn="0" w:lastRowLastColumn="0"/>
            </w:pPr>
            <w:r>
              <w:t>1143</w:t>
            </w:r>
          </w:p>
        </w:tc>
        <w:tc>
          <w:tcPr>
            <w:tcW w:w="1980" w:type="dxa"/>
          </w:tcPr>
          <w:p w14:paraId="12C010B6" w14:textId="5E2723F7" w:rsidR="00227CDA" w:rsidRDefault="00227CDA" w:rsidP="00660D7B">
            <w:pPr>
              <w:cnfStyle w:val="000000000000" w:firstRow="0" w:lastRow="0" w:firstColumn="0" w:lastColumn="0" w:oddVBand="0" w:evenVBand="0" w:oddHBand="0" w:evenHBand="0" w:firstRowFirstColumn="0" w:firstRowLastColumn="0" w:lastRowFirstColumn="0" w:lastRowLastColumn="0"/>
            </w:pPr>
            <w:r>
              <w:t>860</w:t>
            </w:r>
          </w:p>
        </w:tc>
        <w:tc>
          <w:tcPr>
            <w:tcW w:w="2340" w:type="dxa"/>
          </w:tcPr>
          <w:p w14:paraId="6D4DD3C8" w14:textId="71ADE139" w:rsidR="00227CDA" w:rsidRDefault="00227CDA" w:rsidP="00660D7B">
            <w:pPr>
              <w:cnfStyle w:val="000000000000" w:firstRow="0" w:lastRow="0" w:firstColumn="0" w:lastColumn="0" w:oddVBand="0" w:evenVBand="0" w:oddHBand="0" w:evenHBand="0" w:firstRowFirstColumn="0" w:firstRowLastColumn="0" w:lastRowFirstColumn="0" w:lastRowLastColumn="0"/>
            </w:pPr>
            <w:r>
              <w:t>2433</w:t>
            </w:r>
          </w:p>
        </w:tc>
      </w:tr>
    </w:tbl>
    <w:p w14:paraId="2B3CBB79" w14:textId="77777777" w:rsidR="00227CDA" w:rsidRDefault="00227CDA">
      <w:pPr>
        <w:keepNext/>
        <w:pPrChange w:id="111" w:author="Sean McSherry" w:date="2025-05-30T12:07:00Z" w16du:dateUtc="2025-05-30T19:07:00Z">
          <w:pPr/>
        </w:pPrChange>
      </w:pPr>
      <w:r w:rsidRPr="00227CDA">
        <w:rPr>
          <w:noProof/>
        </w:rPr>
        <w:drawing>
          <wp:inline distT="0" distB="0" distL="0" distR="0" wp14:anchorId="6AD878BB" wp14:editId="37F17552">
            <wp:extent cx="5628005" cy="3438525"/>
            <wp:effectExtent l="0" t="0" r="0" b="9525"/>
            <wp:docPr id="1042479713" name="Picture 1" descr="A graph showing a number of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9713" name="Picture 1" descr="A graph showing a number of hous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28005" cy="3438525"/>
                    </a:xfrm>
                    <a:prstGeom prst="rect">
                      <a:avLst/>
                    </a:prstGeom>
                  </pic:spPr>
                </pic:pic>
              </a:graphicData>
            </a:graphic>
          </wp:inline>
        </w:drawing>
      </w:r>
    </w:p>
    <w:p w14:paraId="1649ABED" w14:textId="53668605" w:rsidR="00F67B8C" w:rsidRDefault="00227CDA">
      <w:pPr>
        <w:pStyle w:val="Caption"/>
      </w:pPr>
      <w:r>
        <w:t xml:space="preserve">Figure </w:t>
      </w:r>
      <w:fldSimple w:instr=" SEQ Figure \* ARABIC ">
        <w:r w:rsidR="006B07E4">
          <w:rPr>
            <w:noProof/>
          </w:rPr>
          <w:t>3</w:t>
        </w:r>
      </w:fldSimple>
      <w:r>
        <w:t>: Tekoa Historic Housing Trends and Forecast Housing Units</w:t>
      </w:r>
    </w:p>
    <w:p w14:paraId="110102A0" w14:textId="77777777" w:rsidR="00A038AD" w:rsidRPr="00A038AD" w:rsidRDefault="00A038AD" w:rsidP="00A038AD"/>
    <w:p w14:paraId="20E1272A" w14:textId="74CFF959" w:rsidR="00DC26FE" w:rsidRDefault="00DC26FE" w:rsidP="00DC26FE">
      <w:pPr>
        <w:pStyle w:val="Heading2"/>
      </w:pPr>
      <w:bookmarkStart w:id="112" w:name="_Toc204171873"/>
      <w:r>
        <w:t>Summary and Conclusion</w:t>
      </w:r>
      <w:bookmarkEnd w:id="112"/>
    </w:p>
    <w:p w14:paraId="78A82A2E" w14:textId="58E40DE3" w:rsidR="00DC26FE" w:rsidDel="003E30E2" w:rsidRDefault="00DC26FE" w:rsidP="00DC26FE">
      <w:pPr>
        <w:rPr>
          <w:del w:id="113" w:author="Sean McSherry" w:date="2025-05-30T10:09:00Z" w16du:dateUtc="2025-05-30T17:09:00Z"/>
        </w:rPr>
      </w:pPr>
      <w:r>
        <w:t xml:space="preserve">The population projection study for the City of Tekoa utilized </w:t>
      </w:r>
      <w:del w:id="114" w:author="Sean McSherry" w:date="2025-05-29T17:27:00Z" w16du:dateUtc="2025-05-30T00:27:00Z">
        <w:r w:rsidDel="00672434">
          <w:delText xml:space="preserve">three </w:delText>
        </w:r>
      </w:del>
      <w:r w:rsidR="00227CDA">
        <w:t>six</w:t>
      </w:r>
      <w:r w:rsidR="00672434">
        <w:t xml:space="preserve"> </w:t>
      </w:r>
      <w:r>
        <w:t>different models based on historical population trends to support long term infrastructure planning. The first method</w:t>
      </w:r>
      <w:r w:rsidR="00672434">
        <w:t xml:space="preserve"> strictly looked at WAOFM’s growth projection for Whitman county, the second</w:t>
      </w:r>
      <w:r>
        <w:t xml:space="preserve"> used strictly decennial census data from WAOFM from 1990 to present, the </w:t>
      </w:r>
      <w:ins w:id="115" w:author="Sean McSherry" w:date="2025-05-29T17:28:00Z" w16du:dateUtc="2025-05-30T00:28:00Z">
        <w:r w:rsidR="00672434">
          <w:t xml:space="preserve">third </w:t>
        </w:r>
      </w:ins>
      <w:r>
        <w:t xml:space="preserve">method included intercensal data from WAOFM from 2009 to present, </w:t>
      </w:r>
      <w:del w:id="116" w:author="Sean McSherry" w:date="2025-05-29T17:28:00Z" w16du:dateUtc="2025-05-30T00:28:00Z">
        <w:r w:rsidDel="00672434">
          <w:delText xml:space="preserve">and </w:delText>
        </w:r>
      </w:del>
      <w:r>
        <w:t xml:space="preserve">the </w:t>
      </w:r>
      <w:del w:id="117" w:author="Sean McSherry" w:date="2025-05-29T17:28:00Z" w16du:dateUtc="2025-05-30T00:28:00Z">
        <w:r w:rsidDel="00672434">
          <w:delText xml:space="preserve">third </w:delText>
        </w:r>
      </w:del>
      <w:ins w:id="118" w:author="Sean McSherry" w:date="2025-05-29T17:28:00Z" w16du:dateUtc="2025-05-30T00:28:00Z">
        <w:r w:rsidR="00672434">
          <w:t xml:space="preserve">fourth </w:t>
        </w:r>
      </w:ins>
      <w:r>
        <w:t>method used censual data from 1970-present</w:t>
      </w:r>
      <w:r w:rsidR="00672434">
        <w:t xml:space="preserve">, and the fifth method looked at the available zoned land and how many new housing units could be built under the </w:t>
      </w:r>
      <w:r w:rsidR="00672434">
        <w:lastRenderedPageBreak/>
        <w:t>current zoning</w:t>
      </w:r>
      <w:r>
        <w:t xml:space="preserve">. The </w:t>
      </w:r>
      <w:r w:rsidR="00672434">
        <w:t xml:space="preserve">second </w:t>
      </w:r>
      <w:r>
        <w:t xml:space="preserve">two </w:t>
      </w:r>
      <w:r w:rsidR="00672434">
        <w:t xml:space="preserve">methods </w:t>
      </w:r>
      <w:del w:id="119" w:author="Sean McSherry" w:date="2025-05-30T10:56:00Z" w16du:dateUtc="2025-05-30T17:56:00Z">
        <w:r w:rsidDel="00FE2941">
          <w:delText>compared</w:delText>
        </w:r>
      </w:del>
      <w:r w:rsidR="00FE2941">
        <w:t>compare</w:t>
      </w:r>
      <w:r>
        <w:t xml:space="preserve"> how the population trended in comparison to Whitman County’s projected growth percentages and the </w:t>
      </w:r>
      <w:r w:rsidR="00672434">
        <w:t xml:space="preserve">fourth </w:t>
      </w:r>
      <w:r>
        <w:t xml:space="preserve">compared it to Spokane County’s projected growth percentages due to its proximity to the Spokane/Whitman County Line. </w:t>
      </w:r>
      <w:r w:rsidR="003E30E2">
        <w:t xml:space="preserve">The fifth method looked at historical housing data with organic growth and the sixth method looked at historical housing data with a full buildout of the city. </w:t>
      </w:r>
      <w:r>
        <w:t xml:space="preserve">All </w:t>
      </w:r>
      <w:del w:id="120" w:author="Sean McSherry" w:date="2025-05-29T17:29:00Z" w16du:dateUtc="2025-05-30T00:29:00Z">
        <w:r w:rsidDel="00672434">
          <w:delText xml:space="preserve">three </w:delText>
        </w:r>
      </w:del>
      <w:ins w:id="121" w:author="Sean McSherry" w:date="2025-05-30T10:08:00Z" w16du:dateUtc="2025-05-30T17:08:00Z">
        <w:r w:rsidR="003E30E2">
          <w:t>six</w:t>
        </w:r>
      </w:ins>
      <w:ins w:id="122" w:author="Sean McSherry" w:date="2025-05-29T17:29:00Z" w16du:dateUtc="2025-05-30T00:29:00Z">
        <w:r w:rsidR="00672434">
          <w:t xml:space="preserve"> </w:t>
        </w:r>
      </w:ins>
      <w:r>
        <w:t xml:space="preserve">approaches provide a data-driven estimate of future population based on observed demographic shifts over time. </w:t>
      </w:r>
    </w:p>
    <w:p w14:paraId="6FA250F5" w14:textId="097C5A15" w:rsidR="00DC26FE" w:rsidRDefault="00DC26FE">
      <w:pPr>
        <w:pPrChange w:id="123" w:author="Sean McSherry" w:date="2025-05-30T10:09:00Z" w16du:dateUtc="2025-05-30T17:09:00Z">
          <w:pPr>
            <w:spacing w:after="160" w:line="259" w:lineRule="auto"/>
          </w:pPr>
        </w:pPrChange>
      </w:pPr>
      <w:del w:id="124" w:author="Sean McSherry" w:date="2025-05-30T10:09:00Z" w16du:dateUtc="2025-05-30T17:09:00Z">
        <w:r w:rsidDel="003E30E2">
          <w:br w:type="page"/>
        </w:r>
      </w:del>
    </w:p>
    <w:p w14:paraId="487B794C" w14:textId="3E40E299" w:rsidR="00DC26FE" w:rsidRDefault="00DC26FE" w:rsidP="00DC26FE"/>
    <w:p w14:paraId="1086B30A" w14:textId="4E03EC3F" w:rsidR="00F67B8C" w:rsidRDefault="00F67B8C">
      <w:pPr>
        <w:pStyle w:val="Caption"/>
        <w:keepNext/>
        <w:rPr>
          <w:ins w:id="125" w:author="Sean McSherry" w:date="2025-05-30T09:37:00Z" w16du:dateUtc="2025-05-30T16:37:00Z"/>
        </w:rPr>
        <w:pPrChange w:id="126" w:author="Sean McSherry" w:date="2025-05-30T09:37:00Z" w16du:dateUtc="2025-05-30T16:37:00Z">
          <w:pPr/>
        </w:pPrChange>
      </w:pPr>
      <w:ins w:id="127" w:author="Sean McSherry" w:date="2025-05-30T09:37:00Z" w16du:dateUtc="2025-05-30T16:37:00Z">
        <w:r>
          <w:t xml:space="preserve">Table </w:t>
        </w:r>
      </w:ins>
      <w:fldSimple w:instr=" STYLEREF 2 \s ">
        <w:r w:rsidR="00F55251">
          <w:rPr>
            <w:noProof/>
          </w:rPr>
          <w:t>3.9</w:t>
        </w:r>
      </w:fldSimple>
      <w:r w:rsidR="00F55251">
        <w:noBreakHyphen/>
      </w:r>
      <w:fldSimple w:instr=" SEQ Table \* ARABIC \s 2 ">
        <w:r w:rsidR="00F55251">
          <w:rPr>
            <w:noProof/>
          </w:rPr>
          <w:t>1</w:t>
        </w:r>
      </w:fldSimple>
      <w:ins w:id="128" w:author="Sean McSherry" w:date="2025-05-30T09:37:00Z" w16du:dateUtc="2025-05-30T16:37:00Z">
        <w:r>
          <w:t>: Summary of Projected Population by Method</w:t>
        </w:r>
      </w:ins>
    </w:p>
    <w:tbl>
      <w:tblPr>
        <w:tblStyle w:val="GridTable5Dark-Accent1"/>
        <w:tblW w:w="13045" w:type="dxa"/>
        <w:tblLook w:val="04A0" w:firstRow="1" w:lastRow="0" w:firstColumn="1" w:lastColumn="0" w:noHBand="0" w:noVBand="1"/>
      </w:tblPr>
      <w:tblGrid>
        <w:gridCol w:w="1232"/>
        <w:gridCol w:w="1084"/>
        <w:gridCol w:w="1724"/>
        <w:gridCol w:w="1440"/>
        <w:gridCol w:w="1440"/>
        <w:gridCol w:w="2556"/>
        <w:gridCol w:w="1870"/>
        <w:gridCol w:w="1699"/>
        <w:tblGridChange w:id="129">
          <w:tblGrid>
            <w:gridCol w:w="1232"/>
            <w:gridCol w:w="5"/>
            <w:gridCol w:w="1079"/>
            <w:gridCol w:w="9"/>
            <w:gridCol w:w="1715"/>
            <w:gridCol w:w="16"/>
            <w:gridCol w:w="1424"/>
            <w:gridCol w:w="21"/>
            <w:gridCol w:w="1419"/>
            <w:gridCol w:w="26"/>
            <w:gridCol w:w="2530"/>
            <w:gridCol w:w="26"/>
            <w:gridCol w:w="1833"/>
            <w:gridCol w:w="11"/>
            <w:gridCol w:w="1699"/>
            <w:gridCol w:w="123"/>
          </w:tblGrid>
        </w:tblGridChange>
      </w:tblGrid>
      <w:tr w:rsidR="00395CAD" w14:paraId="5BDE397D" w14:textId="3283D962" w:rsidTr="003E30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vMerge w:val="restart"/>
            <w:vAlign w:val="center"/>
          </w:tcPr>
          <w:p w14:paraId="1D9798D4" w14:textId="77777777" w:rsidR="003E30E2" w:rsidRDefault="003E30E2" w:rsidP="002D5961">
            <w:pPr>
              <w:jc w:val="center"/>
            </w:pPr>
            <w:r>
              <w:t>Tekoa Population in Year</w:t>
            </w:r>
          </w:p>
        </w:tc>
        <w:tc>
          <w:tcPr>
            <w:tcW w:w="1086" w:type="dxa"/>
            <w:vMerge w:val="restart"/>
          </w:tcPr>
          <w:p w14:paraId="5BCECD7D" w14:textId="77777777" w:rsidR="003E30E2" w:rsidRDefault="003E30E2" w:rsidP="002D5961">
            <w:pPr>
              <w:jc w:val="center"/>
              <w:cnfStyle w:val="100000000000" w:firstRow="1" w:lastRow="0" w:firstColumn="0" w:lastColumn="0" w:oddVBand="0" w:evenVBand="0" w:oddHBand="0" w:evenHBand="0" w:firstRowFirstColumn="0" w:firstRowLastColumn="0" w:lastRowFirstColumn="0" w:lastRowLastColumn="0"/>
            </w:pPr>
            <w:r>
              <w:t>WAOFM Medium Forecast Percent Growth for Whitman County</w:t>
            </w:r>
          </w:p>
        </w:tc>
        <w:tc>
          <w:tcPr>
            <w:tcW w:w="6974" w:type="dxa"/>
            <w:gridSpan w:val="4"/>
          </w:tcPr>
          <w:p w14:paraId="27AE1166" w14:textId="77777777" w:rsidR="003E30E2" w:rsidRDefault="003E30E2" w:rsidP="002D5961">
            <w:pPr>
              <w:jc w:val="center"/>
              <w:cnfStyle w:val="100000000000" w:firstRow="1" w:lastRow="0" w:firstColumn="0" w:lastColumn="0" w:oddVBand="0" w:evenVBand="0" w:oddHBand="0" w:evenHBand="0" w:firstRowFirstColumn="0" w:firstRowLastColumn="0" w:lastRowFirstColumn="0" w:lastRowLastColumn="0"/>
            </w:pPr>
            <w:r>
              <w:t>Method</w:t>
            </w:r>
          </w:p>
        </w:tc>
        <w:tc>
          <w:tcPr>
            <w:tcW w:w="1975" w:type="dxa"/>
          </w:tcPr>
          <w:p w14:paraId="69FC8F12" w14:textId="77777777" w:rsidR="003E30E2" w:rsidRDefault="003E30E2" w:rsidP="002D5961">
            <w:pPr>
              <w:jc w:val="center"/>
              <w:cnfStyle w:val="100000000000" w:firstRow="1" w:lastRow="0" w:firstColumn="0" w:lastColumn="0" w:oddVBand="0" w:evenVBand="0" w:oddHBand="0" w:evenHBand="0" w:firstRowFirstColumn="0" w:firstRowLastColumn="0" w:lastRowFirstColumn="0" w:lastRowLastColumn="0"/>
            </w:pPr>
          </w:p>
        </w:tc>
        <w:tc>
          <w:tcPr>
            <w:tcW w:w="1775" w:type="dxa"/>
          </w:tcPr>
          <w:p w14:paraId="07375FF1" w14:textId="77777777" w:rsidR="003E30E2" w:rsidRDefault="003E30E2" w:rsidP="002D5961">
            <w:pPr>
              <w:jc w:val="center"/>
              <w:cnfStyle w:val="100000000000" w:firstRow="1" w:lastRow="0" w:firstColumn="0" w:lastColumn="0" w:oddVBand="0" w:evenVBand="0" w:oddHBand="0" w:evenHBand="0" w:firstRowFirstColumn="0" w:firstRowLastColumn="0" w:lastRowFirstColumn="0" w:lastRowLastColumn="0"/>
            </w:pPr>
          </w:p>
        </w:tc>
      </w:tr>
      <w:tr w:rsidR="00BA5AE1" w14:paraId="034834E8" w14:textId="72686422" w:rsidTr="003E3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vMerge/>
            <w:vAlign w:val="center"/>
          </w:tcPr>
          <w:p w14:paraId="77505C87" w14:textId="77777777" w:rsidR="003E30E2" w:rsidRDefault="003E30E2" w:rsidP="002D5961">
            <w:pPr>
              <w:jc w:val="center"/>
            </w:pPr>
          </w:p>
        </w:tc>
        <w:tc>
          <w:tcPr>
            <w:tcW w:w="1086" w:type="dxa"/>
            <w:vMerge/>
          </w:tcPr>
          <w:p w14:paraId="60FAAB5D"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p>
        </w:tc>
        <w:tc>
          <w:tcPr>
            <w:tcW w:w="1728" w:type="dxa"/>
            <w:shd w:val="clear" w:color="auto" w:fill="4472C4" w:themeFill="accent1"/>
            <w:vAlign w:val="center"/>
          </w:tcPr>
          <w:p w14:paraId="18E1B69A" w14:textId="7ABE65BA"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1</w:t>
            </w:r>
          </w:p>
          <w:p w14:paraId="0B8D0699" w14:textId="6631A05B"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B</w:t>
            </w:r>
            <w:r w:rsidRPr="00A7727D">
              <w:rPr>
                <w:b/>
                <w:bCs/>
                <w:color w:val="FFFFFF" w:themeColor="background1"/>
              </w:rPr>
              <w:t>ased on Whitman County’s Growth Forecast</w:t>
            </w:r>
          </w:p>
        </w:tc>
        <w:tc>
          <w:tcPr>
            <w:tcW w:w="1443" w:type="dxa"/>
            <w:shd w:val="clear" w:color="auto" w:fill="4472C4" w:themeFill="accent1"/>
            <w:vAlign w:val="center"/>
          </w:tcPr>
          <w:p w14:paraId="5177385A" w14:textId="72009330"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2</w:t>
            </w:r>
          </w:p>
          <w:p w14:paraId="3C42E011" w14:textId="7551780B"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Censual Trend</w:t>
            </w:r>
          </w:p>
          <w:p w14:paraId="6C9AC6C3" w14:textId="77777777"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1990-2024</w:t>
            </w:r>
          </w:p>
          <w:p w14:paraId="08C817D6" w14:textId="77777777"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(R</w:t>
            </w:r>
            <w:r w:rsidRPr="00A7727D">
              <w:rPr>
                <w:b/>
                <w:bCs/>
                <w:color w:val="FFFFFF" w:themeColor="background1"/>
                <w:vertAlign w:val="superscript"/>
              </w:rPr>
              <w:t>2</w:t>
            </w:r>
            <w:r w:rsidRPr="00A7727D">
              <w:rPr>
                <w:b/>
                <w:bCs/>
                <w:color w:val="FFFFFF" w:themeColor="background1"/>
              </w:rPr>
              <w:t xml:space="preserve"> = 0.4069)</w:t>
            </w:r>
          </w:p>
        </w:tc>
        <w:tc>
          <w:tcPr>
            <w:tcW w:w="1443" w:type="dxa"/>
            <w:shd w:val="clear" w:color="auto" w:fill="4472C4" w:themeFill="accent1"/>
            <w:vAlign w:val="center"/>
          </w:tcPr>
          <w:p w14:paraId="0C14E4D4" w14:textId="53D5CEFA"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3</w:t>
            </w:r>
          </w:p>
          <w:p w14:paraId="7F471CEB" w14:textId="1B1B944C"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Intercensal Trend</w:t>
            </w:r>
          </w:p>
          <w:p w14:paraId="662D5BB4" w14:textId="77777777"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2009-2024</w:t>
            </w:r>
          </w:p>
          <w:p w14:paraId="7523FDCD" w14:textId="77777777"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(R</w:t>
            </w:r>
            <w:r w:rsidRPr="00A7727D">
              <w:rPr>
                <w:b/>
                <w:bCs/>
                <w:color w:val="FFFFFF" w:themeColor="background1"/>
                <w:vertAlign w:val="superscript"/>
              </w:rPr>
              <w:t>2</w:t>
            </w:r>
            <w:r w:rsidRPr="00A7727D">
              <w:rPr>
                <w:b/>
                <w:bCs/>
                <w:color w:val="FFFFFF" w:themeColor="background1"/>
              </w:rPr>
              <w:t xml:space="preserve"> = 0.6361)</w:t>
            </w:r>
          </w:p>
        </w:tc>
        <w:tc>
          <w:tcPr>
            <w:tcW w:w="0" w:type="dxa"/>
            <w:shd w:val="clear" w:color="auto" w:fill="4472C4" w:themeFill="accent1"/>
            <w:vAlign w:val="center"/>
          </w:tcPr>
          <w:p w14:paraId="1BE07047" w14:textId="7ABAFDC2"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4</w:t>
            </w:r>
          </w:p>
          <w:p w14:paraId="00CC9385" w14:textId="24EFBADD"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Censual Trend</w:t>
            </w:r>
          </w:p>
          <w:p w14:paraId="4343F41D" w14:textId="77777777"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1970-2024</w:t>
            </w:r>
          </w:p>
          <w:p w14:paraId="20F8C91E" w14:textId="77777777" w:rsidR="003E30E2" w:rsidRPr="00A7727D"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(R</w:t>
            </w:r>
            <w:r w:rsidRPr="00A7727D">
              <w:rPr>
                <w:b/>
                <w:bCs/>
                <w:color w:val="FFFFFF" w:themeColor="background1"/>
                <w:vertAlign w:val="superscript"/>
              </w:rPr>
              <w:t>2</w:t>
            </w:r>
            <w:r w:rsidRPr="00A7727D">
              <w:rPr>
                <w:b/>
                <w:bCs/>
                <w:color w:val="FFFFFF" w:themeColor="background1"/>
              </w:rPr>
              <w:t xml:space="preserve"> = 0.1061)</w:t>
            </w:r>
          </w:p>
        </w:tc>
        <w:tc>
          <w:tcPr>
            <w:tcW w:w="1779" w:type="dxa"/>
            <w:shd w:val="clear" w:color="auto" w:fill="4472C4" w:themeFill="accent1"/>
          </w:tcPr>
          <w:p w14:paraId="046CCACE" w14:textId="77777777"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5</w:t>
            </w:r>
          </w:p>
          <w:p w14:paraId="1D657288" w14:textId="7F5C67FE"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 xml:space="preserve">Housing Based Forecasting (Organic Growth) </w:t>
            </w:r>
          </w:p>
        </w:tc>
        <w:tc>
          <w:tcPr>
            <w:tcW w:w="1775" w:type="dxa"/>
            <w:shd w:val="clear" w:color="auto" w:fill="4472C4" w:themeFill="accent1"/>
          </w:tcPr>
          <w:p w14:paraId="35DF9B2F" w14:textId="77777777"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6</w:t>
            </w:r>
          </w:p>
          <w:p w14:paraId="29D66669" w14:textId="342BDF97" w:rsidR="003E30E2" w:rsidRDefault="003E30E2" w:rsidP="00473E33">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Housing Based Forecasting (Max Buildout)</w:t>
            </w:r>
          </w:p>
        </w:tc>
      </w:tr>
      <w:tr w:rsidR="003E30E2" w14:paraId="2D65C32B" w14:textId="21239FF1" w:rsidTr="003E30E2">
        <w:tblPrEx>
          <w:tblW w:w="13045" w:type="dxa"/>
          <w:tblPrExChange w:id="130" w:author="Sean McSherry" w:date="2025-05-30T10:08:00Z" w16du:dateUtc="2025-05-30T17:08:00Z">
            <w:tblPrEx>
              <w:tblW w:w="11335" w:type="dxa"/>
            </w:tblPrEx>
          </w:tblPrExChange>
        </w:tblPrEx>
        <w:tc>
          <w:tcPr>
            <w:cnfStyle w:val="001000000000" w:firstRow="0" w:lastRow="0" w:firstColumn="1" w:lastColumn="0" w:oddVBand="0" w:evenVBand="0" w:oddHBand="0" w:evenHBand="0" w:firstRowFirstColumn="0" w:firstRowLastColumn="0" w:lastRowFirstColumn="0" w:lastRowLastColumn="0"/>
            <w:tcW w:w="1235" w:type="dxa"/>
            <w:vAlign w:val="center"/>
            <w:tcPrChange w:id="131" w:author="Sean McSherry" w:date="2025-05-30T10:08:00Z" w16du:dateUtc="2025-05-30T17:08:00Z">
              <w:tcPr>
                <w:tcW w:w="1237" w:type="dxa"/>
                <w:gridSpan w:val="2"/>
                <w:vAlign w:val="center"/>
              </w:tcPr>
            </w:tcPrChange>
          </w:tcPr>
          <w:p w14:paraId="042253D2" w14:textId="77777777" w:rsidR="003E30E2" w:rsidRDefault="003E30E2" w:rsidP="002D5961">
            <w:pPr>
              <w:jc w:val="center"/>
            </w:pPr>
            <w:r>
              <w:t>Equation</w:t>
            </w:r>
          </w:p>
        </w:tc>
        <w:tc>
          <w:tcPr>
            <w:tcW w:w="1086" w:type="dxa"/>
            <w:tcPrChange w:id="132" w:author="Sean McSherry" w:date="2025-05-30T10:08:00Z" w16du:dateUtc="2025-05-30T17:08:00Z">
              <w:tcPr>
                <w:tcW w:w="1088" w:type="dxa"/>
                <w:gridSpan w:val="2"/>
              </w:tcPr>
            </w:tcPrChange>
          </w:tcPr>
          <w:p w14:paraId="33F640DC"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N/A</w:t>
            </w:r>
          </w:p>
        </w:tc>
        <w:tc>
          <w:tcPr>
            <w:tcW w:w="1728" w:type="dxa"/>
            <w:tcPrChange w:id="133" w:author="Sean McSherry" w:date="2025-05-30T10:08:00Z" w16du:dateUtc="2025-05-30T17:08:00Z">
              <w:tcPr>
                <w:tcW w:w="1731" w:type="dxa"/>
                <w:gridSpan w:val="2"/>
              </w:tcPr>
            </w:tcPrChange>
          </w:tcPr>
          <w:p w14:paraId="092310C8"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 xml:space="preserve">Pop = </w:t>
            </w:r>
            <w:proofErr w:type="spellStart"/>
            <w:r>
              <w:t>Prevpop</w:t>
            </w:r>
            <w:proofErr w:type="spellEnd"/>
            <w:r>
              <w:t>*(1+%</w:t>
            </w:r>
            <w:r>
              <w:rPr>
                <w:rFonts w:ascii="Aptos Narrow" w:hAnsi="Aptos Narrow"/>
              </w:rPr>
              <w:t>Δ</w:t>
            </w:r>
            <w:r>
              <w:t>)</w:t>
            </w:r>
          </w:p>
        </w:tc>
        <w:tc>
          <w:tcPr>
            <w:tcW w:w="1443" w:type="dxa"/>
            <w:tcPrChange w:id="134" w:author="Sean McSherry" w:date="2025-05-30T10:08:00Z" w16du:dateUtc="2025-05-30T17:08:00Z">
              <w:tcPr>
                <w:tcW w:w="1445" w:type="dxa"/>
                <w:gridSpan w:val="2"/>
              </w:tcPr>
            </w:tcPrChange>
          </w:tcPr>
          <w:p w14:paraId="21477D38"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Pop = 1.4949(year)-2204.8</w:t>
            </w:r>
          </w:p>
        </w:tc>
        <w:tc>
          <w:tcPr>
            <w:tcW w:w="1443" w:type="dxa"/>
            <w:tcPrChange w:id="135" w:author="Sean McSherry" w:date="2025-05-30T10:08:00Z" w16du:dateUtc="2025-05-30T17:08:00Z">
              <w:tcPr>
                <w:tcW w:w="1445" w:type="dxa"/>
                <w:gridSpan w:val="2"/>
              </w:tcPr>
            </w:tcPrChange>
          </w:tcPr>
          <w:p w14:paraId="4E9BA426"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Pop = 2.2603(year)-3756.8</w:t>
            </w:r>
          </w:p>
        </w:tc>
        <w:tc>
          <w:tcPr>
            <w:tcW w:w="0" w:type="dxa"/>
            <w:tcPrChange w:id="136" w:author="Sean McSherry" w:date="2025-05-30T10:08:00Z" w16du:dateUtc="2025-05-30T17:08:00Z">
              <w:tcPr>
                <w:tcW w:w="2556" w:type="dxa"/>
                <w:gridSpan w:val="2"/>
              </w:tcPr>
            </w:tcPrChange>
          </w:tcPr>
          <w:p w14:paraId="43F51CFC" w14:textId="77777777" w:rsidR="003E30E2" w:rsidRPr="000537B3" w:rsidRDefault="003E30E2" w:rsidP="002D5961">
            <w:pPr>
              <w:jc w:val="center"/>
              <w:cnfStyle w:val="000000000000" w:firstRow="0" w:lastRow="0" w:firstColumn="0" w:lastColumn="0" w:oddVBand="0" w:evenVBand="0" w:oddHBand="0" w:evenHBand="0" w:firstRowFirstColumn="0" w:firstRowLastColumn="0" w:lastRowFirstColumn="0" w:lastRowLastColumn="0"/>
            </w:pPr>
            <w:r>
              <w:t>Pop = 0.03664(year)</w:t>
            </w:r>
            <w:r>
              <w:rPr>
                <w:vertAlign w:val="superscript"/>
              </w:rPr>
              <w:t>2</w:t>
            </w:r>
            <w:r>
              <w:t>-146.47353+147174.95278</w:t>
            </w:r>
          </w:p>
        </w:tc>
        <w:tc>
          <w:tcPr>
            <w:tcW w:w="1779" w:type="dxa"/>
            <w:tcPrChange w:id="137" w:author="Sean McSherry" w:date="2025-05-30T10:08:00Z" w16du:dateUtc="2025-05-30T17:08:00Z">
              <w:tcPr>
                <w:tcW w:w="1833" w:type="dxa"/>
              </w:tcPr>
            </w:tcPrChange>
          </w:tcPr>
          <w:p w14:paraId="6A0F1256" w14:textId="5CA6B5FD"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Pop = Housing Units * Occ. Rate *Avg. Pop/home</w:t>
            </w:r>
          </w:p>
        </w:tc>
        <w:tc>
          <w:tcPr>
            <w:tcW w:w="1775" w:type="dxa"/>
            <w:tcPrChange w:id="138" w:author="Sean McSherry" w:date="2025-05-30T10:08:00Z" w16du:dateUtc="2025-05-30T17:08:00Z">
              <w:tcPr>
                <w:tcW w:w="1833" w:type="dxa"/>
                <w:gridSpan w:val="3"/>
              </w:tcPr>
            </w:tcPrChange>
          </w:tcPr>
          <w:p w14:paraId="6EBB9333" w14:textId="66DFAE8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Pop = Housing Units * Occ. Rate *Avg. Pop/home</w:t>
            </w:r>
          </w:p>
        </w:tc>
      </w:tr>
      <w:tr w:rsidR="00BA5AE1" w14:paraId="32DA2EE9" w14:textId="2D0B03A4" w:rsidTr="003E3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Pr>
          <w:p w14:paraId="33FD175F" w14:textId="77777777" w:rsidR="003E30E2" w:rsidRDefault="003E30E2" w:rsidP="002D5961">
            <w:pPr>
              <w:jc w:val="center"/>
            </w:pPr>
            <w:r>
              <w:t>2030</w:t>
            </w:r>
          </w:p>
        </w:tc>
        <w:tc>
          <w:tcPr>
            <w:tcW w:w="1086" w:type="dxa"/>
          </w:tcPr>
          <w:p w14:paraId="0F766DAF"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1.52%</w:t>
            </w:r>
          </w:p>
        </w:tc>
        <w:tc>
          <w:tcPr>
            <w:tcW w:w="1728" w:type="dxa"/>
          </w:tcPr>
          <w:p w14:paraId="4D5A81B4"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832</w:t>
            </w:r>
          </w:p>
        </w:tc>
        <w:tc>
          <w:tcPr>
            <w:tcW w:w="1443" w:type="dxa"/>
          </w:tcPr>
          <w:p w14:paraId="242EB9E6"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830</w:t>
            </w:r>
          </w:p>
        </w:tc>
        <w:tc>
          <w:tcPr>
            <w:tcW w:w="1443" w:type="dxa"/>
          </w:tcPr>
          <w:p w14:paraId="2F9E686C"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832</w:t>
            </w:r>
          </w:p>
        </w:tc>
        <w:tc>
          <w:tcPr>
            <w:tcW w:w="0" w:type="dxa"/>
          </w:tcPr>
          <w:p w14:paraId="6B18D617"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823</w:t>
            </w:r>
          </w:p>
        </w:tc>
        <w:tc>
          <w:tcPr>
            <w:tcW w:w="1779" w:type="dxa"/>
          </w:tcPr>
          <w:p w14:paraId="1CC71D93" w14:textId="4FC8FEE1" w:rsidR="003E30E2" w:rsidRDefault="008D0485" w:rsidP="002D5961">
            <w:pPr>
              <w:jc w:val="center"/>
              <w:cnfStyle w:val="000000100000" w:firstRow="0" w:lastRow="0" w:firstColumn="0" w:lastColumn="0" w:oddVBand="0" w:evenVBand="0" w:oddHBand="1" w:evenHBand="0" w:firstRowFirstColumn="0" w:firstRowLastColumn="0" w:lastRowFirstColumn="0" w:lastRowLastColumn="0"/>
            </w:pPr>
            <w:ins w:id="139" w:author="Sean McSherry" w:date="2025-05-30T11:30:00Z" w16du:dateUtc="2025-05-30T18:30:00Z">
              <w:r>
                <w:t>833</w:t>
              </w:r>
            </w:ins>
          </w:p>
        </w:tc>
        <w:tc>
          <w:tcPr>
            <w:tcW w:w="1775" w:type="dxa"/>
          </w:tcPr>
          <w:p w14:paraId="1A9764A6" w14:textId="714E0DBA" w:rsidR="003E30E2" w:rsidRDefault="008D0485" w:rsidP="002D5961">
            <w:pPr>
              <w:jc w:val="center"/>
              <w:cnfStyle w:val="000000100000" w:firstRow="0" w:lastRow="0" w:firstColumn="0" w:lastColumn="0" w:oddVBand="0" w:evenVBand="0" w:oddHBand="1" w:evenHBand="0" w:firstRowFirstColumn="0" w:firstRowLastColumn="0" w:lastRowFirstColumn="0" w:lastRowLastColumn="0"/>
            </w:pPr>
            <w:ins w:id="140" w:author="Sean McSherry" w:date="2025-05-30T11:30:00Z" w16du:dateUtc="2025-05-30T18:30:00Z">
              <w:r>
                <w:t>1089</w:t>
              </w:r>
            </w:ins>
          </w:p>
        </w:tc>
      </w:tr>
      <w:tr w:rsidR="003E30E2" w14:paraId="110E2DFC" w14:textId="3CFD0561" w:rsidTr="003E30E2">
        <w:tblPrEx>
          <w:tblW w:w="13045" w:type="dxa"/>
          <w:tblPrExChange w:id="141" w:author="Sean McSherry" w:date="2025-05-30T10:08:00Z" w16du:dateUtc="2025-05-30T17:08:00Z">
            <w:tblPrEx>
              <w:tblW w:w="11335" w:type="dxa"/>
            </w:tblPrEx>
          </w:tblPrExChange>
        </w:tblPrEx>
        <w:tc>
          <w:tcPr>
            <w:cnfStyle w:val="001000000000" w:firstRow="0" w:lastRow="0" w:firstColumn="1" w:lastColumn="0" w:oddVBand="0" w:evenVBand="0" w:oddHBand="0" w:evenHBand="0" w:firstRowFirstColumn="0" w:firstRowLastColumn="0" w:lastRowFirstColumn="0" w:lastRowLastColumn="0"/>
            <w:tcW w:w="1235" w:type="dxa"/>
            <w:tcPrChange w:id="142" w:author="Sean McSherry" w:date="2025-05-30T10:08:00Z" w16du:dateUtc="2025-05-30T17:08:00Z">
              <w:tcPr>
                <w:tcW w:w="1237" w:type="dxa"/>
                <w:gridSpan w:val="2"/>
              </w:tcPr>
            </w:tcPrChange>
          </w:tcPr>
          <w:p w14:paraId="7746728A" w14:textId="77777777" w:rsidR="003E30E2" w:rsidRDefault="003E30E2" w:rsidP="002D5961">
            <w:pPr>
              <w:jc w:val="center"/>
            </w:pPr>
            <w:r>
              <w:t>2035</w:t>
            </w:r>
          </w:p>
        </w:tc>
        <w:tc>
          <w:tcPr>
            <w:tcW w:w="1086" w:type="dxa"/>
            <w:tcPrChange w:id="143" w:author="Sean McSherry" w:date="2025-05-30T10:08:00Z" w16du:dateUtc="2025-05-30T17:08:00Z">
              <w:tcPr>
                <w:tcW w:w="1088" w:type="dxa"/>
                <w:gridSpan w:val="2"/>
              </w:tcPr>
            </w:tcPrChange>
          </w:tcPr>
          <w:p w14:paraId="64A5066D"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1.36%</w:t>
            </w:r>
          </w:p>
        </w:tc>
        <w:tc>
          <w:tcPr>
            <w:tcW w:w="1728" w:type="dxa"/>
            <w:tcPrChange w:id="144" w:author="Sean McSherry" w:date="2025-05-30T10:08:00Z" w16du:dateUtc="2025-05-30T17:08:00Z">
              <w:tcPr>
                <w:tcW w:w="1731" w:type="dxa"/>
                <w:gridSpan w:val="2"/>
              </w:tcPr>
            </w:tcPrChange>
          </w:tcPr>
          <w:p w14:paraId="29F46BD3"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844</w:t>
            </w:r>
          </w:p>
        </w:tc>
        <w:tc>
          <w:tcPr>
            <w:tcW w:w="1443" w:type="dxa"/>
            <w:tcPrChange w:id="145" w:author="Sean McSherry" w:date="2025-05-30T10:08:00Z" w16du:dateUtc="2025-05-30T17:08:00Z">
              <w:tcPr>
                <w:tcW w:w="1445" w:type="dxa"/>
                <w:gridSpan w:val="2"/>
              </w:tcPr>
            </w:tcPrChange>
          </w:tcPr>
          <w:p w14:paraId="20D94A88"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837</w:t>
            </w:r>
          </w:p>
        </w:tc>
        <w:tc>
          <w:tcPr>
            <w:tcW w:w="1443" w:type="dxa"/>
            <w:tcPrChange w:id="146" w:author="Sean McSherry" w:date="2025-05-30T10:08:00Z" w16du:dateUtc="2025-05-30T17:08:00Z">
              <w:tcPr>
                <w:tcW w:w="1445" w:type="dxa"/>
                <w:gridSpan w:val="2"/>
              </w:tcPr>
            </w:tcPrChange>
          </w:tcPr>
          <w:p w14:paraId="4B0D04D1"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843</w:t>
            </w:r>
          </w:p>
        </w:tc>
        <w:tc>
          <w:tcPr>
            <w:tcW w:w="0" w:type="dxa"/>
            <w:tcPrChange w:id="147" w:author="Sean McSherry" w:date="2025-05-30T10:08:00Z" w16du:dateUtc="2025-05-30T17:08:00Z">
              <w:tcPr>
                <w:tcW w:w="2556" w:type="dxa"/>
                <w:gridSpan w:val="2"/>
              </w:tcPr>
            </w:tcPrChange>
          </w:tcPr>
          <w:p w14:paraId="4D7EB5B8"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836</w:t>
            </w:r>
          </w:p>
        </w:tc>
        <w:tc>
          <w:tcPr>
            <w:tcW w:w="1779" w:type="dxa"/>
            <w:tcPrChange w:id="148" w:author="Sean McSherry" w:date="2025-05-30T10:08:00Z" w16du:dateUtc="2025-05-30T17:08:00Z">
              <w:tcPr>
                <w:tcW w:w="1833" w:type="dxa"/>
              </w:tcPr>
            </w:tcPrChange>
          </w:tcPr>
          <w:p w14:paraId="5CEA0098" w14:textId="41BEABF0" w:rsidR="003E30E2" w:rsidRDefault="008D0485" w:rsidP="002D5961">
            <w:pPr>
              <w:jc w:val="center"/>
              <w:cnfStyle w:val="000000000000" w:firstRow="0" w:lastRow="0" w:firstColumn="0" w:lastColumn="0" w:oddVBand="0" w:evenVBand="0" w:oddHBand="0" w:evenHBand="0" w:firstRowFirstColumn="0" w:firstRowLastColumn="0" w:lastRowFirstColumn="0" w:lastRowLastColumn="0"/>
            </w:pPr>
            <w:ins w:id="149" w:author="Sean McSherry" w:date="2025-05-30T11:30:00Z" w16du:dateUtc="2025-05-30T18:30:00Z">
              <w:r>
                <w:t>844</w:t>
              </w:r>
            </w:ins>
          </w:p>
        </w:tc>
        <w:tc>
          <w:tcPr>
            <w:tcW w:w="1775" w:type="dxa"/>
            <w:tcPrChange w:id="150" w:author="Sean McSherry" w:date="2025-05-30T10:08:00Z" w16du:dateUtc="2025-05-30T17:08:00Z">
              <w:tcPr>
                <w:tcW w:w="1833" w:type="dxa"/>
                <w:gridSpan w:val="3"/>
              </w:tcPr>
            </w:tcPrChange>
          </w:tcPr>
          <w:p w14:paraId="51C4223E" w14:textId="47EDE491" w:rsidR="003E30E2" w:rsidRDefault="008D0485" w:rsidP="002D5961">
            <w:pPr>
              <w:jc w:val="center"/>
              <w:cnfStyle w:val="000000000000" w:firstRow="0" w:lastRow="0" w:firstColumn="0" w:lastColumn="0" w:oddVBand="0" w:evenVBand="0" w:oddHBand="0" w:evenHBand="0" w:firstRowFirstColumn="0" w:firstRowLastColumn="0" w:lastRowFirstColumn="0" w:lastRowLastColumn="0"/>
            </w:pPr>
            <w:ins w:id="151" w:author="Sean McSherry" w:date="2025-05-30T11:30:00Z" w16du:dateUtc="2025-05-30T18:30:00Z">
              <w:r>
                <w:t>1537</w:t>
              </w:r>
            </w:ins>
          </w:p>
        </w:tc>
      </w:tr>
      <w:tr w:rsidR="00BA5AE1" w14:paraId="2AF1A175" w14:textId="6C6293B7" w:rsidTr="003E30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Pr>
          <w:p w14:paraId="6806E3BA" w14:textId="77777777" w:rsidR="003E30E2" w:rsidRDefault="003E30E2" w:rsidP="002D5961">
            <w:pPr>
              <w:jc w:val="center"/>
            </w:pPr>
            <w:r>
              <w:t>2040</w:t>
            </w:r>
          </w:p>
        </w:tc>
        <w:tc>
          <w:tcPr>
            <w:tcW w:w="1086" w:type="dxa"/>
          </w:tcPr>
          <w:p w14:paraId="6B5B45D6"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1.07%</w:t>
            </w:r>
          </w:p>
        </w:tc>
        <w:tc>
          <w:tcPr>
            <w:tcW w:w="1728" w:type="dxa"/>
          </w:tcPr>
          <w:p w14:paraId="279318D5"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853</w:t>
            </w:r>
          </w:p>
        </w:tc>
        <w:tc>
          <w:tcPr>
            <w:tcW w:w="1443" w:type="dxa"/>
          </w:tcPr>
          <w:p w14:paraId="512C610B"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845</w:t>
            </w:r>
          </w:p>
        </w:tc>
        <w:tc>
          <w:tcPr>
            <w:tcW w:w="1443" w:type="dxa"/>
          </w:tcPr>
          <w:p w14:paraId="2E93CFA5"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854</w:t>
            </w:r>
          </w:p>
        </w:tc>
        <w:tc>
          <w:tcPr>
            <w:tcW w:w="0" w:type="dxa"/>
          </w:tcPr>
          <w:p w14:paraId="7791AEF3" w14:textId="77777777" w:rsidR="003E30E2" w:rsidRDefault="003E30E2" w:rsidP="002D5961">
            <w:pPr>
              <w:jc w:val="center"/>
              <w:cnfStyle w:val="000000100000" w:firstRow="0" w:lastRow="0" w:firstColumn="0" w:lastColumn="0" w:oddVBand="0" w:evenVBand="0" w:oddHBand="1" w:evenHBand="0" w:firstRowFirstColumn="0" w:firstRowLastColumn="0" w:lastRowFirstColumn="0" w:lastRowLastColumn="0"/>
            </w:pPr>
            <w:r>
              <w:t>850</w:t>
            </w:r>
          </w:p>
        </w:tc>
        <w:tc>
          <w:tcPr>
            <w:tcW w:w="1779" w:type="dxa"/>
          </w:tcPr>
          <w:p w14:paraId="79DC68DF" w14:textId="0F2AE327" w:rsidR="003E30E2" w:rsidRDefault="008D0485" w:rsidP="002D5961">
            <w:pPr>
              <w:jc w:val="center"/>
              <w:cnfStyle w:val="000000100000" w:firstRow="0" w:lastRow="0" w:firstColumn="0" w:lastColumn="0" w:oddVBand="0" w:evenVBand="0" w:oddHBand="1" w:evenHBand="0" w:firstRowFirstColumn="0" w:firstRowLastColumn="0" w:lastRowFirstColumn="0" w:lastRowLastColumn="0"/>
            </w:pPr>
            <w:ins w:id="152" w:author="Sean McSherry" w:date="2025-05-30T11:30:00Z" w16du:dateUtc="2025-05-30T18:30:00Z">
              <w:r>
                <w:t>853</w:t>
              </w:r>
            </w:ins>
          </w:p>
        </w:tc>
        <w:tc>
          <w:tcPr>
            <w:tcW w:w="1775" w:type="dxa"/>
          </w:tcPr>
          <w:p w14:paraId="1CC9C29A" w14:textId="0F7EFE7F" w:rsidR="003E30E2" w:rsidRDefault="008D0485" w:rsidP="002D5961">
            <w:pPr>
              <w:jc w:val="center"/>
              <w:cnfStyle w:val="000000100000" w:firstRow="0" w:lastRow="0" w:firstColumn="0" w:lastColumn="0" w:oddVBand="0" w:evenVBand="0" w:oddHBand="1" w:evenHBand="0" w:firstRowFirstColumn="0" w:firstRowLastColumn="0" w:lastRowFirstColumn="0" w:lastRowLastColumn="0"/>
            </w:pPr>
            <w:ins w:id="153" w:author="Sean McSherry" w:date="2025-05-30T11:30:00Z" w16du:dateUtc="2025-05-30T18:30:00Z">
              <w:r>
                <w:t>1986</w:t>
              </w:r>
            </w:ins>
          </w:p>
        </w:tc>
      </w:tr>
      <w:tr w:rsidR="003E30E2" w14:paraId="3094147F" w14:textId="033B4FD0" w:rsidTr="003E30E2">
        <w:tblPrEx>
          <w:tblW w:w="13045" w:type="dxa"/>
          <w:tblPrExChange w:id="154" w:author="Sean McSherry" w:date="2025-05-30T10:08:00Z" w16du:dateUtc="2025-05-30T17:08:00Z">
            <w:tblPrEx>
              <w:tblW w:w="11335" w:type="dxa"/>
            </w:tblPrEx>
          </w:tblPrExChange>
        </w:tblPrEx>
        <w:trPr>
          <w:trHeight w:val="287"/>
          <w:trPrChange w:id="155" w:author="Sean McSherry" w:date="2025-05-30T10:08:00Z" w16du:dateUtc="2025-05-30T17:08:00Z">
            <w:trPr>
              <w:trHeight w:val="287"/>
            </w:trPr>
          </w:trPrChange>
        </w:trPr>
        <w:tc>
          <w:tcPr>
            <w:cnfStyle w:val="001000000000" w:firstRow="0" w:lastRow="0" w:firstColumn="1" w:lastColumn="0" w:oddVBand="0" w:evenVBand="0" w:oddHBand="0" w:evenHBand="0" w:firstRowFirstColumn="0" w:firstRowLastColumn="0" w:lastRowFirstColumn="0" w:lastRowLastColumn="0"/>
            <w:tcW w:w="1235" w:type="dxa"/>
            <w:tcPrChange w:id="156" w:author="Sean McSherry" w:date="2025-05-30T10:08:00Z" w16du:dateUtc="2025-05-30T17:08:00Z">
              <w:tcPr>
                <w:tcW w:w="1237" w:type="dxa"/>
                <w:gridSpan w:val="2"/>
              </w:tcPr>
            </w:tcPrChange>
          </w:tcPr>
          <w:p w14:paraId="12CBBEAD" w14:textId="77777777" w:rsidR="003E30E2" w:rsidRDefault="003E30E2" w:rsidP="002D5961">
            <w:pPr>
              <w:jc w:val="center"/>
            </w:pPr>
            <w:r>
              <w:t>2045</w:t>
            </w:r>
          </w:p>
        </w:tc>
        <w:tc>
          <w:tcPr>
            <w:tcW w:w="1086" w:type="dxa"/>
            <w:tcPrChange w:id="157" w:author="Sean McSherry" w:date="2025-05-30T10:08:00Z" w16du:dateUtc="2025-05-30T17:08:00Z">
              <w:tcPr>
                <w:tcW w:w="1088" w:type="dxa"/>
                <w:gridSpan w:val="2"/>
              </w:tcPr>
            </w:tcPrChange>
          </w:tcPr>
          <w:p w14:paraId="2D5EBD07"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0.83%</w:t>
            </w:r>
          </w:p>
        </w:tc>
        <w:tc>
          <w:tcPr>
            <w:tcW w:w="1728" w:type="dxa"/>
            <w:tcPrChange w:id="158" w:author="Sean McSherry" w:date="2025-05-30T10:08:00Z" w16du:dateUtc="2025-05-30T17:08:00Z">
              <w:tcPr>
                <w:tcW w:w="1731" w:type="dxa"/>
                <w:gridSpan w:val="2"/>
              </w:tcPr>
            </w:tcPrChange>
          </w:tcPr>
          <w:p w14:paraId="268688A4"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860</w:t>
            </w:r>
          </w:p>
        </w:tc>
        <w:tc>
          <w:tcPr>
            <w:tcW w:w="1443" w:type="dxa"/>
            <w:tcPrChange w:id="159" w:author="Sean McSherry" w:date="2025-05-30T10:08:00Z" w16du:dateUtc="2025-05-30T17:08:00Z">
              <w:tcPr>
                <w:tcW w:w="1445" w:type="dxa"/>
                <w:gridSpan w:val="2"/>
              </w:tcPr>
            </w:tcPrChange>
          </w:tcPr>
          <w:p w14:paraId="1234BFEA"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852</w:t>
            </w:r>
          </w:p>
        </w:tc>
        <w:tc>
          <w:tcPr>
            <w:tcW w:w="1443" w:type="dxa"/>
            <w:tcPrChange w:id="160" w:author="Sean McSherry" w:date="2025-05-30T10:08:00Z" w16du:dateUtc="2025-05-30T17:08:00Z">
              <w:tcPr>
                <w:tcW w:w="1445" w:type="dxa"/>
                <w:gridSpan w:val="2"/>
              </w:tcPr>
            </w:tcPrChange>
          </w:tcPr>
          <w:p w14:paraId="0CB340AA"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866</w:t>
            </w:r>
          </w:p>
        </w:tc>
        <w:tc>
          <w:tcPr>
            <w:tcW w:w="0" w:type="dxa"/>
            <w:tcPrChange w:id="161" w:author="Sean McSherry" w:date="2025-05-30T10:08:00Z" w16du:dateUtc="2025-05-30T17:08:00Z">
              <w:tcPr>
                <w:tcW w:w="2556" w:type="dxa"/>
                <w:gridSpan w:val="2"/>
              </w:tcPr>
            </w:tcPrChange>
          </w:tcPr>
          <w:p w14:paraId="53C46644" w14:textId="77777777" w:rsidR="003E30E2" w:rsidRDefault="003E30E2" w:rsidP="002D5961">
            <w:pPr>
              <w:jc w:val="center"/>
              <w:cnfStyle w:val="000000000000" w:firstRow="0" w:lastRow="0" w:firstColumn="0" w:lastColumn="0" w:oddVBand="0" w:evenVBand="0" w:oddHBand="0" w:evenHBand="0" w:firstRowFirstColumn="0" w:firstRowLastColumn="0" w:lastRowFirstColumn="0" w:lastRowLastColumn="0"/>
            </w:pPr>
            <w:r>
              <w:t>866</w:t>
            </w:r>
          </w:p>
        </w:tc>
        <w:tc>
          <w:tcPr>
            <w:tcW w:w="1779" w:type="dxa"/>
            <w:tcPrChange w:id="162" w:author="Sean McSherry" w:date="2025-05-30T10:08:00Z" w16du:dateUtc="2025-05-30T17:08:00Z">
              <w:tcPr>
                <w:tcW w:w="1833" w:type="dxa"/>
              </w:tcPr>
            </w:tcPrChange>
          </w:tcPr>
          <w:p w14:paraId="5DF4535D" w14:textId="436820C4" w:rsidR="003E30E2" w:rsidRDefault="008D0485" w:rsidP="002D5961">
            <w:pPr>
              <w:jc w:val="center"/>
              <w:cnfStyle w:val="000000000000" w:firstRow="0" w:lastRow="0" w:firstColumn="0" w:lastColumn="0" w:oddVBand="0" w:evenVBand="0" w:oddHBand="0" w:evenHBand="0" w:firstRowFirstColumn="0" w:firstRowLastColumn="0" w:lastRowFirstColumn="0" w:lastRowLastColumn="0"/>
            </w:pPr>
            <w:ins w:id="163" w:author="Sean McSherry" w:date="2025-05-30T11:30:00Z" w16du:dateUtc="2025-05-30T18:30:00Z">
              <w:r>
                <w:t>860</w:t>
              </w:r>
            </w:ins>
          </w:p>
        </w:tc>
        <w:tc>
          <w:tcPr>
            <w:tcW w:w="1775" w:type="dxa"/>
            <w:tcPrChange w:id="164" w:author="Sean McSherry" w:date="2025-05-30T10:08:00Z" w16du:dateUtc="2025-05-30T17:08:00Z">
              <w:tcPr>
                <w:tcW w:w="1833" w:type="dxa"/>
                <w:gridSpan w:val="3"/>
              </w:tcPr>
            </w:tcPrChange>
          </w:tcPr>
          <w:p w14:paraId="15718514" w14:textId="4BAE8E00" w:rsidR="003E30E2" w:rsidRDefault="008D0485" w:rsidP="002D5961">
            <w:pPr>
              <w:jc w:val="center"/>
              <w:cnfStyle w:val="000000000000" w:firstRow="0" w:lastRow="0" w:firstColumn="0" w:lastColumn="0" w:oddVBand="0" w:evenVBand="0" w:oddHBand="0" w:evenHBand="0" w:firstRowFirstColumn="0" w:firstRowLastColumn="0" w:lastRowFirstColumn="0" w:lastRowLastColumn="0"/>
            </w:pPr>
            <w:ins w:id="165" w:author="Sean McSherry" w:date="2025-05-30T11:30:00Z" w16du:dateUtc="2025-05-30T18:30:00Z">
              <w:r>
                <w:t>2433</w:t>
              </w:r>
            </w:ins>
          </w:p>
        </w:tc>
      </w:tr>
    </w:tbl>
    <w:p w14:paraId="3BE32527" w14:textId="77777777" w:rsidR="00DC26FE" w:rsidRDefault="00DC26FE" w:rsidP="00DC26FE"/>
    <w:p w14:paraId="14151AEB" w14:textId="77777777" w:rsidR="00DC26FE" w:rsidRDefault="00DC26FE" w:rsidP="00DC26FE">
      <w:pPr>
        <w:pStyle w:val="Heading2"/>
      </w:pPr>
      <w:bookmarkStart w:id="166" w:name="_Toc204171874"/>
      <w:r>
        <w:t>Conclusion</w:t>
      </w:r>
      <w:bookmarkEnd w:id="166"/>
    </w:p>
    <w:p w14:paraId="08B6635F" w14:textId="77777777" w:rsidR="00DC26FE" w:rsidRPr="00E22587" w:rsidRDefault="00DC26FE" w:rsidP="00DC26FE">
      <w:r>
        <w:t xml:space="preserve">The analysis highlights how different forecasting approaches yield varying populations projections, demonstrating the impact of Tekoa’s population volatility on forecasting future population. The population trend analyses capture long-term historical patterns highlighting demographic factors such as aging populations, economic cycles, and unexpected events like the COVID-19 pandemic, and the shift to remote work this caused. The findings emphasize the importance of considering multiple forecasts when planning infrastructure and public services. By integrating these projections, and considering the strength of the correlation, decision-makers can ensure that future growth is managed effectively, supporting sustainable development and adequate resource allocation. </w:t>
      </w:r>
    </w:p>
    <w:p w14:paraId="7A4609BD" w14:textId="77777777" w:rsidR="001076E9" w:rsidRDefault="001076E9">
      <w:pPr>
        <w:spacing w:after="160" w:line="259" w:lineRule="auto"/>
      </w:pPr>
    </w:p>
    <w:p w14:paraId="072734A9" w14:textId="0DC06BE7" w:rsidR="001076E9" w:rsidRDefault="001076E9">
      <w:pPr>
        <w:spacing w:after="160" w:line="259" w:lineRule="auto"/>
      </w:pPr>
    </w:p>
    <w:p w14:paraId="376D5B32" w14:textId="1768D09D" w:rsidR="001076E9" w:rsidRDefault="001076E9">
      <w:pPr>
        <w:spacing w:after="160" w:line="259" w:lineRule="auto"/>
      </w:pPr>
      <w:r>
        <w:br w:type="page"/>
      </w:r>
    </w:p>
    <w:p w14:paraId="2BDC0265" w14:textId="46CD971B" w:rsidR="0058224C" w:rsidRPr="0058224C" w:rsidRDefault="0058224C" w:rsidP="009F6D38">
      <w:pPr>
        <w:pStyle w:val="Heading1"/>
      </w:pPr>
      <w:bookmarkStart w:id="167" w:name="_Toc204171875"/>
      <w:r w:rsidRPr="0058224C">
        <w:lastRenderedPageBreak/>
        <w:t>PRESENT WASTEWATER CONDITIONS</w:t>
      </w:r>
      <w:bookmarkEnd w:id="167"/>
    </w:p>
    <w:p w14:paraId="3254A3B9" w14:textId="77777777" w:rsidR="0058224C" w:rsidRPr="0058224C" w:rsidRDefault="0058224C" w:rsidP="0058224C">
      <w:pPr>
        <w:jc w:val="both"/>
      </w:pPr>
      <w:r w:rsidRPr="0058224C">
        <w:t>This section details the current wastewater flows, characteristics, sources, and variations within the Tekoa system.</w:t>
      </w:r>
    </w:p>
    <w:p w14:paraId="7419D189" w14:textId="4064CAC1" w:rsidR="0058224C" w:rsidRPr="0058224C" w:rsidRDefault="0058224C" w:rsidP="0058224C">
      <w:bookmarkStart w:id="168" w:name="_Toc204171876"/>
      <w:r w:rsidRPr="0058224C">
        <w:rPr>
          <w:rStyle w:val="Heading2Char"/>
        </w:rPr>
        <w:t>4.1 Waste Loading</w:t>
      </w:r>
      <w:bookmarkEnd w:id="168"/>
      <w:r w:rsidRPr="0058224C">
        <w:br/>
      </w:r>
    </w:p>
    <w:tbl>
      <w:tblPr>
        <w:tblpPr w:leftFromText="180" w:rightFromText="180" w:vertAnchor="text" w:horzAnchor="margin" w:tblpY="317"/>
        <w:tblW w:w="0" w:type="auto"/>
        <w:tblBorders>
          <w:insideH w:val="single" w:sz="4" w:space="0" w:color="auto"/>
        </w:tblBorders>
        <w:tblLook w:val="04A0" w:firstRow="1" w:lastRow="0" w:firstColumn="1" w:lastColumn="0" w:noHBand="0" w:noVBand="1"/>
      </w:tblPr>
      <w:tblGrid>
        <w:gridCol w:w="4386"/>
        <w:gridCol w:w="706"/>
        <w:gridCol w:w="706"/>
        <w:gridCol w:w="706"/>
        <w:gridCol w:w="2345"/>
      </w:tblGrid>
      <w:tr w:rsidR="00977E22" w:rsidRPr="00EB0528" w14:paraId="6D4ECB53" w14:textId="77777777" w:rsidTr="00977E22">
        <w:trPr>
          <w:trHeight w:val="696"/>
        </w:trPr>
        <w:tc>
          <w:tcPr>
            <w:tcW w:w="0" w:type="auto"/>
            <w:vAlign w:val="center"/>
            <w:hideMark/>
          </w:tcPr>
          <w:p w14:paraId="7D832362"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Parameter</w:t>
            </w:r>
          </w:p>
        </w:tc>
        <w:tc>
          <w:tcPr>
            <w:tcW w:w="0" w:type="auto"/>
            <w:vAlign w:val="center"/>
            <w:hideMark/>
          </w:tcPr>
          <w:p w14:paraId="2AF16289"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2022</w:t>
            </w:r>
          </w:p>
        </w:tc>
        <w:tc>
          <w:tcPr>
            <w:tcW w:w="0" w:type="auto"/>
            <w:vAlign w:val="center"/>
            <w:hideMark/>
          </w:tcPr>
          <w:p w14:paraId="095DE608"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2023</w:t>
            </w:r>
          </w:p>
        </w:tc>
        <w:tc>
          <w:tcPr>
            <w:tcW w:w="0" w:type="auto"/>
            <w:vAlign w:val="center"/>
            <w:hideMark/>
          </w:tcPr>
          <w:p w14:paraId="724E8696"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2024</w:t>
            </w:r>
          </w:p>
        </w:tc>
        <w:tc>
          <w:tcPr>
            <w:tcW w:w="0" w:type="auto"/>
            <w:vAlign w:val="center"/>
            <w:hideMark/>
          </w:tcPr>
          <w:p w14:paraId="498E25D9"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Average (2022-2024)</w:t>
            </w:r>
          </w:p>
        </w:tc>
      </w:tr>
      <w:tr w:rsidR="00977E22" w:rsidRPr="00EB0528" w14:paraId="315A8398" w14:textId="77777777" w:rsidTr="00977E22">
        <w:trPr>
          <w:trHeight w:val="696"/>
        </w:trPr>
        <w:tc>
          <w:tcPr>
            <w:tcW w:w="0" w:type="auto"/>
            <w:vAlign w:val="center"/>
            <w:hideMark/>
          </w:tcPr>
          <w:p w14:paraId="02DB12A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Annual Daily Flow (AADF) (MGD)</w:t>
            </w:r>
          </w:p>
        </w:tc>
        <w:tc>
          <w:tcPr>
            <w:tcW w:w="0" w:type="auto"/>
            <w:vAlign w:val="center"/>
            <w:hideMark/>
          </w:tcPr>
          <w:p w14:paraId="29679944"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0.134</w:t>
            </w:r>
          </w:p>
        </w:tc>
        <w:tc>
          <w:tcPr>
            <w:tcW w:w="0" w:type="auto"/>
            <w:vAlign w:val="center"/>
            <w:hideMark/>
          </w:tcPr>
          <w:p w14:paraId="066F7E35"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0.108</w:t>
            </w:r>
          </w:p>
        </w:tc>
        <w:tc>
          <w:tcPr>
            <w:tcW w:w="0" w:type="auto"/>
            <w:vAlign w:val="center"/>
            <w:hideMark/>
          </w:tcPr>
          <w:p w14:paraId="7E4959B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0.103</w:t>
            </w:r>
          </w:p>
        </w:tc>
        <w:tc>
          <w:tcPr>
            <w:tcW w:w="0" w:type="auto"/>
            <w:vAlign w:val="center"/>
            <w:hideMark/>
          </w:tcPr>
          <w:p w14:paraId="5F03D6F6"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0.115</w:t>
            </w:r>
          </w:p>
        </w:tc>
      </w:tr>
      <w:tr w:rsidR="00977E22" w:rsidRPr="00EB0528" w14:paraId="7048F848" w14:textId="77777777" w:rsidTr="00977E22">
        <w:trPr>
          <w:trHeight w:val="696"/>
        </w:trPr>
        <w:tc>
          <w:tcPr>
            <w:tcW w:w="0" w:type="auto"/>
            <w:vAlign w:val="center"/>
            <w:hideMark/>
          </w:tcPr>
          <w:p w14:paraId="78772B1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Max Month Avg Daily Flow (MMADF) - Dry Season (MGD)</w:t>
            </w:r>
          </w:p>
        </w:tc>
        <w:tc>
          <w:tcPr>
            <w:tcW w:w="0" w:type="auto"/>
            <w:vAlign w:val="center"/>
            <w:hideMark/>
          </w:tcPr>
          <w:p w14:paraId="0EBD1F7F"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0.249</w:t>
            </w:r>
          </w:p>
        </w:tc>
        <w:tc>
          <w:tcPr>
            <w:tcW w:w="0" w:type="auto"/>
            <w:vAlign w:val="center"/>
            <w:hideMark/>
          </w:tcPr>
          <w:p w14:paraId="086E14A5"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0.109</w:t>
            </w:r>
          </w:p>
        </w:tc>
        <w:tc>
          <w:tcPr>
            <w:tcW w:w="0" w:type="auto"/>
            <w:vAlign w:val="center"/>
            <w:hideMark/>
          </w:tcPr>
          <w:p w14:paraId="021AB8B0"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0.085</w:t>
            </w:r>
          </w:p>
        </w:tc>
        <w:tc>
          <w:tcPr>
            <w:tcW w:w="0" w:type="auto"/>
            <w:vAlign w:val="center"/>
            <w:hideMark/>
          </w:tcPr>
          <w:p w14:paraId="562BFAFF"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778EEF62" w14:textId="77777777" w:rsidTr="00977E22">
        <w:trPr>
          <w:trHeight w:val="696"/>
        </w:trPr>
        <w:tc>
          <w:tcPr>
            <w:tcW w:w="0" w:type="auto"/>
            <w:vAlign w:val="center"/>
            <w:hideMark/>
          </w:tcPr>
          <w:p w14:paraId="3A69C55D"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Max Month Avg Daily Flow (MMADF) - Wet Season (MGD)</w:t>
            </w:r>
          </w:p>
        </w:tc>
        <w:tc>
          <w:tcPr>
            <w:tcW w:w="0" w:type="auto"/>
            <w:vAlign w:val="center"/>
            <w:hideMark/>
          </w:tcPr>
          <w:p w14:paraId="06C54726"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0.179</w:t>
            </w:r>
          </w:p>
        </w:tc>
        <w:tc>
          <w:tcPr>
            <w:tcW w:w="0" w:type="auto"/>
            <w:vAlign w:val="center"/>
            <w:hideMark/>
          </w:tcPr>
          <w:p w14:paraId="59471F6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0.196</w:t>
            </w:r>
          </w:p>
        </w:tc>
        <w:tc>
          <w:tcPr>
            <w:tcW w:w="0" w:type="auto"/>
            <w:vAlign w:val="center"/>
            <w:hideMark/>
          </w:tcPr>
          <w:p w14:paraId="188D48EE"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0.188</w:t>
            </w:r>
          </w:p>
        </w:tc>
        <w:tc>
          <w:tcPr>
            <w:tcW w:w="0" w:type="auto"/>
            <w:vAlign w:val="center"/>
            <w:hideMark/>
          </w:tcPr>
          <w:p w14:paraId="7F338C01"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267EEB03" w14:textId="77777777" w:rsidTr="00977E22">
        <w:trPr>
          <w:trHeight w:val="696"/>
        </w:trPr>
        <w:tc>
          <w:tcPr>
            <w:tcW w:w="0" w:type="auto"/>
            <w:vAlign w:val="center"/>
            <w:hideMark/>
          </w:tcPr>
          <w:p w14:paraId="4182678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Highest MMADF (Overall) (MGD)</w:t>
            </w:r>
          </w:p>
        </w:tc>
        <w:tc>
          <w:tcPr>
            <w:tcW w:w="0" w:type="auto"/>
            <w:vAlign w:val="center"/>
            <w:hideMark/>
          </w:tcPr>
          <w:p w14:paraId="42CA99A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0.249</w:t>
            </w:r>
          </w:p>
        </w:tc>
        <w:tc>
          <w:tcPr>
            <w:tcW w:w="0" w:type="auto"/>
            <w:vAlign w:val="center"/>
            <w:hideMark/>
          </w:tcPr>
          <w:p w14:paraId="7175A64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0.196</w:t>
            </w:r>
          </w:p>
        </w:tc>
        <w:tc>
          <w:tcPr>
            <w:tcW w:w="0" w:type="auto"/>
            <w:vAlign w:val="center"/>
            <w:hideMark/>
          </w:tcPr>
          <w:p w14:paraId="497919B5"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0.188</w:t>
            </w:r>
          </w:p>
        </w:tc>
        <w:tc>
          <w:tcPr>
            <w:tcW w:w="0" w:type="auto"/>
            <w:vAlign w:val="center"/>
            <w:hideMark/>
          </w:tcPr>
          <w:p w14:paraId="45DC10D7"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73ED2BF8" w14:textId="77777777" w:rsidTr="00977E22">
        <w:trPr>
          <w:trHeight w:val="696"/>
        </w:trPr>
        <w:tc>
          <w:tcPr>
            <w:tcW w:w="0" w:type="auto"/>
            <w:vAlign w:val="center"/>
            <w:hideMark/>
          </w:tcPr>
          <w:p w14:paraId="6E0AA2EF"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Peak Day Flow (PDF) (MGD)</w:t>
            </w:r>
          </w:p>
        </w:tc>
        <w:tc>
          <w:tcPr>
            <w:tcW w:w="0" w:type="auto"/>
            <w:vAlign w:val="center"/>
            <w:hideMark/>
          </w:tcPr>
          <w:p w14:paraId="2919AAA7"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1.18</w:t>
            </w:r>
          </w:p>
        </w:tc>
        <w:tc>
          <w:tcPr>
            <w:tcW w:w="0" w:type="auto"/>
            <w:vAlign w:val="center"/>
            <w:hideMark/>
          </w:tcPr>
          <w:p w14:paraId="58B49E03"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0.99</w:t>
            </w:r>
          </w:p>
        </w:tc>
        <w:tc>
          <w:tcPr>
            <w:tcW w:w="0" w:type="auto"/>
            <w:vAlign w:val="center"/>
            <w:hideMark/>
          </w:tcPr>
          <w:p w14:paraId="241EAEA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0.3</w:t>
            </w:r>
          </w:p>
        </w:tc>
        <w:tc>
          <w:tcPr>
            <w:tcW w:w="0" w:type="auto"/>
            <w:vAlign w:val="center"/>
            <w:hideMark/>
          </w:tcPr>
          <w:p w14:paraId="481F4D81"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304E1933" w14:textId="77777777" w:rsidTr="00977E22">
        <w:trPr>
          <w:trHeight w:val="696"/>
        </w:trPr>
        <w:tc>
          <w:tcPr>
            <w:tcW w:w="0" w:type="auto"/>
            <w:vAlign w:val="center"/>
            <w:hideMark/>
          </w:tcPr>
          <w:p w14:paraId="6CBCCEB0"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Peak Hourly Flow (PHF) (MGD or GPM)</w:t>
            </w:r>
          </w:p>
        </w:tc>
        <w:tc>
          <w:tcPr>
            <w:tcW w:w="0" w:type="auto"/>
            <w:vAlign w:val="center"/>
          </w:tcPr>
          <w:p w14:paraId="2252310C" w14:textId="63892344"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tcPr>
          <w:p w14:paraId="46305D9E" w14:textId="5CC097B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tcPr>
          <w:p w14:paraId="48846272" w14:textId="75C33476"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19C18669"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1557D3AA" w14:textId="77777777" w:rsidTr="00977E22">
        <w:trPr>
          <w:trHeight w:val="696"/>
        </w:trPr>
        <w:tc>
          <w:tcPr>
            <w:tcW w:w="0" w:type="auto"/>
            <w:vAlign w:val="center"/>
            <w:hideMark/>
          </w:tcPr>
          <w:p w14:paraId="3F299610"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BOD Loading (</w:t>
            </w:r>
            <w:proofErr w:type="spellStart"/>
            <w:r w:rsidRPr="00EB0528">
              <w:rPr>
                <w:rFonts w:ascii="Arial" w:eastAsia="Times New Roman" w:hAnsi="Arial" w:cs="Arial"/>
                <w:sz w:val="16"/>
                <w:szCs w:val="16"/>
              </w:rPr>
              <w:t>lbs</w:t>
            </w:r>
            <w:proofErr w:type="spellEnd"/>
            <w:r w:rsidRPr="00EB0528">
              <w:rPr>
                <w:rFonts w:ascii="Arial" w:eastAsia="Times New Roman" w:hAnsi="Arial" w:cs="Arial"/>
                <w:sz w:val="16"/>
                <w:szCs w:val="16"/>
              </w:rPr>
              <w:t>/day)</w:t>
            </w:r>
          </w:p>
        </w:tc>
        <w:tc>
          <w:tcPr>
            <w:tcW w:w="0" w:type="auto"/>
            <w:vAlign w:val="center"/>
            <w:hideMark/>
          </w:tcPr>
          <w:p w14:paraId="396ECA2A"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105.6</w:t>
            </w:r>
          </w:p>
        </w:tc>
        <w:tc>
          <w:tcPr>
            <w:tcW w:w="0" w:type="auto"/>
            <w:vAlign w:val="center"/>
            <w:hideMark/>
          </w:tcPr>
          <w:p w14:paraId="6A4E8BBD"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107.3</w:t>
            </w:r>
          </w:p>
        </w:tc>
        <w:tc>
          <w:tcPr>
            <w:tcW w:w="0" w:type="auto"/>
            <w:vAlign w:val="center"/>
            <w:hideMark/>
          </w:tcPr>
          <w:p w14:paraId="6253D3B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86.7</w:t>
            </w:r>
          </w:p>
        </w:tc>
        <w:tc>
          <w:tcPr>
            <w:tcW w:w="0" w:type="auto"/>
            <w:vAlign w:val="center"/>
            <w:hideMark/>
          </w:tcPr>
          <w:p w14:paraId="44EEB9B9"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99.9</w:t>
            </w:r>
          </w:p>
        </w:tc>
      </w:tr>
      <w:tr w:rsidR="00977E22" w:rsidRPr="00EB0528" w14:paraId="17BBA95C" w14:textId="77777777" w:rsidTr="00977E22">
        <w:trPr>
          <w:trHeight w:val="696"/>
        </w:trPr>
        <w:tc>
          <w:tcPr>
            <w:tcW w:w="0" w:type="auto"/>
            <w:vAlign w:val="center"/>
            <w:hideMark/>
          </w:tcPr>
          <w:p w14:paraId="655FD1F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TSS Loading (</w:t>
            </w:r>
            <w:proofErr w:type="spellStart"/>
            <w:r w:rsidRPr="00EB0528">
              <w:rPr>
                <w:rFonts w:ascii="Arial" w:eastAsia="Times New Roman" w:hAnsi="Arial" w:cs="Arial"/>
                <w:sz w:val="16"/>
                <w:szCs w:val="16"/>
              </w:rPr>
              <w:t>lbs</w:t>
            </w:r>
            <w:proofErr w:type="spellEnd"/>
            <w:r w:rsidRPr="00EB0528">
              <w:rPr>
                <w:rFonts w:ascii="Arial" w:eastAsia="Times New Roman" w:hAnsi="Arial" w:cs="Arial"/>
                <w:sz w:val="16"/>
                <w:szCs w:val="16"/>
              </w:rPr>
              <w:t>/day)</w:t>
            </w:r>
          </w:p>
        </w:tc>
        <w:tc>
          <w:tcPr>
            <w:tcW w:w="0" w:type="auto"/>
            <w:vAlign w:val="center"/>
            <w:hideMark/>
          </w:tcPr>
          <w:p w14:paraId="2807975A"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110.4</w:t>
            </w:r>
          </w:p>
        </w:tc>
        <w:tc>
          <w:tcPr>
            <w:tcW w:w="0" w:type="auto"/>
            <w:vAlign w:val="center"/>
            <w:hideMark/>
          </w:tcPr>
          <w:p w14:paraId="46461343"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109.4</w:t>
            </w:r>
          </w:p>
        </w:tc>
        <w:tc>
          <w:tcPr>
            <w:tcW w:w="0" w:type="auto"/>
            <w:vAlign w:val="center"/>
            <w:hideMark/>
          </w:tcPr>
          <w:p w14:paraId="095DDAB1"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82.1</w:t>
            </w:r>
          </w:p>
        </w:tc>
        <w:tc>
          <w:tcPr>
            <w:tcW w:w="0" w:type="auto"/>
            <w:vAlign w:val="center"/>
            <w:hideMark/>
          </w:tcPr>
          <w:p w14:paraId="709B7A9C"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100.6</w:t>
            </w:r>
          </w:p>
        </w:tc>
      </w:tr>
      <w:tr w:rsidR="00977E22" w:rsidRPr="00EB0528" w14:paraId="5D922C81" w14:textId="77777777" w:rsidTr="00977E22">
        <w:trPr>
          <w:trHeight w:val="696"/>
        </w:trPr>
        <w:tc>
          <w:tcPr>
            <w:tcW w:w="0" w:type="auto"/>
            <w:vAlign w:val="center"/>
            <w:hideMark/>
          </w:tcPr>
          <w:p w14:paraId="155CFD7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BOD Concentration (mg/L)</w:t>
            </w:r>
          </w:p>
        </w:tc>
        <w:tc>
          <w:tcPr>
            <w:tcW w:w="0" w:type="auto"/>
            <w:vAlign w:val="center"/>
            <w:hideMark/>
          </w:tcPr>
          <w:p w14:paraId="2B74D6A3"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88.1</w:t>
            </w:r>
          </w:p>
        </w:tc>
        <w:tc>
          <w:tcPr>
            <w:tcW w:w="0" w:type="auto"/>
            <w:vAlign w:val="center"/>
            <w:hideMark/>
          </w:tcPr>
          <w:p w14:paraId="3C5AF03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110.7</w:t>
            </w:r>
          </w:p>
        </w:tc>
        <w:tc>
          <w:tcPr>
            <w:tcW w:w="0" w:type="auto"/>
            <w:vAlign w:val="center"/>
            <w:hideMark/>
          </w:tcPr>
          <w:p w14:paraId="07BE9FB7"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99.7</w:t>
            </w:r>
          </w:p>
        </w:tc>
        <w:tc>
          <w:tcPr>
            <w:tcW w:w="0" w:type="auto"/>
            <w:vAlign w:val="center"/>
            <w:hideMark/>
          </w:tcPr>
          <w:p w14:paraId="3701DD43"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104.2</w:t>
            </w:r>
          </w:p>
        </w:tc>
      </w:tr>
      <w:tr w:rsidR="00977E22" w:rsidRPr="00EB0528" w14:paraId="4F407A3D" w14:textId="77777777" w:rsidTr="00977E22">
        <w:trPr>
          <w:trHeight w:val="696"/>
        </w:trPr>
        <w:tc>
          <w:tcPr>
            <w:tcW w:w="0" w:type="auto"/>
            <w:vAlign w:val="center"/>
            <w:hideMark/>
          </w:tcPr>
          <w:p w14:paraId="4BC2308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TSS Concentration (mg/L)</w:t>
            </w:r>
          </w:p>
        </w:tc>
        <w:tc>
          <w:tcPr>
            <w:tcW w:w="0" w:type="auto"/>
            <w:vAlign w:val="center"/>
            <w:hideMark/>
          </w:tcPr>
          <w:p w14:paraId="73CD42F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92.2</w:t>
            </w:r>
          </w:p>
        </w:tc>
        <w:tc>
          <w:tcPr>
            <w:tcW w:w="0" w:type="auto"/>
            <w:vAlign w:val="center"/>
            <w:hideMark/>
          </w:tcPr>
          <w:p w14:paraId="248F3BAD"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112.9</w:t>
            </w:r>
          </w:p>
        </w:tc>
        <w:tc>
          <w:tcPr>
            <w:tcW w:w="0" w:type="auto"/>
            <w:vAlign w:val="center"/>
            <w:hideMark/>
          </w:tcPr>
          <w:p w14:paraId="25F12102"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94.4</w:t>
            </w:r>
          </w:p>
        </w:tc>
        <w:tc>
          <w:tcPr>
            <w:tcW w:w="0" w:type="auto"/>
            <w:vAlign w:val="center"/>
            <w:hideMark/>
          </w:tcPr>
          <w:p w14:paraId="2E8C164E"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104.9</w:t>
            </w:r>
          </w:p>
        </w:tc>
      </w:tr>
      <w:tr w:rsidR="00977E22" w:rsidRPr="00EB0528" w14:paraId="095E981E" w14:textId="77777777" w:rsidTr="00977E22">
        <w:trPr>
          <w:trHeight w:val="696"/>
        </w:trPr>
        <w:tc>
          <w:tcPr>
            <w:tcW w:w="0" w:type="auto"/>
            <w:vAlign w:val="center"/>
            <w:hideMark/>
          </w:tcPr>
          <w:p w14:paraId="779E5012"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TKN/Ammonia Concentration (mg/L)</w:t>
            </w:r>
          </w:p>
        </w:tc>
        <w:tc>
          <w:tcPr>
            <w:tcW w:w="0" w:type="auto"/>
            <w:vAlign w:val="center"/>
            <w:hideMark/>
          </w:tcPr>
          <w:p w14:paraId="0F72C18C"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4077C6D7"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4E13FBAC"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6FAADFF4"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4505C138" w14:textId="77777777" w:rsidTr="00977E22">
        <w:trPr>
          <w:trHeight w:val="696"/>
        </w:trPr>
        <w:tc>
          <w:tcPr>
            <w:tcW w:w="0" w:type="auto"/>
            <w:vAlign w:val="center"/>
            <w:hideMark/>
          </w:tcPr>
          <w:p w14:paraId="0CFE6FC6"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Total Phosphorus Concentration (mg/L)</w:t>
            </w:r>
          </w:p>
        </w:tc>
        <w:tc>
          <w:tcPr>
            <w:tcW w:w="0" w:type="auto"/>
            <w:vAlign w:val="center"/>
            <w:hideMark/>
          </w:tcPr>
          <w:p w14:paraId="1812AD3D"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1F8CBA61"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74D6DE12"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721259A3" w14:textId="77777777" w:rsidR="00977E22" w:rsidRPr="00EB0528" w:rsidRDefault="00977E22" w:rsidP="002D5961">
            <w:pPr>
              <w:spacing w:after="0" w:line="240" w:lineRule="auto"/>
              <w:jc w:val="center"/>
              <w:rPr>
                <w:rFonts w:ascii="Arial" w:eastAsia="Times New Roman" w:hAnsi="Arial" w:cs="Arial"/>
                <w:sz w:val="16"/>
                <w:szCs w:val="16"/>
              </w:rPr>
            </w:pPr>
          </w:p>
        </w:tc>
      </w:tr>
    </w:tbl>
    <w:p w14:paraId="78529AF3" w14:textId="77777777" w:rsidR="00294460" w:rsidRDefault="00294460" w:rsidP="0058224C">
      <w:pPr>
        <w:rPr>
          <w:rStyle w:val="Heading2Char"/>
        </w:rPr>
      </w:pPr>
    </w:p>
    <w:p w14:paraId="4C2453CF" w14:textId="228DFC4D" w:rsidR="00452A04" w:rsidRDefault="00452A04">
      <w:pPr>
        <w:spacing w:after="160" w:line="259" w:lineRule="auto"/>
        <w:rPr>
          <w:rStyle w:val="Heading2Char"/>
        </w:rPr>
      </w:pPr>
      <w:r>
        <w:rPr>
          <w:rStyle w:val="Heading2Char"/>
        </w:rPr>
        <w:br w:type="page"/>
      </w:r>
    </w:p>
    <w:p w14:paraId="3C14D6B6" w14:textId="77777777" w:rsidR="00977E22" w:rsidRDefault="00977E22" w:rsidP="0058224C">
      <w:pPr>
        <w:rPr>
          <w:rStyle w:val="Heading2Char"/>
        </w:rPr>
      </w:pPr>
    </w:p>
    <w:p w14:paraId="05356E2D" w14:textId="116832BB" w:rsidR="0058224C" w:rsidRPr="00977E22" w:rsidRDefault="0058224C" w:rsidP="0058224C">
      <w:pPr>
        <w:rPr>
          <w:rFonts w:eastAsiaTheme="majorEastAsia" w:cstheme="majorBidi"/>
          <w:b/>
          <w:szCs w:val="26"/>
        </w:rPr>
      </w:pPr>
      <w:bookmarkStart w:id="169" w:name="_Toc204171877"/>
      <w:proofErr w:type="gramStart"/>
      <w:r w:rsidRPr="0058224C">
        <w:rPr>
          <w:rStyle w:val="Heading2Char"/>
        </w:rPr>
        <w:t>4.2</w:t>
      </w:r>
      <w:r w:rsidR="00977E22">
        <w:rPr>
          <w:rStyle w:val="Heading2Char"/>
        </w:rPr>
        <w:t xml:space="preserve">  </w:t>
      </w:r>
      <w:r w:rsidRPr="0058224C">
        <w:rPr>
          <w:rStyle w:val="Heading2Char"/>
        </w:rPr>
        <w:t>Wastewater</w:t>
      </w:r>
      <w:proofErr w:type="gramEnd"/>
      <w:r w:rsidRPr="0058224C">
        <w:rPr>
          <w:rStyle w:val="Heading2Char"/>
        </w:rPr>
        <w:t xml:space="preserve"> Sources</w:t>
      </w:r>
      <w:bookmarkEnd w:id="169"/>
      <w:r w:rsidRPr="0058224C">
        <w:br/>
        <w:t>The wastewater collected and treated by the Tekoa WWTP is primarily domestic sewage originating from residential customers. Based on available information, there are no significant industrial wastewater contributors to the system</w:t>
      </w:r>
      <w:r w:rsidR="00554BCF">
        <w:t>.</w:t>
      </w:r>
    </w:p>
    <w:p w14:paraId="6DD05F21" w14:textId="1E01F9EA" w:rsidR="0058224C" w:rsidRPr="0058224C" w:rsidRDefault="0058224C" w:rsidP="0058224C">
      <w:bookmarkStart w:id="170" w:name="_Toc204171878"/>
      <w:r w:rsidRPr="0058224C">
        <w:rPr>
          <w:rStyle w:val="Heading2Char"/>
        </w:rPr>
        <w:t>4.3 Infiltration and Inflow Assessment</w:t>
      </w:r>
      <w:bookmarkEnd w:id="170"/>
      <w:r w:rsidRPr="0058224C">
        <w:br/>
        <w:t xml:space="preserve">Infiltration (groundwater entering leaky pipes/manholes) and Inflow (stormwater entering through direct connections like roof drains or catch basins) add extraneous flows to the sanitary sewer system, particularly during wet weather or high groundwater conditions. High I&amp;I reduces treatment capacity, increases pumping costs, and can contribute to hydraulic overloading. </w:t>
      </w:r>
    </w:p>
    <w:p w14:paraId="08A1DD61" w14:textId="50F87F08" w:rsidR="0058224C" w:rsidRPr="00554BCF" w:rsidRDefault="00375C99" w:rsidP="00E42F26">
      <w:pPr>
        <w:numPr>
          <w:ilvl w:val="0"/>
          <w:numId w:val="4"/>
        </w:numPr>
        <w:jc w:val="both"/>
        <w:rPr>
          <w:highlight w:val="yellow"/>
        </w:rPr>
      </w:pPr>
      <w:r>
        <w:rPr>
          <w:highlight w:val="yellow"/>
        </w:rPr>
        <w:t>Describe</w:t>
      </w:r>
      <w:r w:rsidR="0058224C" w:rsidRPr="00554BCF">
        <w:rPr>
          <w:highlight w:val="yellow"/>
        </w:rPr>
        <w:t xml:space="preserve"> I&amp;I </w:t>
      </w:r>
      <w:proofErr w:type="gramStart"/>
      <w:r w:rsidR="0058224C" w:rsidRPr="00554BCF">
        <w:rPr>
          <w:highlight w:val="yellow"/>
        </w:rPr>
        <w:t>study</w:t>
      </w:r>
      <w:proofErr w:type="gramEnd"/>
      <w:r w:rsidR="0058224C" w:rsidRPr="00554BCF">
        <w:rPr>
          <w:highlight w:val="yellow"/>
        </w:rPr>
        <w:t xml:space="preserve"> </w:t>
      </w:r>
      <w:r>
        <w:rPr>
          <w:highlight w:val="yellow"/>
        </w:rPr>
        <w:t>and</w:t>
      </w:r>
      <w:r w:rsidR="0058224C" w:rsidRPr="00554BCF">
        <w:rPr>
          <w:highlight w:val="yellow"/>
        </w:rPr>
        <w:t xml:space="preserve"> analysis been conducted recently (e.g., flow monitoring, smoke testing, manhole inspections)</w:t>
      </w:r>
    </w:p>
    <w:p w14:paraId="44B68304" w14:textId="7C3ECF23" w:rsidR="0058224C" w:rsidRPr="00554BCF" w:rsidRDefault="00714837" w:rsidP="00E42F26">
      <w:pPr>
        <w:numPr>
          <w:ilvl w:val="0"/>
          <w:numId w:val="4"/>
        </w:numPr>
        <w:jc w:val="both"/>
        <w:rPr>
          <w:highlight w:val="yellow"/>
        </w:rPr>
      </w:pPr>
      <w:r>
        <w:rPr>
          <w:highlight w:val="yellow"/>
        </w:rPr>
        <w:t>Summarize</w:t>
      </w:r>
      <w:r w:rsidR="0058224C" w:rsidRPr="00554BCF">
        <w:rPr>
          <w:highlight w:val="yellow"/>
        </w:rPr>
        <w:t xml:space="preserve"> the findings, including estimated I&amp;I rates (e.g., gallons per acre per day, gallons per capita per day, or percentage of peak flow).</w:t>
      </w:r>
    </w:p>
    <w:p w14:paraId="5E7DC07E" w14:textId="4ED2C507" w:rsidR="0058224C" w:rsidRPr="00554BCF" w:rsidRDefault="0058224C" w:rsidP="00E42F26">
      <w:pPr>
        <w:numPr>
          <w:ilvl w:val="0"/>
          <w:numId w:val="4"/>
        </w:numPr>
        <w:jc w:val="both"/>
        <w:rPr>
          <w:highlight w:val="yellow"/>
        </w:rPr>
      </w:pPr>
      <w:r w:rsidRPr="00554BCF">
        <w:rPr>
          <w:highlight w:val="yellow"/>
        </w:rPr>
        <w:t>Describe the general age and condition of the collection system (pipe materials, known problem areas) based on City knowledge or record</w:t>
      </w:r>
      <w:r w:rsidR="00375C99">
        <w:rPr>
          <w:highlight w:val="yellow"/>
        </w:rPr>
        <w:t xml:space="preserve"> and summarize the impacts of the recent I</w:t>
      </w:r>
      <w:r w:rsidR="00375C99">
        <w:rPr>
          <w:highlight w:val="yellow"/>
        </w:rPr>
        <w:br/>
        <w:t>&amp;I study.</w:t>
      </w:r>
    </w:p>
    <w:p w14:paraId="3F949202" w14:textId="065F2958" w:rsidR="005A2F8C" w:rsidRPr="005A2F8C" w:rsidRDefault="0058224C" w:rsidP="00E42F26">
      <w:pPr>
        <w:pStyle w:val="Heading2"/>
        <w:numPr>
          <w:ilvl w:val="1"/>
          <w:numId w:val="6"/>
        </w:numPr>
        <w:tabs>
          <w:tab w:val="left" w:pos="270"/>
        </w:tabs>
        <w:ind w:left="180" w:hanging="180"/>
        <w:rPr>
          <w:rStyle w:val="Heading3Char"/>
          <w:b/>
          <w:szCs w:val="26"/>
        </w:rPr>
      </w:pPr>
      <w:bookmarkStart w:id="171" w:name="_Toc204171879"/>
      <w:r w:rsidRPr="0058224C">
        <w:t>Load and Flow Variations</w:t>
      </w:r>
      <w:bookmarkEnd w:id="171"/>
    </w:p>
    <w:p w14:paraId="51E9DBE9" w14:textId="3EB8E164" w:rsidR="005A2F8C" w:rsidRPr="005A2F8C" w:rsidRDefault="005A2F8C" w:rsidP="00DC5B01">
      <w:pPr>
        <w:pStyle w:val="Heading3"/>
        <w:rPr>
          <w:rStyle w:val="Heading3Char"/>
          <w:b/>
        </w:rPr>
      </w:pPr>
      <w:bookmarkStart w:id="172" w:name="_Toc204171880"/>
      <w:r>
        <w:rPr>
          <w:rStyle w:val="Heading3Char"/>
          <w:b/>
        </w:rPr>
        <w:t>Seasonal</w:t>
      </w:r>
      <w:bookmarkEnd w:id="172"/>
    </w:p>
    <w:p w14:paraId="74E5D0D0" w14:textId="57A43749" w:rsidR="0058224C" w:rsidRPr="0058224C" w:rsidRDefault="0058224C" w:rsidP="0058224C">
      <w:r w:rsidRPr="0058224C">
        <w:t xml:space="preserve">Wastewater flows and characteristics in Tekoa exhibit seasonal variations typical of Eastern Washington communities with lagoon systems. Flows are generally higher during the late fall, winter, and spring months due to increased precipitation, snowmelt, and higher groundwater levels contributing to I&amp;I. Conversely, </w:t>
      </w:r>
      <w:proofErr w:type="gramStart"/>
      <w:r w:rsidRPr="0058224C">
        <w:t>flows</w:t>
      </w:r>
      <w:proofErr w:type="gramEnd"/>
      <w:r w:rsidRPr="0058224C">
        <w:t xml:space="preserve"> are typically lower during the drier summer months. Influent wastewater temperatures are lower in winter, which can reduce the biological treatment efficiency of the lagoon system, potentially impacting BOD and ammonia removal.</w:t>
      </w:r>
    </w:p>
    <w:p w14:paraId="44B94519" w14:textId="2A10BECF" w:rsidR="005A2F8C" w:rsidRPr="004E2330" w:rsidRDefault="005A2F8C" w:rsidP="00DC5B01">
      <w:pPr>
        <w:pStyle w:val="Heading3"/>
        <w:rPr>
          <w:b w:val="0"/>
          <w:bCs w:val="0"/>
        </w:rPr>
      </w:pPr>
      <w:bookmarkStart w:id="173" w:name="_Toc204171881"/>
      <w:r w:rsidRPr="004E2330">
        <w:rPr>
          <w:b w:val="0"/>
          <w:bCs w:val="0"/>
        </w:rPr>
        <w:t>Diurnal</w:t>
      </w:r>
      <w:bookmarkEnd w:id="173"/>
    </w:p>
    <w:p w14:paraId="2F88BACB" w14:textId="1AC2F838" w:rsidR="0058224C" w:rsidRPr="0058224C" w:rsidRDefault="0058224C" w:rsidP="0058224C">
      <w:r w:rsidRPr="0058224C">
        <w:t>Daily flow patterns (diurnal variations) are typical of predominantly residential communities</w:t>
      </w:r>
      <w:r w:rsidR="0058178F">
        <w:t xml:space="preserve"> of the type served by the Tekoa Wastewater Treatment Plant</w:t>
      </w:r>
      <w:r w:rsidRPr="0058224C">
        <w:t xml:space="preserve">. Flows are lowest during the early morning hours (approx. 1 AM - 5 AM) and typically peak twice: a morning peak between 7 AM - 10 AM and an evening peak between 6 PM - 9 PM, corresponding to periods of </w:t>
      </w:r>
      <w:proofErr w:type="gramStart"/>
      <w:r w:rsidRPr="0058224C">
        <w:t>highest</w:t>
      </w:r>
      <w:proofErr w:type="gramEnd"/>
      <w:r w:rsidRPr="0058224C">
        <w:t xml:space="preserve"> water use in homes</w:t>
      </w:r>
      <w:r w:rsidR="002E2A89">
        <w:t>.</w:t>
      </w:r>
    </w:p>
    <w:p w14:paraId="6DF6B832" w14:textId="2D055398" w:rsidR="0058224C" w:rsidRDefault="00977E22" w:rsidP="00977E22">
      <w:pPr>
        <w:spacing w:after="160" w:line="259" w:lineRule="auto"/>
      </w:pPr>
      <w:r>
        <w:br w:type="page"/>
      </w:r>
    </w:p>
    <w:p w14:paraId="075D83EF" w14:textId="5E6ED148" w:rsidR="005A2F8C" w:rsidRPr="00591649" w:rsidRDefault="005A2F8C" w:rsidP="00591649">
      <w:pPr>
        <w:pStyle w:val="Heading1"/>
      </w:pPr>
      <w:bookmarkStart w:id="174" w:name="_Toc204171882"/>
      <w:r w:rsidRPr="00591649">
        <w:rPr>
          <w:rStyle w:val="Heading1Char"/>
          <w:b/>
          <w:caps/>
        </w:rPr>
        <w:lastRenderedPageBreak/>
        <w:t>Existing and Projected Wastewater Characteristics</w:t>
      </w:r>
      <w:bookmarkEnd w:id="174"/>
    </w:p>
    <w:p w14:paraId="6C159B66" w14:textId="13F798A2" w:rsidR="005A2F8C" w:rsidRDefault="005A2F8C" w:rsidP="005A2F8C">
      <w:pPr>
        <w:pStyle w:val="Body"/>
      </w:pPr>
      <w:r w:rsidRPr="00186631">
        <w:t>(WAC 173-240-050(3)(h)(</w:t>
      </w:r>
      <w:proofErr w:type="spellStart"/>
      <w:r w:rsidRPr="00186631">
        <w:t>i</w:t>
      </w:r>
      <w:proofErr w:type="spellEnd"/>
      <w:r w:rsidRPr="00186631">
        <w:t>))</w:t>
      </w:r>
    </w:p>
    <w:p w14:paraId="05973ADA" w14:textId="250AF48B" w:rsidR="0029297B" w:rsidRPr="0050590E" w:rsidRDefault="001176D6" w:rsidP="0050590E">
      <w:pPr>
        <w:pStyle w:val="Heading2"/>
      </w:pPr>
      <w:bookmarkStart w:id="175" w:name="_Toc204171883"/>
      <w:r w:rsidRPr="0050590E">
        <w:t>Introduction</w:t>
      </w:r>
      <w:bookmarkEnd w:id="175"/>
    </w:p>
    <w:p w14:paraId="08F84725" w14:textId="52A635E4" w:rsidR="00E866AE" w:rsidRDefault="001176D6" w:rsidP="001176D6">
      <w:pPr>
        <w:spacing w:after="160" w:line="278" w:lineRule="auto"/>
      </w:pPr>
      <w:r w:rsidRPr="00186631">
        <w:t xml:space="preserve">The wastewater generated within </w:t>
      </w:r>
      <w:r>
        <w:t>Tekoa</w:t>
      </w:r>
      <w:r w:rsidRPr="00186631">
        <w:t xml:space="preserve"> primarily originates from domestic sources, </w:t>
      </w:r>
      <w:r>
        <w:t xml:space="preserve">composed </w:t>
      </w:r>
      <w:r w:rsidR="00851552">
        <w:t>primarily</w:t>
      </w:r>
      <w:r>
        <w:t xml:space="preserve"> of </w:t>
      </w:r>
      <w:r w:rsidRPr="00186631">
        <w:t>single-family</w:t>
      </w:r>
      <w:r w:rsidR="00851552">
        <w:t xml:space="preserve"> homes</w:t>
      </w:r>
      <w:r>
        <w:t xml:space="preserve">.  </w:t>
      </w:r>
      <w:r w:rsidRPr="00186631">
        <w:t xml:space="preserve">Additional contributions come </w:t>
      </w:r>
      <w:r w:rsidR="00851552">
        <w:t xml:space="preserve">from a mix of commercial and institutional sources: </w:t>
      </w:r>
      <w:r w:rsidRPr="00186631">
        <w:t>local businesses, schools, and public facilities.</w:t>
      </w:r>
      <w:r w:rsidR="00851552">
        <w:t xml:space="preserve"> See Chapter 3 for a summary </w:t>
      </w:r>
      <w:r w:rsidR="00391590">
        <w:t xml:space="preserve">of </w:t>
      </w:r>
      <w:r w:rsidR="00851552">
        <w:t>the wastewater sources</w:t>
      </w:r>
      <w:r w:rsidR="003C625C">
        <w:t xml:space="preserve"> based on DMR data for the years 2022 t</w:t>
      </w:r>
      <w:r w:rsidR="00E866AE">
        <w:t>hrough Spring 2025</w:t>
      </w:r>
      <w:r w:rsidR="00851552">
        <w:t>.</w:t>
      </w:r>
      <w:r w:rsidRPr="00186631">
        <w:t xml:space="preserve"> </w:t>
      </w:r>
      <w:r w:rsidRPr="0025798B">
        <w:t xml:space="preserve">There are </w:t>
      </w:r>
      <w:r w:rsidR="0025798B" w:rsidRPr="0025798B">
        <w:t>no</w:t>
      </w:r>
      <w:r w:rsidR="00851552" w:rsidRPr="0025798B">
        <w:t xml:space="preserve"> </w:t>
      </w:r>
      <w:r w:rsidRPr="0025798B">
        <w:t>significant industrial discharges to the system</w:t>
      </w:r>
      <w:r w:rsidR="0028137C">
        <w:t xml:space="preserve"> nor are any planned at present</w:t>
      </w:r>
      <w:r w:rsidRPr="0025798B">
        <w:t>.</w:t>
      </w:r>
      <w:r w:rsidRPr="00186631">
        <w:t xml:space="preserve"> </w:t>
      </w:r>
    </w:p>
    <w:p w14:paraId="240C56A5" w14:textId="24E0BFC1" w:rsidR="001176D6" w:rsidRPr="00186631" w:rsidRDefault="001176D6" w:rsidP="001176D6">
      <w:pPr>
        <w:spacing w:after="160" w:line="278" w:lineRule="auto"/>
      </w:pPr>
      <w:r w:rsidRPr="00186631">
        <w:t>Wastewater treatment is a critical public health and environmental protection service, ensuring that effluent discharged to</w:t>
      </w:r>
      <w:r w:rsidR="00851552">
        <w:t xml:space="preserve"> Hangman Creek</w:t>
      </w:r>
      <w:r w:rsidRPr="00186631">
        <w:t xml:space="preserve"> meets stringent regulatory standards and minimizes impact on the aquatic environment. This is essential to protect public health, </w:t>
      </w:r>
      <w:r w:rsidR="00E866AE">
        <w:t xml:space="preserve">to </w:t>
      </w:r>
      <w:r w:rsidRPr="00186631">
        <w:t xml:space="preserve">preserve the ecological balance of receiving </w:t>
      </w:r>
      <w:proofErr w:type="gramStart"/>
      <w:r w:rsidRPr="00186631">
        <w:t>waters</w:t>
      </w:r>
      <w:proofErr w:type="gramEnd"/>
      <w:r w:rsidRPr="00186631">
        <w:t>, and comply with environmental regulations.</w:t>
      </w:r>
      <w:r>
        <w:t xml:space="preserve"> </w:t>
      </w:r>
    </w:p>
    <w:p w14:paraId="5E3E6303" w14:textId="77777777" w:rsidR="00713818" w:rsidRDefault="001176D6" w:rsidP="00713818">
      <w:pPr>
        <w:spacing w:after="160" w:line="278" w:lineRule="auto"/>
      </w:pPr>
      <w:r w:rsidRPr="00186631">
        <w:t xml:space="preserve">This chapter aims to accurately characterize existing wastewater flows and pollutant loads and to project these parameters for the </w:t>
      </w:r>
      <w:r w:rsidR="0083294D">
        <w:t>5</w:t>
      </w:r>
      <w:r w:rsidR="00851552">
        <w:t xml:space="preserve"> and 20</w:t>
      </w:r>
      <w:r w:rsidRPr="00186631">
        <w:t xml:space="preserve">-year planning period to inform </w:t>
      </w:r>
      <w:r w:rsidR="0083294D">
        <w:t xml:space="preserve">this plan’s </w:t>
      </w:r>
      <w:r w:rsidRPr="00186631">
        <w:t>system evaluation a</w:t>
      </w:r>
      <w:r w:rsidR="0083294D">
        <w:t xml:space="preserve">s well as the </w:t>
      </w:r>
      <w:r w:rsidRPr="00186631">
        <w:t xml:space="preserve">design of </w:t>
      </w:r>
      <w:r w:rsidR="0083294D">
        <w:t xml:space="preserve">any </w:t>
      </w:r>
      <w:r w:rsidRPr="00186631">
        <w:t>improvements</w:t>
      </w:r>
      <w:r w:rsidR="0083294D">
        <w:t xml:space="preserve"> resulting from the analysis</w:t>
      </w:r>
      <w:r w:rsidRPr="00186631">
        <w:t xml:space="preserve">. An accurate understanding of these characteristics is foundational for effective wastewater management. </w:t>
      </w:r>
      <w:bookmarkStart w:id="176" w:name="_Toc204171884"/>
    </w:p>
    <w:p w14:paraId="1C9D50AE" w14:textId="77AA6054" w:rsidR="001176D6" w:rsidRPr="00713818" w:rsidRDefault="001176D6" w:rsidP="00713818">
      <w:pPr>
        <w:pStyle w:val="Heading2"/>
      </w:pPr>
      <w:r w:rsidRPr="00713818">
        <w:t xml:space="preserve">Wastewater Flow </w:t>
      </w:r>
      <w:r w:rsidR="005D0A50" w:rsidRPr="00713818">
        <w:t>Ch</w:t>
      </w:r>
      <w:r w:rsidRPr="00713818">
        <w:t>aracteristic</w:t>
      </w:r>
      <w:r w:rsidR="005D0A50" w:rsidRPr="00713818">
        <w:t xml:space="preserve"> </w:t>
      </w:r>
      <w:r w:rsidRPr="00713818">
        <w:t>Terms</w:t>
      </w:r>
      <w:bookmarkEnd w:id="176"/>
    </w:p>
    <w:p w14:paraId="207123D1" w14:textId="77777777" w:rsidR="00572B8B" w:rsidRDefault="001176D6" w:rsidP="006F3C86">
      <w:pPr>
        <w:spacing w:after="160" w:line="278" w:lineRule="auto"/>
      </w:pPr>
      <w:r w:rsidRPr="00186631">
        <w:t>Understanding various wastewater flow characteristics and pollutant loads is essential for evaluating the performance of the existing system</w:t>
      </w:r>
      <w:r w:rsidR="00CB6D1B">
        <w:t xml:space="preserve"> and to </w:t>
      </w:r>
      <w:r w:rsidRPr="00186631">
        <w:t>design systems that are not only effective under average conditions but can also handle predictable extremes</w:t>
      </w:r>
      <w:r w:rsidR="00E866AE">
        <w:t xml:space="preserve"> and </w:t>
      </w:r>
      <w:r w:rsidR="0083294D">
        <w:t>withstand</w:t>
      </w:r>
      <w:r w:rsidR="00E866AE">
        <w:t xml:space="preserve"> population </w:t>
      </w:r>
      <w:r w:rsidR="0083294D">
        <w:t>or</w:t>
      </w:r>
      <w:r w:rsidR="00E866AE">
        <w:t xml:space="preserve"> industry growth</w:t>
      </w:r>
      <w:r w:rsidRPr="00186631">
        <w:t xml:space="preserve">. Key terms used throughout this </w:t>
      </w:r>
      <w:r w:rsidR="0083294D">
        <w:t>pl</w:t>
      </w:r>
      <w:r w:rsidRPr="00186631">
        <w:t>an are defined in </w:t>
      </w:r>
      <w:r w:rsidRPr="00186631">
        <w:rPr>
          <w:b/>
          <w:bCs/>
        </w:rPr>
        <w:t xml:space="preserve">Table </w:t>
      </w:r>
      <w:r w:rsidR="00CB6D1B">
        <w:rPr>
          <w:b/>
          <w:bCs/>
        </w:rPr>
        <w:t>5.2-1</w:t>
      </w:r>
      <w:r w:rsidRPr="00186631">
        <w:t> below, along with their typical application in</w:t>
      </w:r>
      <w:r w:rsidR="00572B8B">
        <w:t xml:space="preserve"> </w:t>
      </w:r>
      <w:r w:rsidRPr="00186631">
        <w:t>wastewater facility pla</w:t>
      </w:r>
      <w:r w:rsidR="00E866AE">
        <w:t>nni</w:t>
      </w:r>
      <w:r w:rsidR="00572B8B">
        <w:t>ng.</w:t>
      </w:r>
    </w:p>
    <w:p w14:paraId="7CF4C538" w14:textId="151BE283" w:rsidR="0050590E" w:rsidRDefault="0050590E" w:rsidP="006F3C86">
      <w:pPr>
        <w:spacing w:after="160" w:line="278" w:lineRule="auto"/>
        <w:sectPr w:rsidR="0050590E" w:rsidSect="00B72E76">
          <w:footerReference w:type="default" r:id="rId16"/>
          <w:type w:val="continuous"/>
          <w:pgSz w:w="12240" w:h="15840"/>
          <w:pgMar w:top="1440" w:right="1440" w:bottom="1440" w:left="1440" w:header="720" w:footer="720" w:gutter="0"/>
          <w:cols w:space="720"/>
          <w:docGrid w:linePitch="360"/>
        </w:sectPr>
      </w:pPr>
    </w:p>
    <w:p w14:paraId="62A43CCC" w14:textId="1F6CC9D1" w:rsidR="00572B8B" w:rsidRDefault="00572B8B" w:rsidP="006F3C86">
      <w:pPr>
        <w:spacing w:after="160" w:line="278" w:lineRule="auto"/>
        <w:sectPr w:rsidR="00572B8B" w:rsidSect="00B72E76">
          <w:type w:val="continuous"/>
          <w:pgSz w:w="12240" w:h="15840"/>
          <w:pgMar w:top="1440" w:right="1440" w:bottom="1440" w:left="1440" w:header="720" w:footer="720" w:gutter="0"/>
          <w:cols w:space="720"/>
          <w:docGrid w:linePitch="360"/>
        </w:sectPr>
      </w:pPr>
    </w:p>
    <w:p w14:paraId="7B60CB9D" w14:textId="1CDC12A6" w:rsidR="00713818" w:rsidRPr="006B07E4" w:rsidRDefault="00713818" w:rsidP="00713818">
      <w:pPr>
        <w:pStyle w:val="Caption"/>
      </w:pPr>
      <w:r>
        <w:lastRenderedPageBreak/>
        <w:t xml:space="preserve">Table </w:t>
      </w:r>
      <w:fldSimple w:instr=" STYLEREF 2 \s ">
        <w:r w:rsidR="00F55251">
          <w:rPr>
            <w:noProof/>
          </w:rPr>
          <w:t>5.2</w:t>
        </w:r>
      </w:fldSimple>
      <w:r w:rsidR="00F55251">
        <w:noBreakHyphen/>
      </w:r>
      <w:fldSimple w:instr=" SEQ Table \* ARABIC \s 2 ">
        <w:r w:rsidR="00F55251">
          <w:rPr>
            <w:noProof/>
          </w:rPr>
          <w:t>1</w:t>
        </w:r>
      </w:fldSimple>
      <w:r>
        <w:t xml:space="preserve"> Wastewater Flow Characterization Definitions</w:t>
      </w:r>
    </w:p>
    <w:tbl>
      <w:tblPr>
        <w:tblpPr w:leftFromText="180" w:rightFromText="180" w:vertAnchor="text" w:tblpY="1"/>
        <w:tblOverlap w:val="never"/>
        <w:tblW w:w="11877" w:type="dxa"/>
        <w:tblBorders>
          <w:top w:val="single" w:sz="4" w:space="0" w:color="D1D5DB"/>
          <w:left w:val="single" w:sz="4" w:space="0" w:color="D1D5DB"/>
          <w:bottom w:val="single" w:sz="4" w:space="0" w:color="D1D5DB"/>
          <w:right w:val="single" w:sz="4" w:space="0" w:color="D1D5DB"/>
        </w:tblBorders>
        <w:shd w:val="clear" w:color="auto" w:fill="F8FAFC"/>
        <w:tblCellMar>
          <w:top w:w="15" w:type="dxa"/>
          <w:left w:w="15" w:type="dxa"/>
          <w:bottom w:w="15" w:type="dxa"/>
          <w:right w:w="15" w:type="dxa"/>
        </w:tblCellMar>
        <w:tblLook w:val="04A0" w:firstRow="1" w:lastRow="0" w:firstColumn="1" w:lastColumn="0" w:noHBand="0" w:noVBand="1"/>
      </w:tblPr>
      <w:tblGrid>
        <w:gridCol w:w="1527"/>
        <w:gridCol w:w="5195"/>
        <w:gridCol w:w="1946"/>
        <w:gridCol w:w="3209"/>
      </w:tblGrid>
      <w:tr w:rsidR="00EB776A" w:rsidRPr="0050590E" w14:paraId="588E380C" w14:textId="77777777" w:rsidTr="00DF50BB">
        <w:trPr>
          <w:tblHeader/>
        </w:trPr>
        <w:tc>
          <w:tcPr>
            <w:tcW w:w="1527"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443D4EC9" w14:textId="77777777" w:rsidR="00EB776A" w:rsidRPr="0050590E" w:rsidRDefault="00EB776A" w:rsidP="00DF50BB">
            <w:pPr>
              <w:rPr>
                <w:b/>
                <w:bCs/>
              </w:rPr>
            </w:pPr>
            <w:r w:rsidRPr="0050590E">
              <w:rPr>
                <w:b/>
                <w:bCs/>
              </w:rPr>
              <w:t>Parameter</w:t>
            </w:r>
          </w:p>
        </w:tc>
        <w:tc>
          <w:tcPr>
            <w:tcW w:w="5195"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7F0448B6" w14:textId="77777777" w:rsidR="00EB776A" w:rsidRPr="0050590E" w:rsidRDefault="00EB776A" w:rsidP="00DF50BB">
            <w:pPr>
              <w:rPr>
                <w:b/>
                <w:bCs/>
              </w:rPr>
            </w:pPr>
            <w:r w:rsidRPr="0050590E">
              <w:rPr>
                <w:b/>
                <w:bCs/>
              </w:rPr>
              <w:t>Definition</w:t>
            </w:r>
          </w:p>
        </w:tc>
        <w:tc>
          <w:tcPr>
            <w:tcW w:w="1946"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62666A32" w14:textId="0EBAF591" w:rsidR="00EB776A" w:rsidRPr="0050590E" w:rsidRDefault="00EB776A" w:rsidP="00DF50BB">
            <w:pPr>
              <w:rPr>
                <w:b/>
                <w:bCs/>
              </w:rPr>
            </w:pPr>
            <w:r w:rsidRPr="0050590E">
              <w:rPr>
                <w:b/>
                <w:bCs/>
              </w:rPr>
              <w:t xml:space="preserve">Source </w:t>
            </w:r>
          </w:p>
        </w:tc>
        <w:tc>
          <w:tcPr>
            <w:tcW w:w="3209"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0E04F894" w14:textId="5E570936" w:rsidR="00EB776A" w:rsidRPr="0050590E" w:rsidRDefault="00EB776A" w:rsidP="00DF50BB">
            <w:pPr>
              <w:rPr>
                <w:b/>
                <w:bCs/>
              </w:rPr>
            </w:pPr>
            <w:r w:rsidRPr="0050590E">
              <w:rPr>
                <w:b/>
                <w:bCs/>
              </w:rPr>
              <w:t>Formula</w:t>
            </w:r>
          </w:p>
        </w:tc>
      </w:tr>
      <w:tr w:rsidR="00EB776A" w:rsidRPr="0050590E" w14:paraId="4B1CA15D"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309186C" w14:textId="77777777" w:rsidR="00EB776A" w:rsidRPr="005957BD" w:rsidRDefault="00EB776A" w:rsidP="00DF50BB">
            <w:pPr>
              <w:rPr>
                <w:b/>
                <w:bCs/>
              </w:rPr>
            </w:pPr>
            <w:r w:rsidRPr="005957BD">
              <w:rPr>
                <w:b/>
                <w:bCs/>
              </w:rPr>
              <w:t>AAF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EFACEEF" w14:textId="17FAD9A3" w:rsidR="00EB776A" w:rsidRPr="0050590E" w:rsidRDefault="00EB776A" w:rsidP="00DF50BB">
            <w:r>
              <w:t xml:space="preserve">Average Annual Flow - “The total annual volume divided by 365 days. This value is approximated by the mean of the </w:t>
            </w:r>
            <w:proofErr w:type="gramStart"/>
            <w:r>
              <w:t>twelve monthly</w:t>
            </w:r>
            <w:proofErr w:type="gramEnd"/>
            <w:r>
              <w:t xml:space="preserve"> average flows.”</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6E18FA7" w14:textId="4A3690E9" w:rsidR="00EB776A" w:rsidRPr="0050590E" w:rsidRDefault="00EB776A" w:rsidP="00DF50BB">
            <w:r>
              <w:t>EPA I&amp;I Guidance. (2014)</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650B1A4" w14:textId="3803F5CB" w:rsidR="00EB776A" w:rsidRPr="0050590E" w:rsidRDefault="00EB776A" w:rsidP="00DF50BB">
            <w:r w:rsidRPr="0050590E">
              <w:t xml:space="preserve">Σ </w:t>
            </w:r>
            <w:proofErr w:type="spellStart"/>
            <w:r w:rsidRPr="0050590E">
              <w:t>Q</w:t>
            </w:r>
            <w:r w:rsidRPr="00AC2A31">
              <w:rPr>
                <w:vertAlign w:val="subscript"/>
              </w:rPr>
              <w:t>month</w:t>
            </w:r>
            <w:proofErr w:type="spellEnd"/>
            <w:r w:rsidRPr="0050590E">
              <w:t xml:space="preserve"> / </w:t>
            </w:r>
            <w:r>
              <w:t>12</w:t>
            </w:r>
          </w:p>
        </w:tc>
      </w:tr>
      <w:tr w:rsidR="00EB776A" w:rsidRPr="0050590E" w14:paraId="0B849C70"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467517E" w14:textId="77777777" w:rsidR="00EB776A" w:rsidRPr="005957BD" w:rsidRDefault="00EB776A" w:rsidP="00DF50BB">
            <w:pPr>
              <w:rPr>
                <w:b/>
                <w:bCs/>
              </w:rPr>
            </w:pPr>
            <w:r w:rsidRPr="005957BD">
              <w:rPr>
                <w:b/>
                <w:bCs/>
              </w:rPr>
              <w:t>ADF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AAE070C" w14:textId="0CBAF7DE" w:rsidR="00EB776A" w:rsidRPr="0050590E" w:rsidRDefault="00EB776A" w:rsidP="00DF50BB">
            <w:r>
              <w:t xml:space="preserve">Average Daily Flow - </w:t>
            </w:r>
            <w:r w:rsidRPr="0050590E">
              <w:t>“</w:t>
            </w:r>
            <w:r>
              <w:t>The average of the daily flow volumes anticipated to occur over a calendar year”</w:t>
            </w:r>
            <w:r>
              <w:br/>
            </w:r>
            <w:r>
              <w:br/>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1511AA4" w14:textId="3E3E11EC" w:rsidR="00EB776A" w:rsidRPr="0050590E" w:rsidRDefault="00EB776A" w:rsidP="00DF50BB">
            <w:r w:rsidRPr="00476A14">
              <w:rPr>
                <w:rFonts w:ascii="Arial" w:hAnsi="Arial" w:cs="Arial"/>
                <w:color w:val="374151"/>
                <w:sz w:val="21"/>
                <w:szCs w:val="21"/>
              </w:rPr>
              <w:t>Ecology. (2008). </w:t>
            </w:r>
            <w:r>
              <w:rPr>
                <w:rFonts w:ascii="Arial" w:hAnsi="Arial" w:cs="Arial"/>
                <w:color w:val="374151"/>
                <w:sz w:val="21"/>
                <w:szCs w:val="21"/>
              </w:rPr>
              <w:t>“Orange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F780A20" w14:textId="64AD4F94" w:rsidR="00EB776A" w:rsidRPr="0050590E" w:rsidRDefault="00EB776A" w:rsidP="00DF50BB">
            <w:r w:rsidRPr="0050590E">
              <w:t>Σ Q</w:t>
            </w:r>
            <w:r w:rsidRPr="0050590E">
              <w:rPr>
                <w:vertAlign w:val="subscript"/>
              </w:rPr>
              <w:t>24h</w:t>
            </w:r>
            <w:r w:rsidRPr="0050590E">
              <w:t xml:space="preserve"> / n</w:t>
            </w:r>
          </w:p>
        </w:tc>
      </w:tr>
      <w:tr w:rsidR="00EB776A" w:rsidRPr="0050590E" w14:paraId="3EA384E2"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9722E28" w14:textId="77777777" w:rsidR="00EB776A" w:rsidRPr="005957BD" w:rsidRDefault="00EB776A" w:rsidP="00DF50BB">
            <w:pPr>
              <w:rPr>
                <w:b/>
                <w:bCs/>
              </w:rPr>
            </w:pPr>
            <w:r w:rsidRPr="005957BD">
              <w:rPr>
                <w:b/>
                <w:bCs/>
              </w:rPr>
              <w:t>AADF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C619A96" w14:textId="166A45B6" w:rsidR="00EB776A" w:rsidRPr="0050590E" w:rsidRDefault="00EB776A" w:rsidP="00DF50BB">
            <w:r>
              <w:t xml:space="preserve">Average Annual Design Flow - </w:t>
            </w:r>
            <w:r w:rsidRPr="0050590E">
              <w:t>“</w:t>
            </w:r>
            <w:r>
              <w:t>The average of the daily flow volumes anticipated to occur over a calendar year.”</w:t>
            </w:r>
            <w:r>
              <w:br/>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7742F41" w14:textId="4662F077" w:rsidR="00EB776A" w:rsidRPr="0050590E" w:rsidRDefault="00EB776A" w:rsidP="00DF50BB">
            <w:r w:rsidRPr="00476A14">
              <w:rPr>
                <w:rFonts w:ascii="Arial" w:hAnsi="Arial" w:cs="Arial"/>
                <w:color w:val="374151"/>
                <w:sz w:val="21"/>
                <w:szCs w:val="21"/>
              </w:rPr>
              <w:t>Ecology. (2008). </w:t>
            </w:r>
            <w:r>
              <w:rPr>
                <w:rFonts w:ascii="Arial" w:hAnsi="Arial" w:cs="Arial"/>
                <w:color w:val="374151"/>
                <w:sz w:val="21"/>
                <w:szCs w:val="21"/>
              </w:rPr>
              <w:t>“Orange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F45A461" w14:textId="79EF70A6" w:rsidR="00EB776A" w:rsidRPr="0050590E" w:rsidRDefault="00EB776A" w:rsidP="00DF50BB">
            <w:r>
              <w:t>Design Planning Value</w:t>
            </w:r>
          </w:p>
        </w:tc>
      </w:tr>
      <w:tr w:rsidR="00EB776A" w:rsidRPr="0050590E" w14:paraId="54B0E1E8"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22DAF51" w14:textId="77777777" w:rsidR="00EB776A" w:rsidRPr="005957BD" w:rsidRDefault="00EB776A" w:rsidP="00DF50BB">
            <w:pPr>
              <w:rPr>
                <w:b/>
                <w:bCs/>
              </w:rPr>
            </w:pPr>
            <w:r w:rsidRPr="005957BD">
              <w:rPr>
                <w:b/>
                <w:bCs/>
              </w:rPr>
              <w:t>BOD₅</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DAB6867" w14:textId="007E5E14" w:rsidR="00EB776A" w:rsidRPr="0050590E" w:rsidRDefault="00EB776A" w:rsidP="00DF50BB">
            <w:r w:rsidRPr="0050590E">
              <w:t>Five-</w:t>
            </w:r>
            <w:r>
              <w:t>D</w:t>
            </w:r>
            <w:r w:rsidRPr="0050590E">
              <w:t xml:space="preserve">ay </w:t>
            </w:r>
            <w:r>
              <w:t>B</w:t>
            </w:r>
            <w:r w:rsidRPr="0050590E">
              <w:t xml:space="preserve">iochemical </w:t>
            </w:r>
            <w:r>
              <w:t>O</w:t>
            </w:r>
            <w:r w:rsidRPr="0050590E">
              <w:t xml:space="preserve">xygen </w:t>
            </w:r>
            <w:r>
              <w:t>D</w:t>
            </w:r>
            <w:r w:rsidRPr="0050590E">
              <w:t>emand</w:t>
            </w:r>
            <w:r>
              <w:t xml:space="preserve"> – “A measure of the amount of oxygen required to stabilize a waste biologically over a 5-d period.”</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3D1172D" w14:textId="6DFF61C2" w:rsidR="00EB776A" w:rsidRPr="0050590E" w:rsidRDefault="00EB776A" w:rsidP="00DF50BB">
            <w:r w:rsidRPr="00F01AFB">
              <w:t>Metcalf &amp; Eddy/AECOM. (2014)</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772F86E" w14:textId="1B190B82" w:rsidR="00EB776A" w:rsidRPr="0050590E" w:rsidRDefault="00EB776A" w:rsidP="00DF50BB"/>
        </w:tc>
      </w:tr>
      <w:tr w:rsidR="00EB776A" w:rsidRPr="0050590E" w14:paraId="630F83C1"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0D769BC" w14:textId="77777777" w:rsidR="00EB776A" w:rsidRPr="005957BD" w:rsidRDefault="00EB776A" w:rsidP="00DF50BB">
            <w:pPr>
              <w:rPr>
                <w:b/>
                <w:bCs/>
              </w:rPr>
            </w:pPr>
            <w:r w:rsidRPr="005957BD">
              <w:rPr>
                <w:b/>
                <w:bCs/>
              </w:rPr>
              <w:t>TSS</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3000CB8" w14:textId="1179FA75" w:rsidR="00EB776A" w:rsidRPr="0050590E" w:rsidRDefault="00EB776A" w:rsidP="00DF50BB">
            <w:pPr>
              <w:spacing w:after="160" w:line="278" w:lineRule="auto"/>
            </w:pPr>
            <w:r>
              <w:t xml:space="preserve">Total Suspended Solids - “Portion of total solids retained on a filter with a specified pore size, </w:t>
            </w:r>
            <w:r>
              <w:lastRenderedPageBreak/>
              <w:t>measured after being dried at a specified temperature…”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3F4A3E5" w14:textId="120DD334" w:rsidR="00EB776A" w:rsidRPr="0050590E" w:rsidRDefault="00EB776A" w:rsidP="00DF50BB">
            <w:pPr>
              <w:spacing w:after="160" w:line="278" w:lineRule="auto"/>
            </w:pPr>
            <w:r w:rsidRPr="00F01AFB">
              <w:lastRenderedPageBreak/>
              <w:t>Metcalf &amp; Eddy/AECOM. (2014)</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B4052BF" w14:textId="4F495D63" w:rsidR="00EB776A" w:rsidRPr="0050590E" w:rsidRDefault="00EB776A" w:rsidP="00DF50BB">
            <w:pPr>
              <w:spacing w:after="160" w:line="278" w:lineRule="auto"/>
            </w:pPr>
          </w:p>
        </w:tc>
      </w:tr>
      <w:tr w:rsidR="00EB776A" w:rsidRPr="0050590E" w14:paraId="7C4EFC3D"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DEC1B6D" w14:textId="1E07663E" w:rsidR="00EB776A" w:rsidRPr="00EB776A" w:rsidRDefault="00EB776A" w:rsidP="00DF50BB">
            <w:pPr>
              <w:rPr>
                <w:b/>
                <w:bCs/>
              </w:rPr>
            </w:pPr>
            <w:r w:rsidRPr="00EB776A">
              <w:rPr>
                <w:b/>
                <w:bCs/>
              </w:rPr>
              <w:t>MWDF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5E501BC" w14:textId="1CEA0CE7" w:rsidR="00EB776A" w:rsidRDefault="00EB776A" w:rsidP="00DF50BB">
            <w:pPr>
              <w:spacing w:after="160" w:line="278" w:lineRule="auto"/>
            </w:pPr>
            <w:r w:rsidRPr="00DF50BB">
              <w:t xml:space="preserve">Maximum Week Design Flow - </w:t>
            </w:r>
            <w:r>
              <w:t>The largest volume of flow anticipated to occur during a continuous 7-day period, expressed as a daily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D805AAA" w14:textId="59FDAC1E"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0233600" w14:textId="73C0EF8F" w:rsidR="00EB776A" w:rsidRPr="0050590E" w:rsidRDefault="00EB776A" w:rsidP="00DF50BB">
            <w:pPr>
              <w:spacing w:after="160" w:line="278" w:lineRule="auto"/>
            </w:pPr>
            <w:r>
              <w:t>Observation</w:t>
            </w:r>
          </w:p>
        </w:tc>
      </w:tr>
      <w:tr w:rsidR="00EB776A" w:rsidRPr="0050590E" w14:paraId="71A065CE"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1964178B" w14:textId="35C63320" w:rsidR="00EB776A" w:rsidRPr="0050590E" w:rsidRDefault="00EB776A" w:rsidP="00DF50BB">
            <w:r>
              <w:rPr>
                <w:rStyle w:val="Strong"/>
                <w:rFonts w:ascii="Arial" w:hAnsi="Arial" w:cs="Arial"/>
                <w:color w:val="111827"/>
                <w:sz w:val="21"/>
                <w:szCs w:val="21"/>
                <w:bdr w:val="single" w:sz="2" w:space="0" w:color="E5E7EB" w:frame="1"/>
              </w:rPr>
              <w:t>MMDF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FE7E393" w14:textId="0FA433E3" w:rsidR="00EB776A" w:rsidRDefault="00EB776A" w:rsidP="00DF50BB">
            <w:pPr>
              <w:spacing w:after="160" w:line="278" w:lineRule="auto"/>
            </w:pPr>
            <w:r w:rsidRPr="00DF50BB">
              <w:t>Maximum Month Design Flow - “The largest volume of flow anticipated to occur during a continuous 30-day period, expressed as a daily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E123B17" w14:textId="2967361A"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C71E681" w14:textId="7793447B" w:rsidR="00EB776A" w:rsidRPr="0050590E" w:rsidRDefault="00EB776A" w:rsidP="00DF50BB">
            <w:pPr>
              <w:spacing w:after="160" w:line="278" w:lineRule="auto"/>
            </w:pPr>
            <w:r w:rsidRPr="00DF50BB">
              <w:t>Max 30-day rolling window through the design-years</w:t>
            </w:r>
          </w:p>
        </w:tc>
      </w:tr>
      <w:tr w:rsidR="00EB776A" w:rsidRPr="0050590E" w14:paraId="634722BE"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9E1DE16" w14:textId="75D3C674" w:rsidR="00EB776A" w:rsidRPr="0050590E" w:rsidRDefault="00EB776A" w:rsidP="00DF50BB">
            <w:r>
              <w:rPr>
                <w:rStyle w:val="Strong"/>
                <w:rFonts w:ascii="Arial" w:hAnsi="Arial" w:cs="Arial"/>
                <w:color w:val="111827"/>
                <w:sz w:val="21"/>
                <w:szCs w:val="21"/>
                <w:bdr w:val="single" w:sz="2" w:space="0" w:color="E5E7EB" w:frame="1"/>
              </w:rPr>
              <w:t>MDDF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911DFFC" w14:textId="587142C8" w:rsidR="00EB776A" w:rsidRDefault="00EB776A" w:rsidP="00DF50BB">
            <w:pPr>
              <w:spacing w:after="160" w:line="278" w:lineRule="auto"/>
            </w:pPr>
            <w:r w:rsidRPr="00DF50BB">
              <w:t>Maximum Day Design Flow - “The largest volume of flow anticipated to occur during a one-day period, expressed as a daily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DCAB943" w14:textId="0C1BC934"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5321CC7" w14:textId="21027B80" w:rsidR="00EB776A" w:rsidRPr="0050590E" w:rsidRDefault="00EB776A" w:rsidP="00DF50BB">
            <w:pPr>
              <w:spacing w:after="160" w:line="278" w:lineRule="auto"/>
            </w:pPr>
            <w:r>
              <w:t>Observation of measured flows during design years</w:t>
            </w:r>
          </w:p>
        </w:tc>
      </w:tr>
      <w:tr w:rsidR="00EB776A" w:rsidRPr="0050590E" w14:paraId="50677FE0"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8C4344D" w14:textId="3A0AA929" w:rsidR="00EB776A" w:rsidRPr="0050590E" w:rsidRDefault="00EB776A" w:rsidP="00DF50BB">
            <w:r>
              <w:rPr>
                <w:rStyle w:val="Strong"/>
                <w:rFonts w:ascii="Arial" w:hAnsi="Arial" w:cs="Arial"/>
                <w:color w:val="111827"/>
                <w:sz w:val="21"/>
                <w:szCs w:val="21"/>
                <w:bdr w:val="single" w:sz="2" w:space="0" w:color="E5E7EB" w:frame="1"/>
              </w:rPr>
              <w:t>PHDF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A175140" w14:textId="46085725" w:rsidR="00EB776A" w:rsidRDefault="00EB776A" w:rsidP="00DF50BB">
            <w:pPr>
              <w:spacing w:after="160" w:line="278" w:lineRule="auto"/>
            </w:pPr>
            <w:r w:rsidRPr="00DF50BB">
              <w:t>Peak Hour Design Flow - “The largest volume of flow anticipated to occur during a one-hour period, expressed as a daily or hourly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B94F7F0" w14:textId="49040AB2"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CF89D69" w14:textId="3B1B29DA" w:rsidR="00EB776A" w:rsidRPr="0050590E" w:rsidRDefault="00EB776A" w:rsidP="00DF50BB">
            <w:pPr>
              <w:spacing w:after="160" w:line="278" w:lineRule="auto"/>
            </w:pPr>
            <w:r>
              <w:t xml:space="preserve">Measured or </w:t>
            </w:r>
            <w:r w:rsidRPr="00B26774">
              <w:t xml:space="preserve">PHDF = </w:t>
            </w:r>
            <w:proofErr w:type="spellStart"/>
            <w:r w:rsidRPr="00B26774">
              <w:t>PF</w:t>
            </w:r>
            <w:r w:rsidRPr="00DF50BB">
              <w:t>hr</w:t>
            </w:r>
            <w:proofErr w:type="spellEnd"/>
            <w:r w:rsidRPr="00B26774">
              <w:t> × AAD</w:t>
            </w:r>
            <w:r>
              <w:t>F</w:t>
            </w:r>
          </w:p>
        </w:tc>
      </w:tr>
      <w:tr w:rsidR="00EB776A" w:rsidRPr="0050590E" w14:paraId="291BCBF4"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3FC30AA" w14:textId="49410931" w:rsidR="00EB776A" w:rsidRPr="0050590E" w:rsidRDefault="00EB776A" w:rsidP="00DF50BB">
            <w:r>
              <w:rPr>
                <w:rStyle w:val="Strong"/>
                <w:rFonts w:ascii="Arial" w:hAnsi="Arial" w:cs="Arial"/>
                <w:color w:val="111827"/>
                <w:sz w:val="21"/>
                <w:szCs w:val="21"/>
                <w:bdr w:val="single" w:sz="2" w:space="0" w:color="E5E7EB" w:frame="1"/>
              </w:rPr>
              <w:lastRenderedPageBreak/>
              <w:t>PIDF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CE3907E" w14:textId="5F0A71C5" w:rsidR="00EB776A" w:rsidRDefault="00EB776A" w:rsidP="00DF50BB">
            <w:pPr>
              <w:spacing w:after="160" w:line="278" w:lineRule="auto"/>
            </w:pPr>
            <w:r w:rsidRPr="00DF50BB">
              <w:t>Peak Instantaneous Design Flow - “The maximum anticipated instantaneous flow.”</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12B2E74" w14:textId="2EBB6BA8"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0A1FB92" w14:textId="671DE4BF" w:rsidR="00EB776A" w:rsidRPr="0050590E" w:rsidRDefault="00EB776A" w:rsidP="00DF50BB">
            <w:pPr>
              <w:spacing w:after="160" w:line="278" w:lineRule="auto"/>
            </w:pPr>
            <w:r w:rsidRPr="00B26774">
              <w:t xml:space="preserve">Measured or PIDF = </w:t>
            </w:r>
            <w:proofErr w:type="spellStart"/>
            <w:r w:rsidRPr="00B26774">
              <w:t>PF</w:t>
            </w:r>
            <w:r w:rsidRPr="00DF50BB">
              <w:t>inst</w:t>
            </w:r>
            <w:proofErr w:type="spellEnd"/>
            <w:r w:rsidRPr="00B26774">
              <w:t> × AADF</w:t>
            </w:r>
          </w:p>
        </w:tc>
      </w:tr>
      <w:tr w:rsidR="008606D8" w:rsidRPr="0050590E" w14:paraId="5B320D1F"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639CC22" w14:textId="19D2BA82" w:rsidR="008606D8" w:rsidRPr="008606D8" w:rsidRDefault="008606D8" w:rsidP="00DF50BB">
            <w:pPr>
              <w:rPr>
                <w:rStyle w:val="Strong"/>
                <w:rFonts w:ascii="Arial" w:hAnsi="Arial" w:cs="Arial"/>
                <w:b w:val="0"/>
                <w:bCs w:val="0"/>
                <w:color w:val="111827"/>
                <w:sz w:val="21"/>
                <w:szCs w:val="21"/>
                <w:bdr w:val="single" w:sz="2" w:space="0" w:color="E5E7EB" w:frame="1"/>
              </w:rPr>
            </w:pPr>
            <w:r w:rsidRPr="008606D8">
              <w:rPr>
                <w:b/>
                <w:bCs/>
              </w:rPr>
              <w:t>PF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259075F" w14:textId="4449D23C" w:rsidR="008606D8" w:rsidRPr="00DF50BB" w:rsidRDefault="008606D8" w:rsidP="00DF50BB">
            <w:pPr>
              <w:spacing w:after="160" w:line="278" w:lineRule="auto"/>
            </w:pPr>
            <w:r w:rsidRPr="00AD5628">
              <w:t>“Peaking Factor = ratio of peak hourly flow to average daily flow.”</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C7CAB3F" w14:textId="4400520B" w:rsidR="008606D8" w:rsidRPr="00DF50BB" w:rsidRDefault="008606D8"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5C23A4C" w14:textId="63F5F558" w:rsidR="008606D8" w:rsidRPr="00B26774" w:rsidRDefault="008606D8" w:rsidP="00DF50BB">
            <w:pPr>
              <w:spacing w:after="160" w:line="278" w:lineRule="auto"/>
            </w:pPr>
            <w:r w:rsidRPr="00AD5628">
              <w:t>PF = Q</w:t>
            </w:r>
            <w:r w:rsidRPr="00DF50BB">
              <w:t>PHF</w:t>
            </w:r>
            <w:r w:rsidRPr="00AD5628">
              <w:t xml:space="preserve"> / ADF</w:t>
            </w:r>
          </w:p>
        </w:tc>
      </w:tr>
      <w:tr w:rsidR="00EB776A" w:rsidRPr="0050590E" w14:paraId="650A13C3"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160E7F1" w14:textId="11965A09" w:rsidR="00EB776A" w:rsidRPr="008606D8" w:rsidRDefault="00EB776A" w:rsidP="00DF50BB">
            <w:pPr>
              <w:rPr>
                <w:rStyle w:val="Strong"/>
                <w:rFonts w:ascii="Arial" w:hAnsi="Arial" w:cs="Arial"/>
                <w:b w:val="0"/>
                <w:bCs w:val="0"/>
                <w:color w:val="111827"/>
                <w:sz w:val="21"/>
                <w:szCs w:val="21"/>
                <w:bdr w:val="single" w:sz="2" w:space="0" w:color="E5E7EB" w:frame="1"/>
              </w:rPr>
            </w:pPr>
            <w:r w:rsidRPr="008606D8">
              <w:rPr>
                <w:b/>
                <w:bCs/>
              </w:rPr>
              <w:t>MWF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DAEBFEB" w14:textId="5008BB26" w:rsidR="00EB776A" w:rsidRPr="00DF50BB" w:rsidRDefault="00EB776A" w:rsidP="00DF50BB">
            <w:pPr>
              <w:spacing w:after="160" w:line="278" w:lineRule="auto"/>
            </w:pPr>
            <w:r w:rsidRPr="00AD5628">
              <w:t>“Maximum Week Flow: highest 7-day average flow in one year.”</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405A37E" w14:textId="7A007D43" w:rsidR="00EB776A" w:rsidRPr="00DF50BB" w:rsidRDefault="00EB776A" w:rsidP="00DF50BB">
            <w:pPr>
              <w:spacing w:after="160" w:line="278" w:lineRule="auto"/>
            </w:pPr>
            <w:proofErr w:type="spellStart"/>
            <w:r w:rsidRPr="00AD5628">
              <w:t>Tchobanoglous</w:t>
            </w:r>
            <w:proofErr w:type="spellEnd"/>
            <w:r w:rsidRPr="00AD5628">
              <w:t xml:space="preserve"> et al. (2003), Table 3-8</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75DE739" w14:textId="245DC65C" w:rsidR="00EB776A" w:rsidRPr="00B26774" w:rsidRDefault="00EB776A" w:rsidP="00DF50BB">
            <w:pPr>
              <w:spacing w:after="160" w:line="278" w:lineRule="auto"/>
            </w:pPr>
            <w:r w:rsidRPr="00AD5628">
              <w:t>MWF = Σ Q</w:t>
            </w:r>
            <w:r w:rsidRPr="00DF50BB">
              <w:t>7-d</w:t>
            </w:r>
            <w:r w:rsidRPr="00AD5628">
              <w:t xml:space="preserve"> / 7</w:t>
            </w:r>
          </w:p>
        </w:tc>
      </w:tr>
      <w:tr w:rsidR="00EB776A" w:rsidRPr="0050590E" w14:paraId="097AC2E0"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9415FE5" w14:textId="5D715FDD" w:rsidR="00EB776A" w:rsidRPr="008606D8" w:rsidRDefault="00EB776A" w:rsidP="00DF50BB">
            <w:pPr>
              <w:rPr>
                <w:rStyle w:val="Strong"/>
                <w:rFonts w:ascii="Arial" w:hAnsi="Arial" w:cs="Arial"/>
                <w:b w:val="0"/>
                <w:bCs w:val="0"/>
                <w:color w:val="111827"/>
                <w:sz w:val="21"/>
                <w:szCs w:val="21"/>
                <w:bdr w:val="single" w:sz="2" w:space="0" w:color="E5E7EB" w:frame="1"/>
              </w:rPr>
            </w:pPr>
            <w:r w:rsidRPr="008606D8">
              <w:rPr>
                <w:b/>
                <w:bCs/>
              </w:rPr>
              <w:t>MMF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C089B13" w14:textId="61778E14" w:rsidR="00EB776A" w:rsidRPr="00DF50BB" w:rsidRDefault="00EB776A" w:rsidP="00DF50BB">
            <w:pPr>
              <w:spacing w:after="160" w:line="278" w:lineRule="auto"/>
            </w:pPr>
            <w:r w:rsidRPr="00AD5628">
              <w:t>“Maximum Month Flow: highest 30-day average flow in one year.”</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131FB4C" w14:textId="42928B94" w:rsidR="00EB776A" w:rsidRPr="00DF50BB" w:rsidRDefault="00EB776A" w:rsidP="00DF50BB">
            <w:pPr>
              <w:spacing w:after="160" w:line="278" w:lineRule="auto"/>
            </w:pPr>
            <w:proofErr w:type="spellStart"/>
            <w:r w:rsidRPr="00AD5628">
              <w:t>Tchobanoglous</w:t>
            </w:r>
            <w:proofErr w:type="spellEnd"/>
            <w:r w:rsidRPr="00AD5628">
              <w:t xml:space="preserve"> et al. (2003), Table 3-8</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58272D1" w14:textId="3C8F8473" w:rsidR="00EB776A" w:rsidRPr="00B26774" w:rsidRDefault="00EB776A" w:rsidP="00DF50BB">
            <w:pPr>
              <w:spacing w:after="160" w:line="278" w:lineRule="auto"/>
            </w:pPr>
            <w:r w:rsidRPr="00AD5628">
              <w:t>MMF = Σ Q</w:t>
            </w:r>
            <w:r w:rsidRPr="00DF50BB">
              <w:t>30-d</w:t>
            </w:r>
            <w:r w:rsidRPr="00AD5628">
              <w:t xml:space="preserve"> / 30</w:t>
            </w:r>
          </w:p>
        </w:tc>
      </w:tr>
    </w:tbl>
    <w:p w14:paraId="09BB9223" w14:textId="59135FF1" w:rsidR="0050590E" w:rsidRPr="0050590E" w:rsidRDefault="00DF50BB" w:rsidP="0050590E">
      <w:r>
        <w:br w:type="textWrapping" w:clear="all"/>
      </w:r>
    </w:p>
    <w:p w14:paraId="295C009C" w14:textId="3F6F7B73" w:rsidR="00713818" w:rsidRDefault="00713818">
      <w:pPr>
        <w:spacing w:after="160" w:line="259" w:lineRule="auto"/>
      </w:pPr>
      <w:r>
        <w:br w:type="page"/>
      </w:r>
    </w:p>
    <w:p w14:paraId="143F0252" w14:textId="5E7FDB2F" w:rsidR="0050590E" w:rsidRPr="0050590E" w:rsidRDefault="00713818" w:rsidP="00713818">
      <w:pPr>
        <w:pStyle w:val="Caption"/>
        <w:rPr>
          <w:sz w:val="22"/>
          <w:szCs w:val="22"/>
        </w:rPr>
      </w:pPr>
      <w:r>
        <w:lastRenderedPageBreak/>
        <w:t xml:space="preserve">Table </w:t>
      </w:r>
      <w:fldSimple w:instr=" STYLEREF 2 \s ">
        <w:r w:rsidR="00F55251">
          <w:rPr>
            <w:noProof/>
          </w:rPr>
          <w:t>5.2</w:t>
        </w:r>
      </w:fldSimple>
      <w:r w:rsidR="00F55251">
        <w:noBreakHyphen/>
      </w:r>
      <w:fldSimple w:instr=" SEQ Table \* ARABIC \s 2 ">
        <w:r w:rsidR="00F55251">
          <w:rPr>
            <w:noProof/>
          </w:rPr>
          <w:t>2</w:t>
        </w:r>
      </w:fldSimple>
      <w:r w:rsidR="0050590E" w:rsidRPr="0050590E">
        <w:rPr>
          <w:sz w:val="22"/>
          <w:szCs w:val="22"/>
        </w:rPr>
        <w:t>Wastewater I&amp;I Analy</w:t>
      </w:r>
      <w:r>
        <w:rPr>
          <w:sz w:val="22"/>
          <w:szCs w:val="22"/>
        </w:rPr>
        <w:t>s</w:t>
      </w:r>
      <w:r w:rsidR="0050590E" w:rsidRPr="0050590E">
        <w:rPr>
          <w:sz w:val="22"/>
          <w:szCs w:val="22"/>
        </w:rPr>
        <w:t>is Definitions</w:t>
      </w:r>
    </w:p>
    <w:tbl>
      <w:tblPr>
        <w:tblW w:w="12147" w:type="dxa"/>
        <w:tblBorders>
          <w:top w:val="single" w:sz="4" w:space="0" w:color="D1D5DB"/>
          <w:left w:val="single" w:sz="4" w:space="0" w:color="D1D5DB"/>
          <w:bottom w:val="single" w:sz="4" w:space="0" w:color="D1D5DB"/>
          <w:right w:val="single" w:sz="4" w:space="0" w:color="D1D5DB"/>
        </w:tblBorders>
        <w:shd w:val="clear" w:color="auto" w:fill="F8FAFC"/>
        <w:tblCellMar>
          <w:top w:w="15" w:type="dxa"/>
          <w:left w:w="15" w:type="dxa"/>
          <w:bottom w:w="15" w:type="dxa"/>
          <w:right w:w="15" w:type="dxa"/>
        </w:tblCellMar>
        <w:tblLook w:val="04A0" w:firstRow="1" w:lastRow="0" w:firstColumn="1" w:lastColumn="0" w:noHBand="0" w:noVBand="1"/>
      </w:tblPr>
      <w:tblGrid>
        <w:gridCol w:w="1957"/>
        <w:gridCol w:w="5552"/>
        <w:gridCol w:w="1954"/>
        <w:gridCol w:w="2684"/>
      </w:tblGrid>
      <w:tr w:rsidR="005957BD" w:rsidRPr="00AD5628" w14:paraId="5B55DE86" w14:textId="77777777" w:rsidTr="00DF50BB">
        <w:trPr>
          <w:tblHeader/>
        </w:trPr>
        <w:tc>
          <w:tcPr>
            <w:tcW w:w="1957"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27CBBAEF" w14:textId="77777777" w:rsidR="005957BD" w:rsidRPr="00DF50BB" w:rsidRDefault="005957BD" w:rsidP="00DF50BB">
            <w:pPr>
              <w:spacing w:after="160" w:line="278" w:lineRule="auto"/>
            </w:pPr>
          </w:p>
          <w:p w14:paraId="64F677CE" w14:textId="247B4325" w:rsidR="005957BD" w:rsidRPr="00DF50BB" w:rsidRDefault="005957BD" w:rsidP="00DF50BB">
            <w:pPr>
              <w:spacing w:after="160" w:line="278" w:lineRule="auto"/>
            </w:pPr>
            <w:r w:rsidRPr="00DF50BB">
              <w:t>Parameter</w:t>
            </w:r>
          </w:p>
        </w:tc>
        <w:tc>
          <w:tcPr>
            <w:tcW w:w="5552"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5E5EF506" w14:textId="77777777" w:rsidR="005957BD" w:rsidRPr="00DF50BB" w:rsidRDefault="005957BD" w:rsidP="00DF50BB">
            <w:pPr>
              <w:spacing w:after="160" w:line="278" w:lineRule="auto"/>
            </w:pPr>
            <w:r w:rsidRPr="00DF50BB">
              <w:t>Definition</w:t>
            </w:r>
          </w:p>
        </w:tc>
        <w:tc>
          <w:tcPr>
            <w:tcW w:w="1954"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7BEAC330" w14:textId="27E81D5B" w:rsidR="005957BD" w:rsidRPr="00DF50BB" w:rsidRDefault="005957BD" w:rsidP="00DF50BB">
            <w:pPr>
              <w:spacing w:after="160" w:line="278" w:lineRule="auto"/>
            </w:pPr>
            <w:r w:rsidRPr="00DF50BB">
              <w:t xml:space="preserve">Source </w:t>
            </w:r>
          </w:p>
        </w:tc>
        <w:tc>
          <w:tcPr>
            <w:tcW w:w="2684"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784F0ABC" w14:textId="6D776E10" w:rsidR="005957BD" w:rsidRPr="00DF50BB" w:rsidRDefault="005957BD" w:rsidP="00DF50BB">
            <w:pPr>
              <w:spacing w:after="160" w:line="278" w:lineRule="auto"/>
            </w:pPr>
            <w:r w:rsidRPr="00DF50BB">
              <w:t>Equation / Derivation</w:t>
            </w:r>
          </w:p>
        </w:tc>
      </w:tr>
      <w:tr w:rsidR="005957BD" w:rsidRPr="00AD5628" w14:paraId="145B22FC"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846963F" w14:textId="77777777" w:rsidR="005957BD" w:rsidRPr="00DF50BB" w:rsidRDefault="005957BD" w:rsidP="00DF50BB">
            <w:pPr>
              <w:spacing w:after="160" w:line="278" w:lineRule="auto"/>
            </w:pPr>
            <w:r w:rsidRPr="00DF50BB">
              <w:t>ADW</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6FEA104" w14:textId="0B3F74B0" w:rsidR="005957BD" w:rsidRPr="00DF50BB" w:rsidRDefault="005957BD" w:rsidP="00DF50BB">
            <w:pPr>
              <w:spacing w:after="160" w:line="278" w:lineRule="auto"/>
            </w:pPr>
            <w:r w:rsidRPr="00DF50BB">
              <w:t xml:space="preserve">Average Dry Weather Flow - “Flow during a period of extended dry weather (7–14 d) and seasonally high groundwater. Flow includes sanitary flow and </w:t>
            </w:r>
            <w:proofErr w:type="gramStart"/>
            <w:r w:rsidRPr="00DF50BB">
              <w:t>infiltration, and</w:t>
            </w:r>
            <w:proofErr w:type="gramEnd"/>
            <w:r w:rsidRPr="00DF50BB">
              <w:t xml:space="preserve"> excludes significant industrial and commercial flows (assumes no inflow during dry weather conditions).”</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173DDC9" w14:textId="01148747"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5103EDD" w14:textId="0FA5FFE5" w:rsidR="005957BD" w:rsidRPr="00DF50BB" w:rsidRDefault="005957BD" w:rsidP="00DF50BB">
            <w:pPr>
              <w:spacing w:after="160" w:line="278" w:lineRule="auto"/>
            </w:pPr>
            <w:r w:rsidRPr="00DF50BB">
              <w:t>ADW = (Total DWF) / (Dry Period Length)</w:t>
            </w:r>
          </w:p>
        </w:tc>
      </w:tr>
      <w:tr w:rsidR="005957BD" w:rsidRPr="00AD5628" w14:paraId="4AF73A07"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9452A15" w14:textId="77777777" w:rsidR="005957BD" w:rsidRPr="00DF50BB" w:rsidRDefault="005957BD" w:rsidP="00DF50BB">
            <w:pPr>
              <w:spacing w:after="160" w:line="278" w:lineRule="auto"/>
            </w:pPr>
            <w:r w:rsidRPr="00DF50BB">
              <w:t>GWI</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1EDE8C6" w14:textId="77777777" w:rsidR="005957BD" w:rsidRPr="00DF50BB" w:rsidRDefault="005957BD" w:rsidP="00DF50BB">
            <w:pPr>
              <w:spacing w:after="160" w:line="278" w:lineRule="auto"/>
            </w:pPr>
            <w:r w:rsidRPr="00DF50BB">
              <w:t>Groundwater Infiltration (GWI) – “…The average of the low nighttime flows (midnight to 6 am) per day for the same time period, minus significant industrial or commercial nighttime flows.”</w:t>
            </w:r>
          </w:p>
          <w:p w14:paraId="2D6C39D4" w14:textId="59E1A13A" w:rsidR="005957BD" w:rsidRPr="00DF50BB" w:rsidRDefault="005957BD" w:rsidP="00DF50BB">
            <w:pPr>
              <w:spacing w:after="160" w:line="278" w:lineRule="auto"/>
            </w:pPr>
            <w:r w:rsidRPr="00DF50BB">
              <w:t xml:space="preserve">Because the City doesn’t record hourly flow data, GWI was estimated </w:t>
            </w:r>
            <w:proofErr w:type="gramStart"/>
            <w:r w:rsidRPr="00DF50BB">
              <w:t>using</w:t>
            </w:r>
            <w:proofErr w:type="gramEnd"/>
            <w:r w:rsidRPr="00DF50BB">
              <w:t xml:space="preserve"> the Max Weekly Infiltration (MWI).  See below.</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BF33775" w14:textId="5D763835"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CA35B3F" w14:textId="1B24C69A" w:rsidR="005957BD" w:rsidRPr="00DF50BB" w:rsidRDefault="005957BD" w:rsidP="00DF50BB">
            <w:pPr>
              <w:spacing w:after="160" w:line="278" w:lineRule="auto"/>
            </w:pPr>
            <w:r w:rsidRPr="00DF50BB">
              <w:t>See MWI</w:t>
            </w:r>
          </w:p>
        </w:tc>
      </w:tr>
      <w:tr w:rsidR="005957BD" w:rsidRPr="00AD5628" w14:paraId="48F9966E"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97A08A5" w14:textId="77777777" w:rsidR="005957BD" w:rsidRPr="00DF50BB" w:rsidRDefault="005957BD" w:rsidP="00DF50BB">
            <w:pPr>
              <w:spacing w:after="160" w:line="278" w:lineRule="auto"/>
            </w:pPr>
            <w:r w:rsidRPr="00DF50BB">
              <w:t>BSF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9AA5D36" w14:textId="2529B797" w:rsidR="005957BD" w:rsidRPr="00DF50BB" w:rsidRDefault="005957BD" w:rsidP="00DF50BB">
            <w:pPr>
              <w:spacing w:after="160" w:line="278" w:lineRule="auto"/>
            </w:pPr>
            <w:r w:rsidRPr="00DF50BB">
              <w:t xml:space="preserve">Base Sanitary Flow – “The portion of wastewater which includes domestic, commercial, institutional, and industrial sewage and specifically excludes infiltration and inflow.” </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7C6AE19" w14:textId="125CE631"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C11A183" w14:textId="08410DA1" w:rsidR="005957BD" w:rsidRPr="00DF50BB" w:rsidRDefault="005957BD" w:rsidP="00DF50BB">
            <w:pPr>
              <w:spacing w:after="160" w:line="278" w:lineRule="auto"/>
            </w:pPr>
            <w:r w:rsidRPr="00DF50BB">
              <w:t>BSF = QADWF – QGWI</w:t>
            </w:r>
          </w:p>
        </w:tc>
      </w:tr>
      <w:tr w:rsidR="005957BD" w:rsidRPr="00AD5628" w14:paraId="0C5F5046"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A0CCB69" w14:textId="77777777" w:rsidR="005957BD" w:rsidRPr="00DF50BB" w:rsidRDefault="005957BD" w:rsidP="00DF50BB">
            <w:pPr>
              <w:spacing w:after="160" w:line="278" w:lineRule="auto"/>
            </w:pPr>
            <w:r w:rsidRPr="00DF50BB">
              <w:lastRenderedPageBreak/>
              <w:t>DWF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7E43FA1" w14:textId="15D291CD" w:rsidR="005957BD" w:rsidRPr="00DF50BB" w:rsidRDefault="005957BD" w:rsidP="00DF50BB">
            <w:pPr>
              <w:spacing w:after="160" w:line="278" w:lineRule="auto"/>
            </w:pPr>
            <w:r w:rsidRPr="00DF50BB">
              <w:t>“All flow in a sewer (includes sanitary flow and infiltration) except that caused directly by rainfall. Measured during a period of extended dry weather (7 to 14 days) and seasonally high groundwater.”</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A69DE14" w14:textId="415B9E6B"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A796FE4" w14:textId="15095CD1" w:rsidR="005957BD" w:rsidRPr="00DF50BB" w:rsidRDefault="005957BD" w:rsidP="00DF50BB">
            <w:pPr>
              <w:spacing w:after="160" w:line="278" w:lineRule="auto"/>
            </w:pPr>
            <w:r w:rsidRPr="00DF50BB">
              <w:t>QDWF = QS + QGWI</w:t>
            </w:r>
          </w:p>
        </w:tc>
      </w:tr>
      <w:tr w:rsidR="005957BD" w:rsidRPr="00AD5628" w14:paraId="0B710331"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F9735F7" w14:textId="77777777" w:rsidR="005957BD" w:rsidRPr="00DF50BB" w:rsidRDefault="005957BD" w:rsidP="00DF50BB">
            <w:pPr>
              <w:spacing w:after="160" w:line="278" w:lineRule="auto"/>
            </w:pPr>
            <w:r w:rsidRPr="00DF50BB">
              <w:t>Infiltration</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6FE28D6" w14:textId="082476C0" w:rsidR="005957BD" w:rsidRPr="00DF50BB" w:rsidRDefault="005957BD" w:rsidP="00DF50BB">
            <w:pPr>
              <w:spacing w:after="160" w:line="278" w:lineRule="auto"/>
            </w:pPr>
            <w:r w:rsidRPr="00DF50BB">
              <w:t>Infiltration – “Water other than sanitary wastewater that enters a sewer system from the ground through defective pipes, pipe joints, connections, or manholes. Infiltration does not include inflow.”</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F7166FD" w14:textId="45624A24"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C890287" w14:textId="4081F65C" w:rsidR="005957BD" w:rsidRPr="00DF50BB" w:rsidRDefault="005957BD" w:rsidP="00DF50BB">
            <w:pPr>
              <w:spacing w:after="160" w:line="278" w:lineRule="auto"/>
            </w:pPr>
          </w:p>
        </w:tc>
      </w:tr>
      <w:tr w:rsidR="005957BD" w:rsidRPr="00AD5628" w14:paraId="37F8EC38"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9941C49" w14:textId="77777777" w:rsidR="005957BD" w:rsidRPr="00DF50BB" w:rsidRDefault="005957BD" w:rsidP="00DF50BB">
            <w:pPr>
              <w:spacing w:after="160" w:line="278" w:lineRule="auto"/>
            </w:pPr>
            <w:r w:rsidRPr="00DF50BB">
              <w:t>Inflow</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20DD9D0" w14:textId="36513F2A" w:rsidR="005957BD" w:rsidRPr="00DF50BB" w:rsidRDefault="005957BD" w:rsidP="00DF50BB">
            <w:pPr>
              <w:spacing w:after="160" w:line="278" w:lineRule="auto"/>
            </w:pPr>
            <w:r w:rsidRPr="00DF50BB">
              <w:t>Inflow - “Water other than sanitary wastewater that enters a sewer system from sources such as roof leaders, cellar/foundation drains, yard drains, area drains, drains from springs and swampy areas, manhole covers, cross connections between storm sewers and sanitary sewers, and catch basins. Inflow does not include infiltration.”</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869CA5E" w14:textId="106B10A4"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D854EC4" w14:textId="5E11A4E4" w:rsidR="005957BD" w:rsidRPr="00DF50BB" w:rsidRDefault="005957BD" w:rsidP="00DF50BB">
            <w:pPr>
              <w:spacing w:after="160" w:line="278" w:lineRule="auto"/>
            </w:pPr>
          </w:p>
        </w:tc>
      </w:tr>
      <w:tr w:rsidR="005957BD" w:rsidRPr="00AD5628" w14:paraId="386B333B"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38B04D2" w14:textId="76E55F80" w:rsidR="005957BD" w:rsidRPr="00DF50BB" w:rsidRDefault="005957BD" w:rsidP="00DF50BB">
            <w:pPr>
              <w:spacing w:after="160" w:line="278" w:lineRule="auto"/>
            </w:pPr>
            <w:r w:rsidRPr="00DF50BB">
              <w:t xml:space="preserve">Total I/I </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744DC61" w14:textId="426828EB" w:rsidR="005957BD" w:rsidRPr="00DF50BB" w:rsidRDefault="005957BD" w:rsidP="00DF50BB">
            <w:pPr>
              <w:spacing w:after="160" w:line="278" w:lineRule="auto"/>
            </w:pPr>
            <w:r w:rsidRPr="00DF50BB">
              <w:t>“Infiltration plus inflow - total extraneous wastewater entering the system.”</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57C76B40" w14:textId="77777777" w:rsidR="005957BD" w:rsidRPr="00DF50BB" w:rsidRDefault="005957BD" w:rsidP="00DF50BB">
            <w:pPr>
              <w:spacing w:after="160" w:line="278" w:lineRule="auto"/>
            </w:pPr>
            <w:r w:rsidRPr="00DF50BB">
              <w:t>40 CFR § 35.2005(b</w:t>
            </w:r>
            <w:proofErr w:type="gramStart"/>
            <w:r w:rsidRPr="00DF50BB">
              <w:t>)(</w:t>
            </w:r>
            <w:proofErr w:type="gramEnd"/>
            <w:r w:rsidRPr="00DF50BB">
              <w:t>20–21)</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86A5350" w14:textId="007751C0" w:rsidR="005957BD" w:rsidRPr="00DF50BB" w:rsidRDefault="005957BD" w:rsidP="00DF50BB">
            <w:pPr>
              <w:spacing w:after="160" w:line="278" w:lineRule="auto"/>
            </w:pPr>
            <w:r w:rsidRPr="00DF50BB">
              <w:t>QI/I = QDWF – BSF</w:t>
            </w:r>
          </w:p>
        </w:tc>
      </w:tr>
      <w:tr w:rsidR="005957BD" w:rsidRPr="00AD5628" w14:paraId="35142432"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3993CC6" w14:textId="129465C0" w:rsidR="005957BD" w:rsidRPr="00DF50BB" w:rsidRDefault="005957BD" w:rsidP="00DF50BB">
            <w:pPr>
              <w:spacing w:after="160" w:line="278" w:lineRule="auto"/>
            </w:pPr>
            <w:r w:rsidRPr="00DF50BB">
              <w:lastRenderedPageBreak/>
              <w:t>Inflow Volume</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8BD1F58" w14:textId="7D2A0388" w:rsidR="005957BD" w:rsidRPr="00DF50BB" w:rsidRDefault="005957BD" w:rsidP="00DF50BB">
            <w:pPr>
              <w:spacing w:after="160" w:line="278" w:lineRule="auto"/>
            </w:pPr>
            <w:r w:rsidRPr="00DF50BB">
              <w:t>Inflow Volume - “Total inflow volume for a single event: area between storm hydrograph &amp; dry-weather hydrograph.”</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A683B45" w14:textId="6DB37713"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BB6D123" w14:textId="31A33E6C" w:rsidR="005957BD" w:rsidRPr="00DF50BB" w:rsidRDefault="005957BD" w:rsidP="00DF50BB">
            <w:pPr>
              <w:spacing w:after="160" w:line="278" w:lineRule="auto"/>
            </w:pPr>
            <w:proofErr w:type="gramStart"/>
            <w:r w:rsidRPr="00DF50BB">
              <w:t>∫(</w:t>
            </w:r>
            <w:proofErr w:type="gramEnd"/>
            <w:r w:rsidRPr="00DF50BB">
              <w:t>QI/I dt)</w:t>
            </w:r>
          </w:p>
        </w:tc>
      </w:tr>
      <w:tr w:rsidR="005957BD" w:rsidRPr="00AD5628" w14:paraId="6CC860F2" w14:textId="77777777" w:rsidTr="00DF50BB">
        <w:trPr>
          <w:trHeight w:val="23"/>
        </w:trPr>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8D9CFCC" w14:textId="33A4E414" w:rsidR="005957BD" w:rsidRPr="00DF50BB" w:rsidRDefault="005957BD" w:rsidP="00DF50BB">
            <w:pPr>
              <w:spacing w:after="160" w:line="278" w:lineRule="auto"/>
            </w:pPr>
            <w:r w:rsidRPr="00DF50BB">
              <w:t>MWI</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7058626" w14:textId="34E33C4C" w:rsidR="005957BD" w:rsidRPr="00DF50BB" w:rsidRDefault="005957BD" w:rsidP="00DF50BB">
            <w:pPr>
              <w:spacing w:after="160" w:line="278" w:lineRule="auto"/>
            </w:pPr>
            <w:r w:rsidRPr="00DF50BB">
              <w:t>Maximum Weekly Infiltration – “The highest daily flow at seasonal high groundwater after a dry period of three days or more minus the base sanitary flow.”</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9F82CC2" w14:textId="06C6108A"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0D9D6DD" w14:textId="1345ADD0" w:rsidR="005957BD" w:rsidRPr="00DF50BB" w:rsidRDefault="005957BD" w:rsidP="00DF50BB">
            <w:pPr>
              <w:spacing w:after="160" w:line="278" w:lineRule="auto"/>
            </w:pPr>
            <w:r w:rsidRPr="00DF50BB">
              <w:t>Subtract BSF from highest daily flow after a dry period of three days or more during high seasonal groundwater.</w:t>
            </w:r>
          </w:p>
        </w:tc>
      </w:tr>
      <w:tr w:rsidR="005957BD" w:rsidRPr="00AD5628" w14:paraId="74D2713B"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7756DC3" w14:textId="77777777" w:rsidR="005957BD" w:rsidRPr="00DF50BB" w:rsidRDefault="005957BD" w:rsidP="00DF50BB">
            <w:pPr>
              <w:spacing w:after="160" w:line="278" w:lineRule="auto"/>
            </w:pPr>
            <w:r w:rsidRPr="00DF50BB">
              <w:t>AWWF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F009F9D" w14:textId="4CD82C43" w:rsidR="005957BD" w:rsidRPr="00DF50BB" w:rsidRDefault="005957BD" w:rsidP="00DF50BB">
            <w:pPr>
              <w:spacing w:after="160" w:line="278" w:lineRule="auto"/>
            </w:pPr>
            <w:r w:rsidRPr="00DF50BB">
              <w:t xml:space="preserve">Average Wet-Weather Flow – </w:t>
            </w:r>
            <w:proofErr w:type="gramStart"/>
            <w:r w:rsidRPr="00DF50BB">
              <w:t>“ arithmetic</w:t>
            </w:r>
            <w:proofErr w:type="gramEnd"/>
            <w:r w:rsidRPr="00DF50BB">
              <w:t xml:space="preserve"> </w:t>
            </w:r>
            <w:proofErr w:type="gramStart"/>
            <w:r w:rsidRPr="00DF50BB">
              <w:t>mean</w:t>
            </w:r>
            <w:proofErr w:type="gramEnd"/>
            <w:r w:rsidRPr="00DF50BB">
              <w:t xml:space="preserve"> of daily flows during wet-weather periods.”</w:t>
            </w:r>
            <w:r w:rsidRPr="00DF50BB">
              <w:br/>
            </w:r>
            <w:r w:rsidRPr="00DF50BB">
              <w:br/>
              <w:t xml:space="preserve">Wet weather understood to be from November to May for the purposes of this report.  </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55F838B4" w14:textId="14AAC4BA" w:rsidR="005957BD" w:rsidRPr="00DF50BB" w:rsidRDefault="005957BD" w:rsidP="00DF50BB">
            <w:pPr>
              <w:spacing w:after="160" w:line="278" w:lineRule="auto"/>
            </w:pPr>
            <w:r w:rsidRPr="00DF50BB">
              <w:t>EPA Quick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EA4362C" w14:textId="642ED3BA" w:rsidR="005957BD" w:rsidRPr="00DF50BB" w:rsidRDefault="005957BD" w:rsidP="00DF50BB">
            <w:pPr>
              <w:spacing w:after="160" w:line="278" w:lineRule="auto"/>
            </w:pPr>
            <w:r w:rsidRPr="00DF50BB">
              <w:t xml:space="preserve">QAWWF = Σ </w:t>
            </w:r>
            <w:proofErr w:type="spellStart"/>
            <w:r w:rsidRPr="00DF50BB">
              <w:t>Qwet</w:t>
            </w:r>
            <w:proofErr w:type="spellEnd"/>
            <w:r w:rsidRPr="00DF50BB">
              <w:t xml:space="preserve"> / n</w:t>
            </w:r>
          </w:p>
        </w:tc>
      </w:tr>
      <w:tr w:rsidR="005957BD" w:rsidRPr="00AD5628" w14:paraId="297D755F"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F9118F5" w14:textId="77777777" w:rsidR="005957BD" w:rsidRPr="00DF50BB" w:rsidRDefault="005957BD" w:rsidP="00DF50BB">
            <w:pPr>
              <w:spacing w:after="160" w:line="278" w:lineRule="auto"/>
            </w:pPr>
            <w:r w:rsidRPr="00DF50BB">
              <w:t>PWWF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C773702" w14:textId="01890EAC" w:rsidR="005957BD" w:rsidRPr="00DF50BB" w:rsidRDefault="005957BD" w:rsidP="00DF50BB">
            <w:pPr>
              <w:spacing w:after="160" w:line="278" w:lineRule="auto"/>
            </w:pPr>
            <w:r w:rsidRPr="00DF50BB">
              <w:t>Peak Wet-Weather Flow – “highest instantaneous flow during a storm (typically 2-hr peak).”</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48636EC" w14:textId="4012D8E6" w:rsidR="005957BD" w:rsidRPr="00DF50BB" w:rsidRDefault="005957BD" w:rsidP="00DF50BB">
            <w:pPr>
              <w:spacing w:after="160" w:line="278" w:lineRule="auto"/>
            </w:pPr>
            <w:r w:rsidRPr="00DF50BB">
              <w:t>EPA Quick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BF5C47D" w14:textId="77777777" w:rsidR="005957BD" w:rsidRPr="00DF50BB" w:rsidRDefault="005957BD" w:rsidP="00DF50BB">
            <w:pPr>
              <w:spacing w:after="160" w:line="278" w:lineRule="auto"/>
            </w:pPr>
            <w:r w:rsidRPr="00DF50BB">
              <w:t>— (by observation)</w:t>
            </w:r>
          </w:p>
        </w:tc>
      </w:tr>
      <w:tr w:rsidR="005957BD" w:rsidRPr="00AD5628" w14:paraId="494A8DA1"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E2953B7" w14:textId="77777777" w:rsidR="005957BD" w:rsidRPr="00DF50BB" w:rsidRDefault="005957BD" w:rsidP="00DF50BB">
            <w:pPr>
              <w:spacing w:after="160" w:line="278" w:lineRule="auto"/>
            </w:pPr>
            <w:r w:rsidRPr="00DF50BB">
              <w:lastRenderedPageBreak/>
              <w:t>RDII</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27D8034" w14:textId="77777777" w:rsidR="005957BD" w:rsidRPr="00DF50BB" w:rsidRDefault="005957BD" w:rsidP="00DF50BB">
            <w:pPr>
              <w:spacing w:after="160" w:line="278" w:lineRule="auto"/>
            </w:pPr>
            <w:r w:rsidRPr="00DF50BB">
              <w:t>“Rainfall-Induced Infiltration: short-term increase in infiltration as a result of rain.”</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3AC13DF" w14:textId="77777777" w:rsidR="005957BD" w:rsidRPr="00DF50BB" w:rsidRDefault="005957BD" w:rsidP="00DF50BB">
            <w:pPr>
              <w:spacing w:after="160" w:line="278" w:lineRule="auto"/>
            </w:pPr>
            <w:proofErr w:type="spellStart"/>
            <w:r w:rsidRPr="00DF50BB">
              <w:t>Tchobanoglous</w:t>
            </w:r>
            <w:proofErr w:type="spellEnd"/>
            <w:r w:rsidRPr="00DF50BB">
              <w:t xml:space="preserve"> et al. (2003), Table 3-8</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B8328B4" w14:textId="77777777" w:rsidR="005957BD" w:rsidRPr="00DF50BB" w:rsidRDefault="005957BD" w:rsidP="00DF50BB">
            <w:pPr>
              <w:spacing w:after="160" w:line="278" w:lineRule="auto"/>
            </w:pPr>
            <w:r w:rsidRPr="00DF50BB">
              <w:t>—</w:t>
            </w:r>
          </w:p>
        </w:tc>
      </w:tr>
      <w:tr w:rsidR="005957BD" w:rsidRPr="00AD5628" w14:paraId="2E159505"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C283E57" w14:textId="77777777" w:rsidR="005957BD" w:rsidRPr="00DF50BB" w:rsidRDefault="005957BD" w:rsidP="00DF50BB">
            <w:pPr>
              <w:spacing w:after="160" w:line="278" w:lineRule="auto"/>
            </w:pPr>
            <w:r w:rsidRPr="00DF50BB">
              <w:t>WWF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EEC7C2D" w14:textId="77777777" w:rsidR="005957BD" w:rsidRPr="00DF50BB" w:rsidRDefault="005957BD" w:rsidP="00DF50BB">
            <w:pPr>
              <w:spacing w:after="160" w:line="278" w:lineRule="auto"/>
            </w:pPr>
            <w:r w:rsidRPr="00DF50BB">
              <w:t>“Highest daily flow during &amp; immediately after a significant storm event.”</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164ABC2" w14:textId="77777777" w:rsidR="005957BD" w:rsidRPr="00DF50BB" w:rsidRDefault="005957BD" w:rsidP="00DF50BB">
            <w:pPr>
              <w:spacing w:after="160" w:line="278" w:lineRule="auto"/>
            </w:pPr>
            <w:proofErr w:type="spellStart"/>
            <w:r w:rsidRPr="00DF50BB">
              <w:t>Tchobanoglous</w:t>
            </w:r>
            <w:proofErr w:type="spellEnd"/>
            <w:r w:rsidRPr="00DF50BB">
              <w:t xml:space="preserve"> et al. (2003), Table 3-8</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5E1DEA0C" w14:textId="77777777" w:rsidR="005957BD" w:rsidRPr="00DF50BB" w:rsidRDefault="005957BD" w:rsidP="00DF50BB">
            <w:pPr>
              <w:spacing w:after="160" w:line="278" w:lineRule="auto"/>
            </w:pPr>
            <w:r w:rsidRPr="00DF50BB">
              <w:t>— (by observation)</w:t>
            </w:r>
          </w:p>
        </w:tc>
      </w:tr>
    </w:tbl>
    <w:p w14:paraId="59092F77" w14:textId="31C1B0A5" w:rsidR="00572B8B" w:rsidRPr="00972BE8" w:rsidRDefault="00572B8B" w:rsidP="00AD5628">
      <w:pPr>
        <w:spacing w:after="160" w:line="259" w:lineRule="auto"/>
      </w:pPr>
    </w:p>
    <w:p w14:paraId="6EA274F1" w14:textId="77777777" w:rsidR="00572B8B" w:rsidRDefault="00572B8B">
      <w:pPr>
        <w:spacing w:after="160" w:line="259" w:lineRule="auto"/>
        <w:rPr>
          <w:b/>
          <w:bCs/>
        </w:rPr>
      </w:pPr>
      <w:r>
        <w:rPr>
          <w:b/>
          <w:bCs/>
        </w:rPr>
        <w:br w:type="page"/>
      </w:r>
    </w:p>
    <w:p w14:paraId="6720065B" w14:textId="3CD84517" w:rsidR="00AD5628" w:rsidRPr="00AD5628" w:rsidRDefault="00AD5628" w:rsidP="00AD5628">
      <w:pPr>
        <w:spacing w:after="160" w:line="259" w:lineRule="auto"/>
        <w:rPr>
          <w:b/>
          <w:bCs/>
        </w:rPr>
        <w:sectPr w:rsidR="00AD5628" w:rsidRPr="00AD5628" w:rsidSect="005205E7">
          <w:pgSz w:w="15840" w:h="12240" w:orient="landscape"/>
          <w:pgMar w:top="1440" w:right="1440" w:bottom="2430" w:left="1440" w:header="720" w:footer="720" w:gutter="0"/>
          <w:cols w:space="720"/>
          <w:docGrid w:linePitch="360"/>
        </w:sectPr>
      </w:pPr>
    </w:p>
    <w:p w14:paraId="6E2952C3" w14:textId="1D4C38E9" w:rsidR="003064B6" w:rsidRPr="003064B6" w:rsidRDefault="003064B6" w:rsidP="003064B6">
      <w:pPr>
        <w:pStyle w:val="Heading2"/>
        <w:numPr>
          <w:ilvl w:val="1"/>
          <w:numId w:val="13"/>
        </w:numPr>
      </w:pPr>
      <w:bookmarkStart w:id="177" w:name="_Toc204171885"/>
      <w:r>
        <w:lastRenderedPageBreak/>
        <w:t>Wastewater Flow</w:t>
      </w:r>
      <w:bookmarkEnd w:id="177"/>
      <w:r w:rsidR="00AE7238">
        <w:t xml:space="preserve"> Summary</w:t>
      </w:r>
    </w:p>
    <w:p w14:paraId="7FD352BC" w14:textId="089C45AA" w:rsidR="001176D6" w:rsidRPr="00186631" w:rsidRDefault="001176D6" w:rsidP="00007D7B">
      <w:pPr>
        <w:spacing w:after="160" w:line="259" w:lineRule="auto"/>
        <w:rPr>
          <w:b/>
          <w:bCs/>
        </w:rPr>
      </w:pPr>
      <w:r w:rsidRPr="00186631">
        <w:rPr>
          <w:i/>
          <w:iCs/>
        </w:rPr>
        <w:t>WAC 173-240-050(3)(g))</w:t>
      </w:r>
    </w:p>
    <w:p w14:paraId="6919E50A" w14:textId="42C06D4C" w:rsidR="001176D6" w:rsidRPr="00186631" w:rsidRDefault="001176D6" w:rsidP="001176D6">
      <w:pPr>
        <w:spacing w:after="160" w:line="278" w:lineRule="auto"/>
      </w:pPr>
      <w:r w:rsidRPr="00186631">
        <w:t xml:space="preserve">Discharge Monitoring Reports (DMRs) from </w:t>
      </w:r>
      <w:r w:rsidR="00EB6062">
        <w:t>2022</w:t>
      </w:r>
      <w:r w:rsidRPr="00186631">
        <w:t xml:space="preserve"> through </w:t>
      </w:r>
      <w:r w:rsidR="00EB6062">
        <w:t>2024</w:t>
      </w:r>
      <w:r w:rsidRPr="00186631">
        <w:t xml:space="preserve"> were analyzed to determine historical influent</w:t>
      </w:r>
      <w:r w:rsidR="00944743">
        <w:t xml:space="preserve"> </w:t>
      </w:r>
      <w:r w:rsidR="00AE7238">
        <w:t>flows to</w:t>
      </w:r>
      <w:r w:rsidRPr="00186631">
        <w:t xml:space="preserve"> WWTP</w:t>
      </w:r>
      <w:r w:rsidR="00AE7238">
        <w:t xml:space="preserve"> for the design period</w:t>
      </w:r>
      <w:r w:rsidRPr="00186631">
        <w:t xml:space="preserve">. This data, </w:t>
      </w:r>
      <w:r w:rsidR="00944743">
        <w:t xml:space="preserve">which </w:t>
      </w:r>
      <w:r w:rsidRPr="00186631">
        <w:t>represent</w:t>
      </w:r>
      <w:r w:rsidR="00944743">
        <w:t>s</w:t>
      </w:r>
      <w:r w:rsidRPr="00186631">
        <w:t xml:space="preserve"> actual measured flows</w:t>
      </w:r>
      <w:r w:rsidR="00944743">
        <w:t xml:space="preserve"> to and from the facility</w:t>
      </w:r>
      <w:r w:rsidR="00AE7238">
        <w:t xml:space="preserve"> (taken daily)</w:t>
      </w:r>
      <w:r w:rsidRPr="00186631">
        <w:t>, provides t</w:t>
      </w:r>
      <w:r w:rsidR="00EB6062">
        <w:t>he</w:t>
      </w:r>
      <w:r w:rsidRPr="00186631">
        <w:t xml:space="preserve"> basis for characterizing system hydraulics</w:t>
      </w:r>
      <w:r w:rsidR="00EB6062">
        <w:t xml:space="preserve"> in this report</w:t>
      </w:r>
      <w:r w:rsidRPr="00186631">
        <w:t xml:space="preserve">. </w:t>
      </w:r>
      <w:r w:rsidR="00944743">
        <w:t>The flow data</w:t>
      </w:r>
      <w:r w:rsidR="00EB6062">
        <w:t xml:space="preserve"> along with OFM population data,</w:t>
      </w:r>
      <w:r w:rsidRPr="00186631">
        <w:t xml:space="preserve"> was used to generate </w:t>
      </w:r>
      <w:r w:rsidR="003C625C" w:rsidRPr="003C625C">
        <w:rPr>
          <w:b/>
          <w:bCs/>
        </w:rPr>
        <w:t xml:space="preserve">Table </w:t>
      </w:r>
      <w:r w:rsidR="00EB6062" w:rsidRPr="003C625C">
        <w:rPr>
          <w:b/>
          <w:bCs/>
        </w:rPr>
        <w:t>5.3-1</w:t>
      </w:r>
      <w:r w:rsidRPr="00186631">
        <w:t>, which summarizes total system flows, average daily flows, estimated total Equivalent Residential Units (ERUs), and the average daily flow per ERU.</w:t>
      </w:r>
      <w:r w:rsidR="00AE7238">
        <w:t xml:space="preserve"> The table is followed by a</w:t>
      </w:r>
    </w:p>
    <w:p w14:paraId="21749C75" w14:textId="3F8A3063" w:rsidR="001176D6" w:rsidRPr="00186631" w:rsidRDefault="00CF6815" w:rsidP="00CF6815">
      <w:pPr>
        <w:pStyle w:val="Caption"/>
      </w:pPr>
      <w:bookmarkStart w:id="178" w:name="_Ref204170105"/>
      <w:r>
        <w:t xml:space="preserve">Table </w:t>
      </w:r>
      <w:fldSimple w:instr=" STYLEREF 2 \s ">
        <w:r w:rsidR="00F55251">
          <w:rPr>
            <w:noProof/>
          </w:rPr>
          <w:t>5.3</w:t>
        </w:r>
      </w:fldSimple>
      <w:r w:rsidR="00F55251">
        <w:noBreakHyphen/>
      </w:r>
      <w:fldSimple w:instr=" SEQ Table \* ARABIC \s 2 ">
        <w:r w:rsidR="00F55251">
          <w:rPr>
            <w:noProof/>
          </w:rPr>
          <w:t>1</w:t>
        </w:r>
      </w:fldSimple>
      <w:r>
        <w:t xml:space="preserve"> </w:t>
      </w:r>
      <w:r w:rsidRPr="00A312F7">
        <w:t>Summary of Annual Wastewater Flow and ERUs 2022 to 2024</w:t>
      </w:r>
      <w:bookmarkEnd w:id="178"/>
      <w:r w:rsidR="001176D6" w:rsidRPr="00186631">
        <w:rPr>
          <w:bCs/>
        </w:rPr>
        <w:t xml:space="preserve"> </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013"/>
        <w:gridCol w:w="2309"/>
        <w:gridCol w:w="1890"/>
        <w:gridCol w:w="1888"/>
      </w:tblGrid>
      <w:tr w:rsidR="00BF058D" w:rsidRPr="00186631" w14:paraId="610AE313" w14:textId="77777777" w:rsidTr="00D87431">
        <w:trPr>
          <w:tblHeader/>
        </w:trPr>
        <w:tc>
          <w:tcPr>
            <w:tcW w:w="1075" w:type="dxa"/>
            <w:shd w:val="clear" w:color="auto" w:fill="E7E6E6" w:themeFill="background2"/>
            <w:tcMar>
              <w:top w:w="160" w:type="dxa"/>
              <w:left w:w="240" w:type="dxa"/>
              <w:bottom w:w="160" w:type="dxa"/>
              <w:right w:w="15" w:type="dxa"/>
            </w:tcMar>
            <w:vAlign w:val="bottom"/>
            <w:hideMark/>
          </w:tcPr>
          <w:p w14:paraId="11A2F698" w14:textId="77777777" w:rsidR="001176D6" w:rsidRPr="00186631" w:rsidRDefault="001176D6" w:rsidP="002D5961">
            <w:pPr>
              <w:spacing w:after="160" w:line="278" w:lineRule="auto"/>
              <w:rPr>
                <w:b/>
                <w:bCs/>
              </w:rPr>
            </w:pPr>
            <w:r w:rsidRPr="00186631">
              <w:rPr>
                <w:b/>
                <w:bCs/>
              </w:rPr>
              <w:t>Year</w:t>
            </w:r>
          </w:p>
        </w:tc>
        <w:tc>
          <w:tcPr>
            <w:tcW w:w="2013" w:type="dxa"/>
            <w:shd w:val="clear" w:color="auto" w:fill="E7E6E6" w:themeFill="background2"/>
            <w:tcMar>
              <w:top w:w="160" w:type="dxa"/>
              <w:left w:w="240" w:type="dxa"/>
              <w:bottom w:w="160" w:type="dxa"/>
              <w:right w:w="15" w:type="dxa"/>
            </w:tcMar>
            <w:vAlign w:val="bottom"/>
            <w:hideMark/>
          </w:tcPr>
          <w:p w14:paraId="33DAE0A3" w14:textId="5276A608" w:rsidR="001176D6" w:rsidRPr="00186631" w:rsidRDefault="001176D6" w:rsidP="0029297B">
            <w:pPr>
              <w:spacing w:after="160" w:line="278" w:lineRule="auto"/>
              <w:ind w:left="-59"/>
              <w:jc w:val="center"/>
              <w:rPr>
                <w:b/>
                <w:bCs/>
              </w:rPr>
            </w:pPr>
            <w:r w:rsidRPr="00186631">
              <w:rPr>
                <w:b/>
                <w:bCs/>
              </w:rPr>
              <w:t>Total Flo</w:t>
            </w:r>
            <w:r w:rsidR="0029297B">
              <w:rPr>
                <w:b/>
                <w:bCs/>
              </w:rPr>
              <w:t xml:space="preserve">w </w:t>
            </w:r>
            <w:r w:rsidR="005A23B2">
              <w:rPr>
                <w:b/>
                <w:bCs/>
              </w:rPr>
              <w:t>Entire System</w:t>
            </w:r>
            <w:r w:rsidRPr="00186631">
              <w:rPr>
                <w:b/>
                <w:bCs/>
              </w:rPr>
              <w:t xml:space="preserve"> </w:t>
            </w:r>
            <w:r w:rsidR="00BF058D">
              <w:rPr>
                <w:b/>
                <w:bCs/>
              </w:rPr>
              <w:br/>
            </w:r>
            <w:r w:rsidRPr="00186631">
              <w:rPr>
                <w:b/>
                <w:bCs/>
              </w:rPr>
              <w:t>(MG/Year)</w:t>
            </w:r>
          </w:p>
        </w:tc>
        <w:tc>
          <w:tcPr>
            <w:tcW w:w="2309" w:type="dxa"/>
            <w:shd w:val="clear" w:color="auto" w:fill="E7E6E6" w:themeFill="background2"/>
            <w:tcMar>
              <w:top w:w="160" w:type="dxa"/>
              <w:left w:w="240" w:type="dxa"/>
              <w:bottom w:w="160" w:type="dxa"/>
              <w:right w:w="15" w:type="dxa"/>
            </w:tcMar>
            <w:vAlign w:val="bottom"/>
            <w:hideMark/>
          </w:tcPr>
          <w:p w14:paraId="6EE8A8A0" w14:textId="6408EBA6" w:rsidR="001176D6" w:rsidRPr="00186631" w:rsidRDefault="001176D6" w:rsidP="00BF058D">
            <w:pPr>
              <w:spacing w:after="160" w:line="278" w:lineRule="auto"/>
              <w:ind w:left="-59"/>
              <w:jc w:val="center"/>
              <w:rPr>
                <w:b/>
                <w:bCs/>
              </w:rPr>
            </w:pPr>
            <w:r w:rsidRPr="00186631">
              <w:rPr>
                <w:b/>
                <w:bCs/>
              </w:rPr>
              <w:t xml:space="preserve">Average Daily Flow </w:t>
            </w:r>
            <w:r w:rsidR="00A57027">
              <w:rPr>
                <w:b/>
                <w:bCs/>
              </w:rPr>
              <w:t>(ADF)</w:t>
            </w:r>
            <w:r w:rsidRPr="00186631">
              <w:rPr>
                <w:b/>
                <w:bCs/>
              </w:rPr>
              <w:t xml:space="preserve"> </w:t>
            </w:r>
            <w:r w:rsidR="00BF058D">
              <w:rPr>
                <w:b/>
                <w:bCs/>
              </w:rPr>
              <w:br/>
            </w:r>
            <w:r w:rsidRPr="00186631">
              <w:rPr>
                <w:b/>
                <w:bCs/>
              </w:rPr>
              <w:t>(gpd)</w:t>
            </w:r>
          </w:p>
        </w:tc>
        <w:tc>
          <w:tcPr>
            <w:tcW w:w="1890" w:type="dxa"/>
            <w:shd w:val="clear" w:color="auto" w:fill="E7E6E6" w:themeFill="background2"/>
            <w:tcMar>
              <w:top w:w="160" w:type="dxa"/>
              <w:left w:w="240" w:type="dxa"/>
              <w:bottom w:w="160" w:type="dxa"/>
              <w:right w:w="15" w:type="dxa"/>
            </w:tcMar>
            <w:vAlign w:val="bottom"/>
            <w:hideMark/>
          </w:tcPr>
          <w:p w14:paraId="6E99F30A" w14:textId="77777777" w:rsidR="001176D6" w:rsidRPr="00186631" w:rsidRDefault="001176D6" w:rsidP="00BF058D">
            <w:pPr>
              <w:spacing w:after="160" w:line="278" w:lineRule="auto"/>
              <w:ind w:left="-59"/>
              <w:jc w:val="center"/>
              <w:rPr>
                <w:b/>
                <w:bCs/>
              </w:rPr>
            </w:pPr>
            <w:r w:rsidRPr="00186631">
              <w:rPr>
                <w:b/>
                <w:bCs/>
              </w:rPr>
              <w:t>Total Equivalent Residential Units (ERU)</w:t>
            </w:r>
          </w:p>
        </w:tc>
        <w:tc>
          <w:tcPr>
            <w:tcW w:w="1888" w:type="dxa"/>
            <w:shd w:val="clear" w:color="auto" w:fill="E7E6E6" w:themeFill="background2"/>
            <w:tcMar>
              <w:top w:w="160" w:type="dxa"/>
              <w:left w:w="240" w:type="dxa"/>
              <w:bottom w:w="160" w:type="dxa"/>
              <w:right w:w="15" w:type="dxa"/>
            </w:tcMar>
            <w:vAlign w:val="bottom"/>
            <w:hideMark/>
          </w:tcPr>
          <w:p w14:paraId="230DBCA6" w14:textId="4271E435" w:rsidR="001176D6" w:rsidRPr="00186631" w:rsidRDefault="001176D6" w:rsidP="0029297B">
            <w:pPr>
              <w:spacing w:after="160" w:line="278" w:lineRule="auto"/>
              <w:ind w:left="-59" w:right="76"/>
              <w:jc w:val="center"/>
              <w:rPr>
                <w:b/>
                <w:bCs/>
              </w:rPr>
            </w:pPr>
            <w:r w:rsidRPr="00186631">
              <w:rPr>
                <w:b/>
                <w:bCs/>
              </w:rPr>
              <w:t xml:space="preserve">Average Daily Flow Per ERU </w:t>
            </w:r>
            <w:r w:rsidR="00BF058D">
              <w:rPr>
                <w:b/>
                <w:bCs/>
              </w:rPr>
              <w:br/>
            </w:r>
            <w:r w:rsidRPr="00186631">
              <w:rPr>
                <w:b/>
                <w:bCs/>
              </w:rPr>
              <w:t>(gpd/ERU)</w:t>
            </w:r>
          </w:p>
        </w:tc>
      </w:tr>
      <w:tr w:rsidR="00BF058D" w:rsidRPr="00186631" w14:paraId="497AB9DA" w14:textId="77777777" w:rsidTr="00D87431">
        <w:trPr>
          <w:trHeight w:val="172"/>
        </w:trPr>
        <w:tc>
          <w:tcPr>
            <w:tcW w:w="1075" w:type="dxa"/>
            <w:tcMar>
              <w:top w:w="160" w:type="dxa"/>
              <w:left w:w="240" w:type="dxa"/>
              <w:bottom w:w="160" w:type="dxa"/>
              <w:right w:w="15" w:type="dxa"/>
            </w:tcMar>
            <w:vAlign w:val="bottom"/>
            <w:hideMark/>
          </w:tcPr>
          <w:p w14:paraId="79B647A2" w14:textId="77777777" w:rsidR="001176D6" w:rsidRPr="00186631" w:rsidRDefault="001176D6" w:rsidP="00EB6062">
            <w:pPr>
              <w:spacing w:after="160" w:line="278" w:lineRule="auto"/>
            </w:pPr>
            <w:r w:rsidRPr="00186631">
              <w:t>2022</w:t>
            </w:r>
          </w:p>
        </w:tc>
        <w:tc>
          <w:tcPr>
            <w:tcW w:w="2013" w:type="dxa"/>
            <w:tcMar>
              <w:top w:w="160" w:type="dxa"/>
              <w:left w:w="240" w:type="dxa"/>
              <w:bottom w:w="160" w:type="dxa"/>
              <w:right w:w="15" w:type="dxa"/>
            </w:tcMar>
            <w:vAlign w:val="bottom"/>
            <w:hideMark/>
          </w:tcPr>
          <w:p w14:paraId="60E71C18" w14:textId="26A379DE" w:rsidR="001176D6" w:rsidRPr="00186631" w:rsidRDefault="005A23B2" w:rsidP="005A23B2">
            <w:pPr>
              <w:spacing w:after="160" w:line="278" w:lineRule="auto"/>
              <w:ind w:left="-59"/>
              <w:jc w:val="center"/>
            </w:pPr>
            <w:r>
              <w:t>49.1</w:t>
            </w:r>
          </w:p>
        </w:tc>
        <w:tc>
          <w:tcPr>
            <w:tcW w:w="2309" w:type="dxa"/>
            <w:tcMar>
              <w:top w:w="160" w:type="dxa"/>
              <w:left w:w="240" w:type="dxa"/>
              <w:bottom w:w="160" w:type="dxa"/>
              <w:right w:w="15" w:type="dxa"/>
            </w:tcMar>
            <w:vAlign w:val="bottom"/>
            <w:hideMark/>
          </w:tcPr>
          <w:p w14:paraId="1D2DA381" w14:textId="3C43AA2C" w:rsidR="001176D6" w:rsidRPr="00186631" w:rsidRDefault="005A23B2" w:rsidP="00774083">
            <w:pPr>
              <w:spacing w:after="160" w:line="278" w:lineRule="auto"/>
              <w:ind w:left="-59"/>
              <w:jc w:val="center"/>
            </w:pPr>
            <w:r>
              <w:t>134,</w:t>
            </w:r>
            <w:r w:rsidR="00CF6815">
              <w:t>520</w:t>
            </w:r>
          </w:p>
        </w:tc>
        <w:tc>
          <w:tcPr>
            <w:tcW w:w="1890" w:type="dxa"/>
            <w:tcMar>
              <w:top w:w="160" w:type="dxa"/>
              <w:left w:w="240" w:type="dxa"/>
              <w:bottom w:w="160" w:type="dxa"/>
              <w:right w:w="15" w:type="dxa"/>
            </w:tcMar>
            <w:vAlign w:val="bottom"/>
            <w:hideMark/>
          </w:tcPr>
          <w:p w14:paraId="7AE65D15" w14:textId="443798B5" w:rsidR="001176D6" w:rsidRPr="00186631" w:rsidRDefault="003604B0" w:rsidP="00AB2C23">
            <w:pPr>
              <w:spacing w:after="160" w:line="278" w:lineRule="auto"/>
              <w:ind w:left="-59"/>
              <w:jc w:val="center"/>
            </w:pPr>
            <w:r>
              <w:t>460</w:t>
            </w:r>
          </w:p>
        </w:tc>
        <w:tc>
          <w:tcPr>
            <w:tcW w:w="1888" w:type="dxa"/>
            <w:tcMar>
              <w:top w:w="160" w:type="dxa"/>
              <w:left w:w="240" w:type="dxa"/>
              <w:bottom w:w="160" w:type="dxa"/>
              <w:right w:w="15" w:type="dxa"/>
            </w:tcMar>
            <w:vAlign w:val="bottom"/>
            <w:hideMark/>
          </w:tcPr>
          <w:p w14:paraId="728DEAEF" w14:textId="16DED47D" w:rsidR="001176D6" w:rsidRPr="00186631" w:rsidRDefault="00AB2C23" w:rsidP="00AB2C23">
            <w:pPr>
              <w:spacing w:after="160" w:line="278" w:lineRule="auto"/>
              <w:ind w:left="-59"/>
              <w:jc w:val="center"/>
            </w:pPr>
            <w:r>
              <w:t>292</w:t>
            </w:r>
          </w:p>
        </w:tc>
      </w:tr>
      <w:tr w:rsidR="00BF058D" w:rsidRPr="00186631" w14:paraId="181462F1" w14:textId="77777777" w:rsidTr="00D87431">
        <w:tc>
          <w:tcPr>
            <w:tcW w:w="1075" w:type="dxa"/>
            <w:tcMar>
              <w:top w:w="160" w:type="dxa"/>
              <w:left w:w="240" w:type="dxa"/>
              <w:bottom w:w="160" w:type="dxa"/>
              <w:right w:w="15" w:type="dxa"/>
            </w:tcMar>
            <w:vAlign w:val="bottom"/>
            <w:hideMark/>
          </w:tcPr>
          <w:p w14:paraId="0438B0BF" w14:textId="77777777" w:rsidR="001176D6" w:rsidRPr="00186631" w:rsidRDefault="001176D6" w:rsidP="00EB6062">
            <w:pPr>
              <w:spacing w:after="160" w:line="278" w:lineRule="auto"/>
            </w:pPr>
            <w:r w:rsidRPr="00186631">
              <w:t>2023</w:t>
            </w:r>
          </w:p>
        </w:tc>
        <w:tc>
          <w:tcPr>
            <w:tcW w:w="2013" w:type="dxa"/>
            <w:tcMar>
              <w:top w:w="160" w:type="dxa"/>
              <w:left w:w="240" w:type="dxa"/>
              <w:bottom w:w="160" w:type="dxa"/>
              <w:right w:w="15" w:type="dxa"/>
            </w:tcMar>
            <w:vAlign w:val="bottom"/>
            <w:hideMark/>
          </w:tcPr>
          <w:p w14:paraId="0DE14CFB" w14:textId="2CA1E494" w:rsidR="00774083" w:rsidRPr="00186631" w:rsidRDefault="00774083" w:rsidP="00774083">
            <w:pPr>
              <w:spacing w:after="160" w:line="278" w:lineRule="auto"/>
              <w:ind w:left="-59"/>
              <w:jc w:val="center"/>
            </w:pPr>
            <w:r>
              <w:t>4</w:t>
            </w:r>
            <w:r w:rsidR="00CF6815">
              <w:t>2</w:t>
            </w:r>
            <w:r>
              <w:t>.</w:t>
            </w:r>
            <w:r w:rsidR="00CF6815">
              <w:t>87</w:t>
            </w:r>
          </w:p>
        </w:tc>
        <w:tc>
          <w:tcPr>
            <w:tcW w:w="2309" w:type="dxa"/>
            <w:tcMar>
              <w:top w:w="160" w:type="dxa"/>
              <w:left w:w="240" w:type="dxa"/>
              <w:bottom w:w="160" w:type="dxa"/>
              <w:right w:w="15" w:type="dxa"/>
            </w:tcMar>
            <w:vAlign w:val="bottom"/>
            <w:hideMark/>
          </w:tcPr>
          <w:p w14:paraId="1752F880" w14:textId="40DEA657" w:rsidR="001176D6" w:rsidRPr="00186631" w:rsidRDefault="00774083" w:rsidP="00774083">
            <w:pPr>
              <w:spacing w:after="160" w:line="278" w:lineRule="auto"/>
              <w:ind w:left="-59"/>
              <w:jc w:val="center"/>
            </w:pPr>
            <w:r w:rsidRPr="00774083">
              <w:t>1</w:t>
            </w:r>
            <w:r w:rsidR="00CF136A">
              <w:t>17</w:t>
            </w:r>
            <w:r>
              <w:t>,</w:t>
            </w:r>
            <w:r w:rsidR="00CF136A">
              <w:t>452</w:t>
            </w:r>
          </w:p>
        </w:tc>
        <w:tc>
          <w:tcPr>
            <w:tcW w:w="1890" w:type="dxa"/>
            <w:tcMar>
              <w:top w:w="160" w:type="dxa"/>
              <w:left w:w="240" w:type="dxa"/>
              <w:bottom w:w="160" w:type="dxa"/>
              <w:right w:w="15" w:type="dxa"/>
            </w:tcMar>
            <w:vAlign w:val="bottom"/>
            <w:hideMark/>
          </w:tcPr>
          <w:p w14:paraId="65140CA2" w14:textId="063D1D52" w:rsidR="001176D6" w:rsidRPr="00186631" w:rsidRDefault="003604B0" w:rsidP="00AB2C23">
            <w:pPr>
              <w:spacing w:after="160" w:line="278" w:lineRule="auto"/>
              <w:ind w:left="-59"/>
              <w:jc w:val="center"/>
            </w:pPr>
            <w:r>
              <w:t>460</w:t>
            </w:r>
          </w:p>
        </w:tc>
        <w:tc>
          <w:tcPr>
            <w:tcW w:w="1888" w:type="dxa"/>
            <w:tcMar>
              <w:top w:w="160" w:type="dxa"/>
              <w:left w:w="240" w:type="dxa"/>
              <w:bottom w:w="160" w:type="dxa"/>
              <w:right w:w="15" w:type="dxa"/>
            </w:tcMar>
            <w:vAlign w:val="bottom"/>
            <w:hideMark/>
          </w:tcPr>
          <w:p w14:paraId="4D357D4A" w14:textId="542F4C61" w:rsidR="001176D6" w:rsidRPr="00186631" w:rsidRDefault="00CF136A" w:rsidP="00AB2C23">
            <w:pPr>
              <w:spacing w:after="160" w:line="278" w:lineRule="auto"/>
              <w:ind w:left="-59"/>
              <w:jc w:val="center"/>
            </w:pPr>
            <w:r>
              <w:t>255</w:t>
            </w:r>
          </w:p>
        </w:tc>
      </w:tr>
      <w:tr w:rsidR="00BF058D" w:rsidRPr="00186631" w14:paraId="3ACB6E50" w14:textId="77777777" w:rsidTr="00D87431">
        <w:trPr>
          <w:trHeight w:val="118"/>
        </w:trPr>
        <w:tc>
          <w:tcPr>
            <w:tcW w:w="1075" w:type="dxa"/>
            <w:tcMar>
              <w:top w:w="160" w:type="dxa"/>
              <w:left w:w="240" w:type="dxa"/>
              <w:bottom w:w="160" w:type="dxa"/>
              <w:right w:w="15" w:type="dxa"/>
            </w:tcMar>
            <w:vAlign w:val="bottom"/>
            <w:hideMark/>
          </w:tcPr>
          <w:p w14:paraId="61246FF8" w14:textId="77777777" w:rsidR="001176D6" w:rsidRPr="00186631" w:rsidRDefault="001176D6" w:rsidP="00EB6062">
            <w:pPr>
              <w:spacing w:after="160" w:line="278" w:lineRule="auto"/>
            </w:pPr>
            <w:r w:rsidRPr="00186631">
              <w:t>2024</w:t>
            </w:r>
          </w:p>
        </w:tc>
        <w:tc>
          <w:tcPr>
            <w:tcW w:w="2013" w:type="dxa"/>
            <w:tcMar>
              <w:top w:w="160" w:type="dxa"/>
              <w:left w:w="240" w:type="dxa"/>
              <w:bottom w:w="160" w:type="dxa"/>
              <w:right w:w="15" w:type="dxa"/>
            </w:tcMar>
            <w:vAlign w:val="bottom"/>
            <w:hideMark/>
          </w:tcPr>
          <w:p w14:paraId="4DE874AE" w14:textId="2816F1E5" w:rsidR="00CF6815" w:rsidRPr="00186631" w:rsidRDefault="003604B0" w:rsidP="00CF6815">
            <w:pPr>
              <w:spacing w:after="160" w:line="278" w:lineRule="auto"/>
              <w:ind w:left="-59"/>
              <w:jc w:val="center"/>
            </w:pPr>
            <w:r>
              <w:t>3</w:t>
            </w:r>
            <w:r w:rsidR="00CF6815">
              <w:t>6</w:t>
            </w:r>
            <w:r>
              <w:t>.</w:t>
            </w:r>
            <w:r w:rsidR="00CF6815">
              <w:t>8</w:t>
            </w:r>
          </w:p>
        </w:tc>
        <w:tc>
          <w:tcPr>
            <w:tcW w:w="2309" w:type="dxa"/>
            <w:tcMar>
              <w:top w:w="160" w:type="dxa"/>
              <w:left w:w="240" w:type="dxa"/>
              <w:bottom w:w="160" w:type="dxa"/>
              <w:right w:w="15" w:type="dxa"/>
            </w:tcMar>
            <w:vAlign w:val="bottom"/>
            <w:hideMark/>
          </w:tcPr>
          <w:p w14:paraId="69D10D27" w14:textId="30EA3127" w:rsidR="001176D6" w:rsidRPr="00186631" w:rsidRDefault="003604B0" w:rsidP="003604B0">
            <w:pPr>
              <w:spacing w:after="160" w:line="278" w:lineRule="auto"/>
              <w:ind w:left="-59"/>
              <w:jc w:val="center"/>
            </w:pPr>
            <w:r>
              <w:t>10</w:t>
            </w:r>
            <w:r w:rsidR="00CF6815">
              <w:t>0,486</w:t>
            </w:r>
          </w:p>
        </w:tc>
        <w:tc>
          <w:tcPr>
            <w:tcW w:w="1890" w:type="dxa"/>
            <w:tcMar>
              <w:top w:w="160" w:type="dxa"/>
              <w:left w:w="240" w:type="dxa"/>
              <w:bottom w:w="160" w:type="dxa"/>
              <w:right w:w="15" w:type="dxa"/>
            </w:tcMar>
            <w:vAlign w:val="bottom"/>
            <w:hideMark/>
          </w:tcPr>
          <w:p w14:paraId="13F2781F" w14:textId="06232146" w:rsidR="001176D6" w:rsidRPr="00186631" w:rsidRDefault="003604B0" w:rsidP="00AB2C23">
            <w:pPr>
              <w:spacing w:after="160" w:line="278" w:lineRule="auto"/>
              <w:ind w:left="-59"/>
              <w:jc w:val="center"/>
            </w:pPr>
            <w:r>
              <w:t>461</w:t>
            </w:r>
          </w:p>
        </w:tc>
        <w:tc>
          <w:tcPr>
            <w:tcW w:w="1888" w:type="dxa"/>
            <w:tcMar>
              <w:top w:w="160" w:type="dxa"/>
              <w:left w:w="240" w:type="dxa"/>
              <w:bottom w:w="160" w:type="dxa"/>
              <w:right w:w="15" w:type="dxa"/>
            </w:tcMar>
            <w:vAlign w:val="bottom"/>
            <w:hideMark/>
          </w:tcPr>
          <w:p w14:paraId="57F706C4" w14:textId="2B241225" w:rsidR="001176D6" w:rsidRPr="00186631" w:rsidRDefault="00FF1CD2" w:rsidP="00AB2C23">
            <w:pPr>
              <w:spacing w:after="160" w:line="278" w:lineRule="auto"/>
              <w:ind w:left="-59"/>
              <w:jc w:val="center"/>
            </w:pPr>
            <w:r>
              <w:t>218</w:t>
            </w:r>
          </w:p>
        </w:tc>
      </w:tr>
    </w:tbl>
    <w:p w14:paraId="149AAD8E" w14:textId="77777777" w:rsidR="00EB6062" w:rsidRDefault="00EB6062" w:rsidP="001176D6">
      <w:pPr>
        <w:spacing w:after="160" w:line="278" w:lineRule="auto"/>
      </w:pPr>
    </w:p>
    <w:p w14:paraId="2953B620" w14:textId="7F7B55C9" w:rsidR="001176D6" w:rsidRPr="00186631" w:rsidRDefault="001176D6" w:rsidP="001176D6">
      <w:pPr>
        <w:spacing w:after="160" w:line="278" w:lineRule="auto"/>
      </w:pPr>
      <w:r w:rsidRPr="00186631">
        <w:t xml:space="preserve">Guidance for ERU estimation and flow analysis was taken from </w:t>
      </w:r>
      <w:proofErr w:type="gramStart"/>
      <w:r w:rsidRPr="00186631">
        <w:t xml:space="preserve">{{ </w:t>
      </w:r>
      <w:proofErr w:type="spellStart"/>
      <w:r w:rsidRPr="00186631">
        <w:t>Cite</w:t>
      </w:r>
      <w:proofErr w:type="gramEnd"/>
      <w:r w:rsidRPr="00186631">
        <w:t>_Guidance_Document</w:t>
      </w:r>
      <w:proofErr w:type="spellEnd"/>
      <w:r w:rsidRPr="00186631">
        <w:t>, e.g., Washington State Department of Ecology's "Criteria for Sewage Works Design" (Orange Book</w:t>
      </w:r>
      <w:proofErr w:type="gramStart"/>
      <w:r w:rsidRPr="00186631">
        <w:t>) }</w:t>
      </w:r>
      <w:proofErr w:type="gramEnd"/>
      <w:r w:rsidRPr="00186631">
        <w:t>}. The Orange Book provides standardized methodologies and typical values used in Washington State, ensuring consistency in engineering assessments. &lt;&lt;check&gt;&gt;</w:t>
      </w:r>
    </w:p>
    <w:p w14:paraId="32FC002D" w14:textId="321D6965" w:rsidR="00EB6062" w:rsidRDefault="001176D6" w:rsidP="001176D6">
      <w:pPr>
        <w:spacing w:after="160" w:line="278" w:lineRule="auto"/>
      </w:pPr>
      <w:r w:rsidRPr="00186631">
        <w:t xml:space="preserve">The average annual flow to the WWTP over this period was calculated to be </w:t>
      </w:r>
      <w:proofErr w:type="gramStart"/>
      <w:r w:rsidRPr="00186631">
        <w:t xml:space="preserve">{{ </w:t>
      </w:r>
      <w:proofErr w:type="spellStart"/>
      <w:r w:rsidRPr="00186631">
        <w:t>Calculated</w:t>
      </w:r>
      <w:proofErr w:type="gramEnd"/>
      <w:r w:rsidRPr="00186631">
        <w:t>_Average_Annual_</w:t>
      </w:r>
      <w:proofErr w:type="gramStart"/>
      <w:r w:rsidRPr="00186631">
        <w:t>Flow</w:t>
      </w:r>
      <w:proofErr w:type="spellEnd"/>
      <w:r w:rsidRPr="00186631">
        <w:t xml:space="preserve"> }</w:t>
      </w:r>
      <w:proofErr w:type="gramEnd"/>
      <w:r w:rsidRPr="00186631">
        <w:t>} gpd. This value is utilized for long-term operational planning, estimating annual O&amp;M costs, and as a fundamental baseline for developing flow projections and assessing overall plant loading against its design capacity.</w:t>
      </w:r>
    </w:p>
    <w:p w14:paraId="505071F0" w14:textId="77777777" w:rsidR="00EB6062" w:rsidRDefault="00EB6062">
      <w:pPr>
        <w:spacing w:after="160" w:line="259" w:lineRule="auto"/>
      </w:pPr>
      <w:r>
        <w:br w:type="page"/>
      </w:r>
    </w:p>
    <w:p w14:paraId="16A23A7C" w14:textId="0E204320" w:rsidR="001176D6" w:rsidRPr="002970CE" w:rsidRDefault="00713818" w:rsidP="00DC5B01">
      <w:pPr>
        <w:pStyle w:val="Heading3"/>
      </w:pPr>
      <w:bookmarkStart w:id="179" w:name="_Toc204171886"/>
      <w:r>
        <w:lastRenderedPageBreak/>
        <w:t>ERU Calculation</w:t>
      </w:r>
      <w:bookmarkEnd w:id="179"/>
      <w:r w:rsidR="00F55251">
        <w:t>s</w:t>
      </w:r>
    </w:p>
    <w:p w14:paraId="68AA7678" w14:textId="3F67B645" w:rsidR="001176D6" w:rsidRDefault="001176D6" w:rsidP="001176D6">
      <w:pPr>
        <w:spacing w:after="160" w:line="278" w:lineRule="auto"/>
      </w:pPr>
      <w:r w:rsidRPr="00186631">
        <w:t xml:space="preserve">The </w:t>
      </w:r>
      <w:r w:rsidR="00713818">
        <w:t xml:space="preserve">amount of wastewater generated by </w:t>
      </w:r>
      <w:r w:rsidRPr="00186631">
        <w:t>a typical single-family home</w:t>
      </w:r>
      <w:r w:rsidR="00DD71E6">
        <w:t>, the Equivalent Residential Unit (ERU)</w:t>
      </w:r>
      <w:r w:rsidRPr="00186631">
        <w:t xml:space="preserve"> is a fundamental parameter in wastewater planning, representing the daily hydraulic contribution </w:t>
      </w:r>
      <w:r w:rsidR="002970CE">
        <w:t>generated by a single home or dwelling</w:t>
      </w:r>
      <w:r w:rsidRPr="00186631">
        <w:t>.</w:t>
      </w:r>
      <w:r w:rsidR="00485DD3">
        <w:t xml:space="preserve">  </w:t>
      </w:r>
      <w:r w:rsidR="002970CE">
        <w:t>The ERU flow</w:t>
      </w:r>
      <w:r w:rsidRPr="00186631">
        <w:t xml:space="preserve"> was estimated </w:t>
      </w:r>
      <w:r w:rsidR="002970CE">
        <w:t xml:space="preserve">in multiple ways to as a check against error and to account for the strengths and weaknesses of each method.  </w:t>
      </w:r>
      <w:r w:rsidRPr="00186631">
        <w:t>In facility plans, the ERU concept is used to normalize contributions from various types of connections (residential, commercial, institutional) to a common unit, which simplifies the process of projecting future wastewater flows based on anticipated growth in housing and commercial development.</w:t>
      </w:r>
      <w:r w:rsidR="00DD71E6">
        <w:t xml:space="preserve"> Because of the contribution from I&amp;I and other factors such as the larger variety of uses which make up the commercial and industrial units, residential units are the simplest basis to use as a common basis. </w:t>
      </w:r>
    </w:p>
    <w:p w14:paraId="16FAC6B7" w14:textId="5D8A2F71" w:rsidR="003351E3" w:rsidRDefault="002970CE" w:rsidP="003351E3">
      <w:pPr>
        <w:pStyle w:val="Heading3"/>
      </w:pPr>
      <w:r w:rsidRPr="002970CE">
        <w:t xml:space="preserve">Wastewater ERU </w:t>
      </w:r>
    </w:p>
    <w:p w14:paraId="442C7AF1" w14:textId="1485DCA9" w:rsidR="001176D6" w:rsidRDefault="001176D6" w:rsidP="003351E3">
      <w:pPr>
        <w:spacing w:after="160" w:line="259" w:lineRule="auto"/>
      </w:pPr>
      <w:r w:rsidRPr="00186631">
        <w:t>The rationale behind using winter water consumption data for estimating BSF is that outdoor water use, such as landscape irrigation, is minimal or nonexistent during these colder months. Additionally, while groundwater levels might be seasonally high (potentially increasing infiltration), the direct impact of rainfall-induced </w:t>
      </w:r>
      <w:r w:rsidR="007B3CDD">
        <w:t>inflow</w:t>
      </w:r>
      <w:r w:rsidRPr="00186631">
        <w:t> is generally less compared to wetter storm seasons</w:t>
      </w:r>
      <w:r w:rsidR="00DD71E6">
        <w:t xml:space="preserve"> like spring</w:t>
      </w:r>
      <w:r w:rsidRPr="00186631">
        <w:t xml:space="preserve">, making winter flows more representative of sanitary contributions plus persistent infiltration. </w:t>
      </w:r>
      <w:r w:rsidR="00DD71E6">
        <w:t>To account for the normal portion of</w:t>
      </w:r>
      <w:r w:rsidRPr="00186631">
        <w:t xml:space="preserve"> metered winter water use</w:t>
      </w:r>
      <w:r w:rsidR="00DD71E6">
        <w:t xml:space="preserve"> which typically doesn’t end up in the wastewater system,</w:t>
      </w:r>
      <w:r w:rsidRPr="00186631">
        <w:t xml:space="preserve"> </w:t>
      </w:r>
      <w:r w:rsidR="00DD71E6">
        <w:t>a factor of .9 was applied to the BSF.</w:t>
      </w:r>
    </w:p>
    <w:p w14:paraId="02E2A197" w14:textId="77777777" w:rsidR="00DD71E6" w:rsidRDefault="00DD71E6" w:rsidP="003351E3">
      <w:pPr>
        <w:spacing w:after="160" w:line="259" w:lineRule="auto"/>
      </w:pPr>
    </w:p>
    <w:p w14:paraId="16FDDDF8" w14:textId="2398BEDB" w:rsidR="007B3CDD" w:rsidRDefault="00DC6725" w:rsidP="00F55251">
      <w:pPr>
        <w:pStyle w:val="Heading2"/>
      </w:pPr>
      <w:r>
        <w:t>Inflow and Infiltration Analysis</w:t>
      </w:r>
    </w:p>
    <w:p w14:paraId="4FE32CA7" w14:textId="77777777" w:rsidR="00F55251" w:rsidRDefault="00F55251" w:rsidP="00F55251">
      <w:pPr>
        <w:pStyle w:val="Heading3"/>
      </w:pPr>
      <w:bookmarkStart w:id="180" w:name="_Toc204171887"/>
      <w:r w:rsidRPr="00186631">
        <w:t>Estimating Average Base Sanitary Flow (BSF)</w:t>
      </w:r>
      <w:bookmarkEnd w:id="180"/>
    </w:p>
    <w:p w14:paraId="5934CFB1" w14:textId="13795B69" w:rsidR="00F55251" w:rsidRPr="00F55251" w:rsidRDefault="00F55251" w:rsidP="00F55251">
      <w:pPr>
        <w:spacing w:after="160" w:line="278" w:lineRule="auto"/>
      </w:pPr>
      <w:r w:rsidRPr="00F55251">
        <w:t xml:space="preserve">According to Washington State OFM (WAOFM), a typical single-family home in Tekoa is estimated to have an average of 2.22 residents in 2024. </w:t>
      </w:r>
      <w:r w:rsidR="00696AC6">
        <w:t>Since the</w:t>
      </w:r>
      <w:r w:rsidRPr="00F55251">
        <w:t xml:space="preserve"> City doesn’t </w:t>
      </w:r>
      <w:r w:rsidR="00696AC6">
        <w:t>collect water meter readings</w:t>
      </w:r>
      <w:r w:rsidRPr="00F55251">
        <w:t xml:space="preserve"> in the winter due to snow and freezing, source (well) data w</w:t>
      </w:r>
      <w:r w:rsidR="009D0934">
        <w:t>as</w:t>
      </w:r>
      <w:r w:rsidRPr="00F55251">
        <w:t xml:space="preserve"> used to calculate a per unit average.  Although cleanly delineated year-round meter data would be preferable to winter consumption data alone, winter consumption data is preferable to summer data as a basis for ERU calculations since fewer residents are using domestic water for recreation or irrigation.  To adjust for the fact that not all of the water purchased during any season will make it to the drain, a factor of .95 was applied to the resulting figures, which are summarized in </w:t>
      </w:r>
      <w:r w:rsidRPr="00F55251">
        <w:rPr>
          <w:b/>
          <w:bCs/>
        </w:rPr>
        <w:fldChar w:fldCharType="begin"/>
      </w:r>
      <w:r w:rsidRPr="00F55251">
        <w:rPr>
          <w:b/>
          <w:bCs/>
        </w:rPr>
        <w:instrText xml:space="preserve"> REF _Ref204170293 \h  \* MERGEFORMAT </w:instrText>
      </w:r>
      <w:r w:rsidRPr="00F55251">
        <w:rPr>
          <w:b/>
          <w:bCs/>
        </w:rPr>
      </w:r>
      <w:r w:rsidRPr="00F55251">
        <w:rPr>
          <w:b/>
          <w:bCs/>
        </w:rPr>
        <w:fldChar w:fldCharType="separate"/>
      </w:r>
      <w:r w:rsidRPr="00F55251">
        <w:rPr>
          <w:b/>
          <w:bCs/>
        </w:rPr>
        <w:t xml:space="preserve">Table </w:t>
      </w:r>
      <w:r w:rsidRPr="00F55251">
        <w:rPr>
          <w:b/>
          <w:bCs/>
          <w:noProof/>
        </w:rPr>
        <w:t>5.3</w:t>
      </w:r>
      <w:r w:rsidRPr="00F55251">
        <w:rPr>
          <w:b/>
          <w:bCs/>
        </w:rPr>
        <w:noBreakHyphen/>
      </w:r>
      <w:r w:rsidRPr="00F55251">
        <w:rPr>
          <w:b/>
          <w:bCs/>
          <w:noProof/>
        </w:rPr>
        <w:t>2</w:t>
      </w:r>
      <w:r w:rsidRPr="00F55251">
        <w:fldChar w:fldCharType="end"/>
      </w:r>
      <w:r w:rsidRPr="00F55251">
        <w:t xml:space="preserve"> below.</w:t>
      </w:r>
    </w:p>
    <w:p w14:paraId="52F8E2F7" w14:textId="2285EBD6" w:rsidR="00F55251" w:rsidRDefault="00F55251" w:rsidP="00F55251">
      <w:pPr>
        <w:spacing w:after="160" w:line="278" w:lineRule="auto"/>
      </w:pPr>
      <w:r w:rsidRPr="00186631">
        <w:t xml:space="preserve">To estimate the Average Base Sanitary Flow (BSF) per ERU, which represents the wastewater flow originating purely from sanitary sources (excluding significant I&amp;I contributions), </w:t>
      </w:r>
      <w:r>
        <w:t xml:space="preserve">the previously derived ERU value by the total number of ERU for the year 2024 (461) to arrive at a figure of 87,776 gpd.  See </w:t>
      </w:r>
      <w:r w:rsidRPr="00C5334D">
        <w:rPr>
          <w:b/>
          <w:bCs/>
        </w:rPr>
        <w:fldChar w:fldCharType="begin"/>
      </w:r>
      <w:r w:rsidRPr="00C5334D">
        <w:rPr>
          <w:b/>
          <w:bCs/>
        </w:rPr>
        <w:instrText xml:space="preserve"> REF _Ref204170293 \h  \* MERGEFORMAT </w:instrText>
      </w:r>
      <w:r w:rsidRPr="00C5334D">
        <w:rPr>
          <w:b/>
          <w:bCs/>
        </w:rPr>
      </w:r>
      <w:r w:rsidRPr="00C5334D">
        <w:rPr>
          <w:b/>
          <w:bCs/>
        </w:rPr>
        <w:fldChar w:fldCharType="separate"/>
      </w:r>
      <w:r w:rsidRPr="00C5334D">
        <w:rPr>
          <w:b/>
          <w:bCs/>
        </w:rPr>
        <w:t xml:space="preserve">Table </w:t>
      </w:r>
      <w:r w:rsidRPr="00C5334D">
        <w:rPr>
          <w:b/>
          <w:bCs/>
          <w:noProof/>
        </w:rPr>
        <w:t>5.3</w:t>
      </w:r>
      <w:r w:rsidRPr="00C5334D">
        <w:rPr>
          <w:b/>
          <w:bCs/>
        </w:rPr>
        <w:noBreakHyphen/>
      </w:r>
      <w:r w:rsidRPr="00C5334D">
        <w:rPr>
          <w:b/>
          <w:bCs/>
          <w:noProof/>
        </w:rPr>
        <w:t>2</w:t>
      </w:r>
      <w:r w:rsidRPr="00C5334D">
        <w:rPr>
          <w:b/>
          <w:bCs/>
        </w:rPr>
        <w:fldChar w:fldCharType="end"/>
      </w:r>
      <w:r>
        <w:t xml:space="preserve"> below.  </w:t>
      </w:r>
    </w:p>
    <w:p w14:paraId="06B534A2" w14:textId="70B0CDB1" w:rsidR="00F55251" w:rsidRDefault="00F55251">
      <w:pPr>
        <w:spacing w:after="160" w:line="259" w:lineRule="auto"/>
      </w:pPr>
      <w:r>
        <w:br w:type="page"/>
      </w:r>
    </w:p>
    <w:p w14:paraId="4D16EDA4" w14:textId="3DF36F10" w:rsidR="00F55251" w:rsidRDefault="00F55251" w:rsidP="00F55251">
      <w:pPr>
        <w:pStyle w:val="Caption"/>
      </w:pPr>
      <w:bookmarkStart w:id="181" w:name="_Ref204170293"/>
      <w:r>
        <w:lastRenderedPageBreak/>
        <w:t xml:space="preserve">Table </w:t>
      </w:r>
      <w:fldSimple w:instr=" STYLEREF 2 \s ">
        <w:r>
          <w:rPr>
            <w:noProof/>
          </w:rPr>
          <w:t>5.4</w:t>
        </w:r>
      </w:fldSimple>
      <w:r>
        <w:noBreakHyphen/>
      </w:r>
      <w:fldSimple w:instr=" SEQ Table \* ARABIC \s 2 ">
        <w:r>
          <w:rPr>
            <w:noProof/>
          </w:rPr>
          <w:t>1</w:t>
        </w:r>
      </w:fldSimple>
      <w:bookmarkEnd w:id="181"/>
      <w:r>
        <w:t xml:space="preserve"> BSF Calculation Summary (Method 1)</w:t>
      </w:r>
    </w:p>
    <w:tbl>
      <w:tblPr>
        <w:tblW w:w="9480" w:type="dxa"/>
        <w:tblLook w:val="04A0" w:firstRow="1" w:lastRow="0" w:firstColumn="1" w:lastColumn="0" w:noHBand="0" w:noVBand="1"/>
      </w:tblPr>
      <w:tblGrid>
        <w:gridCol w:w="4020"/>
        <w:gridCol w:w="4240"/>
        <w:gridCol w:w="1223"/>
      </w:tblGrid>
      <w:tr w:rsidR="00F55251" w:rsidRPr="00CF6815" w14:paraId="45D3D687" w14:textId="77777777" w:rsidTr="00876350">
        <w:trPr>
          <w:trHeight w:val="315"/>
        </w:trPr>
        <w:tc>
          <w:tcPr>
            <w:tcW w:w="4020" w:type="dxa"/>
            <w:tcBorders>
              <w:top w:val="single" w:sz="8" w:space="0" w:color="auto"/>
              <w:left w:val="single" w:sz="8" w:space="0" w:color="auto"/>
              <w:bottom w:val="single" w:sz="8" w:space="0" w:color="auto"/>
              <w:right w:val="nil"/>
            </w:tcBorders>
            <w:noWrap/>
            <w:vAlign w:val="bottom"/>
            <w:hideMark/>
          </w:tcPr>
          <w:p w14:paraId="03A78778"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Parameter</w:t>
            </w:r>
          </w:p>
        </w:tc>
        <w:tc>
          <w:tcPr>
            <w:tcW w:w="4240" w:type="dxa"/>
            <w:tcBorders>
              <w:top w:val="single" w:sz="8" w:space="0" w:color="auto"/>
              <w:left w:val="nil"/>
              <w:bottom w:val="single" w:sz="8" w:space="0" w:color="auto"/>
              <w:right w:val="nil"/>
            </w:tcBorders>
            <w:noWrap/>
            <w:vAlign w:val="bottom"/>
            <w:hideMark/>
          </w:tcPr>
          <w:p w14:paraId="4D04C6BB"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Notes</w:t>
            </w:r>
          </w:p>
        </w:tc>
        <w:tc>
          <w:tcPr>
            <w:tcW w:w="1220" w:type="dxa"/>
            <w:tcBorders>
              <w:top w:val="single" w:sz="8" w:space="0" w:color="auto"/>
              <w:left w:val="nil"/>
              <w:bottom w:val="single" w:sz="8" w:space="0" w:color="auto"/>
              <w:right w:val="single" w:sz="8" w:space="0" w:color="auto"/>
            </w:tcBorders>
            <w:noWrap/>
            <w:vAlign w:val="bottom"/>
            <w:hideMark/>
          </w:tcPr>
          <w:p w14:paraId="4B48E05B"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Figures</w:t>
            </w:r>
          </w:p>
        </w:tc>
      </w:tr>
      <w:tr w:rsidR="00F55251" w:rsidRPr="00CF6815" w14:paraId="4C84AE1B" w14:textId="77777777" w:rsidTr="00876350">
        <w:trPr>
          <w:trHeight w:val="300"/>
        </w:trPr>
        <w:tc>
          <w:tcPr>
            <w:tcW w:w="4020" w:type="dxa"/>
            <w:tcBorders>
              <w:top w:val="nil"/>
              <w:left w:val="single" w:sz="8" w:space="0" w:color="auto"/>
              <w:bottom w:val="single" w:sz="4" w:space="0" w:color="auto"/>
              <w:right w:val="single" w:sz="8" w:space="0" w:color="auto"/>
            </w:tcBorders>
            <w:noWrap/>
            <w:vAlign w:val="center"/>
            <w:hideMark/>
          </w:tcPr>
          <w:p w14:paraId="6AD9E038"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Total Nov. - Apr. Consumption</w:t>
            </w:r>
          </w:p>
        </w:tc>
        <w:tc>
          <w:tcPr>
            <w:tcW w:w="4240" w:type="dxa"/>
            <w:tcBorders>
              <w:top w:val="nil"/>
              <w:left w:val="nil"/>
              <w:bottom w:val="single" w:sz="4" w:space="0" w:color="auto"/>
              <w:right w:val="single" w:sz="4" w:space="0" w:color="auto"/>
            </w:tcBorders>
            <w:vAlign w:val="center"/>
            <w:hideMark/>
          </w:tcPr>
          <w:p w14:paraId="437BA2C1"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From source consumption data</w:t>
            </w:r>
          </w:p>
        </w:tc>
        <w:tc>
          <w:tcPr>
            <w:tcW w:w="1220" w:type="dxa"/>
            <w:tcBorders>
              <w:top w:val="nil"/>
              <w:left w:val="nil"/>
              <w:bottom w:val="single" w:sz="4" w:space="0" w:color="auto"/>
              <w:right w:val="single" w:sz="8" w:space="0" w:color="auto"/>
            </w:tcBorders>
            <w:noWrap/>
            <w:vAlign w:val="center"/>
            <w:hideMark/>
          </w:tcPr>
          <w:p w14:paraId="791F9ADB"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15,302,000 </w:t>
            </w:r>
          </w:p>
        </w:tc>
      </w:tr>
      <w:tr w:rsidR="00F55251" w:rsidRPr="00CF6815" w14:paraId="306114AA" w14:textId="77777777" w:rsidTr="00876350">
        <w:trPr>
          <w:trHeight w:val="600"/>
        </w:trPr>
        <w:tc>
          <w:tcPr>
            <w:tcW w:w="4020" w:type="dxa"/>
            <w:tcBorders>
              <w:top w:val="nil"/>
              <w:left w:val="single" w:sz="8" w:space="0" w:color="auto"/>
              <w:bottom w:val="single" w:sz="4" w:space="0" w:color="auto"/>
              <w:right w:val="single" w:sz="8" w:space="0" w:color="auto"/>
            </w:tcBorders>
            <w:noWrap/>
            <w:vAlign w:val="center"/>
            <w:hideMark/>
          </w:tcPr>
          <w:p w14:paraId="1918270A"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Residential Consumption Volume (Gal)</w:t>
            </w:r>
          </w:p>
        </w:tc>
        <w:tc>
          <w:tcPr>
            <w:tcW w:w="4240" w:type="dxa"/>
            <w:tcBorders>
              <w:top w:val="nil"/>
              <w:left w:val="nil"/>
              <w:bottom w:val="single" w:sz="4" w:space="0" w:color="auto"/>
              <w:right w:val="single" w:sz="4" w:space="0" w:color="auto"/>
            </w:tcBorders>
            <w:vAlign w:val="center"/>
            <w:hideMark/>
          </w:tcPr>
          <w:p w14:paraId="4E9E6D52"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Accounts for DSL and removes commercial flow</w:t>
            </w:r>
          </w:p>
        </w:tc>
        <w:tc>
          <w:tcPr>
            <w:tcW w:w="1220" w:type="dxa"/>
            <w:tcBorders>
              <w:top w:val="nil"/>
              <w:left w:val="nil"/>
              <w:bottom w:val="single" w:sz="4" w:space="0" w:color="auto"/>
              <w:right w:val="single" w:sz="8" w:space="0" w:color="auto"/>
            </w:tcBorders>
            <w:noWrap/>
            <w:vAlign w:val="center"/>
            <w:hideMark/>
          </w:tcPr>
          <w:p w14:paraId="2ED4AF98"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12,394,620 </w:t>
            </w:r>
          </w:p>
        </w:tc>
      </w:tr>
      <w:tr w:rsidR="00F55251" w:rsidRPr="00CF6815" w14:paraId="53C15855" w14:textId="77777777" w:rsidTr="00876350">
        <w:trPr>
          <w:trHeight w:val="600"/>
        </w:trPr>
        <w:tc>
          <w:tcPr>
            <w:tcW w:w="4020" w:type="dxa"/>
            <w:tcBorders>
              <w:top w:val="nil"/>
              <w:left w:val="single" w:sz="8" w:space="0" w:color="auto"/>
              <w:bottom w:val="single" w:sz="4" w:space="0" w:color="auto"/>
              <w:right w:val="single" w:sz="8" w:space="0" w:color="auto"/>
            </w:tcBorders>
            <w:noWrap/>
            <w:vAlign w:val="center"/>
            <w:hideMark/>
          </w:tcPr>
          <w:p w14:paraId="17628B50"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Winter Residential Flow (gpd)</w:t>
            </w:r>
          </w:p>
        </w:tc>
        <w:tc>
          <w:tcPr>
            <w:tcW w:w="4240" w:type="dxa"/>
            <w:tcBorders>
              <w:top w:val="nil"/>
              <w:left w:val="nil"/>
              <w:bottom w:val="single" w:sz="4" w:space="0" w:color="auto"/>
              <w:right w:val="single" w:sz="4" w:space="0" w:color="auto"/>
            </w:tcBorders>
            <w:vAlign w:val="center"/>
            <w:hideMark/>
          </w:tcPr>
          <w:p w14:paraId="3A872F77"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Residential consumption divided by 181 days (Nov. through Apr.)</w:t>
            </w:r>
          </w:p>
        </w:tc>
        <w:tc>
          <w:tcPr>
            <w:tcW w:w="1220" w:type="dxa"/>
            <w:tcBorders>
              <w:top w:val="nil"/>
              <w:left w:val="nil"/>
              <w:bottom w:val="single" w:sz="4" w:space="0" w:color="auto"/>
              <w:right w:val="single" w:sz="8" w:space="0" w:color="auto"/>
            </w:tcBorders>
            <w:noWrap/>
            <w:vAlign w:val="center"/>
            <w:hideMark/>
          </w:tcPr>
          <w:p w14:paraId="6F34B2EE"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68,479 </w:t>
            </w:r>
          </w:p>
        </w:tc>
      </w:tr>
      <w:tr w:rsidR="00F55251" w:rsidRPr="00CF6815" w14:paraId="69440CA4" w14:textId="77777777" w:rsidTr="00876350">
        <w:trPr>
          <w:trHeight w:val="600"/>
        </w:trPr>
        <w:tc>
          <w:tcPr>
            <w:tcW w:w="4020" w:type="dxa"/>
            <w:tcBorders>
              <w:top w:val="nil"/>
              <w:left w:val="single" w:sz="8" w:space="0" w:color="auto"/>
              <w:bottom w:val="single" w:sz="4" w:space="0" w:color="auto"/>
              <w:right w:val="single" w:sz="8" w:space="0" w:color="auto"/>
            </w:tcBorders>
            <w:noWrap/>
            <w:vAlign w:val="center"/>
            <w:hideMark/>
          </w:tcPr>
          <w:p w14:paraId="3B66A918"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Per Capita Winter Residential Flow (gpd)</w:t>
            </w:r>
          </w:p>
        </w:tc>
        <w:tc>
          <w:tcPr>
            <w:tcW w:w="4240" w:type="dxa"/>
            <w:tcBorders>
              <w:top w:val="nil"/>
              <w:left w:val="nil"/>
              <w:bottom w:val="single" w:sz="4" w:space="0" w:color="auto"/>
              <w:right w:val="single" w:sz="4" w:space="0" w:color="auto"/>
            </w:tcBorders>
            <w:vAlign w:val="center"/>
            <w:hideMark/>
          </w:tcPr>
          <w:p w14:paraId="6C71CCFE"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Assumed 820 population and factored by .95</w:t>
            </w:r>
          </w:p>
        </w:tc>
        <w:tc>
          <w:tcPr>
            <w:tcW w:w="1220" w:type="dxa"/>
            <w:tcBorders>
              <w:top w:val="nil"/>
              <w:left w:val="nil"/>
              <w:bottom w:val="single" w:sz="4" w:space="0" w:color="auto"/>
              <w:right w:val="single" w:sz="8" w:space="0" w:color="auto"/>
            </w:tcBorders>
            <w:noWrap/>
            <w:vAlign w:val="center"/>
            <w:hideMark/>
          </w:tcPr>
          <w:p w14:paraId="64D20CDB"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79</w:t>
            </w:r>
          </w:p>
        </w:tc>
      </w:tr>
      <w:tr w:rsidR="00F55251" w:rsidRPr="00CF6815" w14:paraId="6F9626AB" w14:textId="77777777" w:rsidTr="00876350">
        <w:trPr>
          <w:trHeight w:val="600"/>
        </w:trPr>
        <w:tc>
          <w:tcPr>
            <w:tcW w:w="4020" w:type="dxa"/>
            <w:tcBorders>
              <w:top w:val="nil"/>
              <w:left w:val="single" w:sz="8" w:space="0" w:color="auto"/>
              <w:bottom w:val="single" w:sz="4" w:space="0" w:color="auto"/>
              <w:right w:val="single" w:sz="8" w:space="0" w:color="auto"/>
            </w:tcBorders>
            <w:noWrap/>
            <w:vAlign w:val="center"/>
            <w:hideMark/>
          </w:tcPr>
          <w:p w14:paraId="72A5DCAC"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Residential ERU (gpd)</w:t>
            </w:r>
          </w:p>
        </w:tc>
        <w:tc>
          <w:tcPr>
            <w:tcW w:w="4240" w:type="dxa"/>
            <w:tcBorders>
              <w:top w:val="nil"/>
              <w:left w:val="nil"/>
              <w:bottom w:val="single" w:sz="4" w:space="0" w:color="auto"/>
              <w:right w:val="single" w:sz="4" w:space="0" w:color="auto"/>
            </w:tcBorders>
            <w:vAlign w:val="center"/>
            <w:hideMark/>
          </w:tcPr>
          <w:p w14:paraId="600F9E4E" w14:textId="7B93A830"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Assumes 2.</w:t>
            </w:r>
            <w:r w:rsidR="005B6A4F">
              <w:rPr>
                <w:rFonts w:ascii="Aptos Narrow" w:eastAsia="Times New Roman" w:hAnsi="Aptos Narrow"/>
                <w:color w:val="000000"/>
              </w:rPr>
              <w:t>22</w:t>
            </w:r>
            <w:r w:rsidRPr="00CF6815">
              <w:rPr>
                <w:rFonts w:ascii="Aptos Narrow" w:eastAsia="Times New Roman" w:hAnsi="Aptos Narrow"/>
                <w:color w:val="000000"/>
              </w:rPr>
              <w:t xml:space="preserve"> persons per household from OFM</w:t>
            </w:r>
          </w:p>
        </w:tc>
        <w:tc>
          <w:tcPr>
            <w:tcW w:w="1220" w:type="dxa"/>
            <w:tcBorders>
              <w:top w:val="nil"/>
              <w:left w:val="nil"/>
              <w:bottom w:val="single" w:sz="4" w:space="0" w:color="auto"/>
              <w:right w:val="single" w:sz="8" w:space="0" w:color="auto"/>
            </w:tcBorders>
            <w:noWrap/>
            <w:vAlign w:val="center"/>
            <w:hideMark/>
          </w:tcPr>
          <w:p w14:paraId="5238FEDC"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190 </w:t>
            </w:r>
          </w:p>
        </w:tc>
      </w:tr>
      <w:tr w:rsidR="00F55251" w:rsidRPr="00CF6815" w14:paraId="549DDE16" w14:textId="77777777" w:rsidTr="00876350">
        <w:trPr>
          <w:trHeight w:val="315"/>
        </w:trPr>
        <w:tc>
          <w:tcPr>
            <w:tcW w:w="4020" w:type="dxa"/>
            <w:tcBorders>
              <w:top w:val="nil"/>
              <w:left w:val="single" w:sz="8" w:space="0" w:color="auto"/>
              <w:bottom w:val="single" w:sz="8" w:space="0" w:color="auto"/>
              <w:right w:val="single" w:sz="8" w:space="0" w:color="auto"/>
            </w:tcBorders>
            <w:noWrap/>
            <w:vAlign w:val="center"/>
            <w:hideMark/>
          </w:tcPr>
          <w:p w14:paraId="6E566BC6" w14:textId="77777777" w:rsidR="00F55251" w:rsidRPr="00CF6815" w:rsidRDefault="00F55251" w:rsidP="00876350">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Base Sanitary Flow (gpd)</w:t>
            </w:r>
          </w:p>
        </w:tc>
        <w:tc>
          <w:tcPr>
            <w:tcW w:w="4240" w:type="dxa"/>
            <w:tcBorders>
              <w:top w:val="nil"/>
              <w:left w:val="nil"/>
              <w:bottom w:val="single" w:sz="8" w:space="0" w:color="auto"/>
              <w:right w:val="single" w:sz="4" w:space="0" w:color="auto"/>
            </w:tcBorders>
            <w:vAlign w:val="center"/>
            <w:hideMark/>
          </w:tcPr>
          <w:p w14:paraId="04717C4D"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Residential ERU applied to total ERUs (461)</w:t>
            </w:r>
          </w:p>
        </w:tc>
        <w:tc>
          <w:tcPr>
            <w:tcW w:w="1220" w:type="dxa"/>
            <w:tcBorders>
              <w:top w:val="nil"/>
              <w:left w:val="nil"/>
              <w:bottom w:val="single" w:sz="8" w:space="0" w:color="auto"/>
              <w:right w:val="single" w:sz="8" w:space="0" w:color="auto"/>
            </w:tcBorders>
            <w:noWrap/>
            <w:vAlign w:val="center"/>
            <w:hideMark/>
          </w:tcPr>
          <w:p w14:paraId="10BA42B5" w14:textId="77777777" w:rsidR="00F55251" w:rsidRPr="00CF6815" w:rsidRDefault="00F55251" w:rsidP="00876350">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87,776 </w:t>
            </w:r>
          </w:p>
        </w:tc>
      </w:tr>
    </w:tbl>
    <w:p w14:paraId="7AEBB640" w14:textId="77777777" w:rsidR="00F55251" w:rsidRDefault="00F55251" w:rsidP="001176D6">
      <w:pPr>
        <w:spacing w:after="160" w:line="278" w:lineRule="auto"/>
        <w:rPr>
          <w:b/>
          <w:bCs/>
        </w:rPr>
      </w:pPr>
    </w:p>
    <w:p w14:paraId="324BDEB0" w14:textId="6AA8299A" w:rsidR="009C35D0" w:rsidRPr="009C35D0" w:rsidRDefault="00F55251" w:rsidP="00F55251">
      <w:pPr>
        <w:pStyle w:val="Caption"/>
      </w:pPr>
      <w:r>
        <w:t xml:space="preserve">Table </w:t>
      </w:r>
      <w:fldSimple w:instr=" STYLEREF 2 \s ">
        <w:r>
          <w:rPr>
            <w:noProof/>
          </w:rPr>
          <w:t>5.4</w:t>
        </w:r>
      </w:fldSimple>
      <w:r>
        <w:noBreakHyphen/>
      </w:r>
      <w:fldSimple w:instr=" SEQ Table \* ARABIC \s 2 ">
        <w:r>
          <w:rPr>
            <w:noProof/>
          </w:rPr>
          <w:t>2</w:t>
        </w:r>
      </w:fldSimple>
      <w:r w:rsidR="005B6A4F">
        <w:t xml:space="preserve"> </w:t>
      </w:r>
      <w:r w:rsidR="009C35D0">
        <w:rPr>
          <w:bCs/>
        </w:rPr>
        <w:t xml:space="preserve">I&amp;I </w:t>
      </w:r>
      <w:r w:rsidR="00C06E91">
        <w:rPr>
          <w:bCs/>
        </w:rPr>
        <w:t>Segregation</w:t>
      </w:r>
      <w:r w:rsidR="00A57027">
        <w:rPr>
          <w:bCs/>
        </w:rPr>
        <w:t xml:space="preserve"> (GWI and RDII)</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9"/>
        <w:gridCol w:w="2716"/>
        <w:gridCol w:w="2130"/>
      </w:tblGrid>
      <w:tr w:rsidR="003C0ED9" w:rsidRPr="00085DB5" w14:paraId="28FA4DBA" w14:textId="77777777" w:rsidTr="0029297B">
        <w:trPr>
          <w:tblHeader/>
        </w:trPr>
        <w:tc>
          <w:tcPr>
            <w:tcW w:w="0" w:type="auto"/>
            <w:tcMar>
              <w:top w:w="160" w:type="dxa"/>
              <w:left w:w="240" w:type="dxa"/>
              <w:bottom w:w="160" w:type="dxa"/>
              <w:right w:w="15" w:type="dxa"/>
            </w:tcMar>
            <w:vAlign w:val="bottom"/>
            <w:hideMark/>
          </w:tcPr>
          <w:p w14:paraId="569B1014" w14:textId="52BCEA5A" w:rsidR="003C0ED9" w:rsidRPr="00085DB5" w:rsidRDefault="003C0ED9" w:rsidP="00C93350">
            <w:pPr>
              <w:spacing w:after="160" w:line="278" w:lineRule="auto"/>
              <w:jc w:val="center"/>
              <w:rPr>
                <w:b/>
                <w:bCs/>
                <w:highlight w:val="yellow"/>
              </w:rPr>
            </w:pPr>
            <w:r w:rsidRPr="00085DB5">
              <w:rPr>
                <w:b/>
                <w:bCs/>
                <w:highlight w:val="yellow"/>
              </w:rPr>
              <w:t>Parameter</w:t>
            </w:r>
          </w:p>
        </w:tc>
        <w:tc>
          <w:tcPr>
            <w:tcW w:w="0" w:type="auto"/>
            <w:tcMar>
              <w:top w:w="160" w:type="dxa"/>
              <w:left w:w="240" w:type="dxa"/>
              <w:bottom w:w="160" w:type="dxa"/>
              <w:right w:w="15" w:type="dxa"/>
            </w:tcMar>
            <w:vAlign w:val="bottom"/>
            <w:hideMark/>
          </w:tcPr>
          <w:p w14:paraId="15C4A3DD" w14:textId="77777777" w:rsidR="003C0ED9" w:rsidRPr="00085DB5" w:rsidRDefault="003C0ED9" w:rsidP="00C81558">
            <w:pPr>
              <w:spacing w:after="160" w:line="278" w:lineRule="auto"/>
              <w:ind w:right="285"/>
              <w:jc w:val="center"/>
              <w:rPr>
                <w:b/>
                <w:bCs/>
                <w:highlight w:val="yellow"/>
              </w:rPr>
            </w:pPr>
            <w:r w:rsidRPr="00085DB5">
              <w:rPr>
                <w:b/>
                <w:bCs/>
                <w:highlight w:val="yellow"/>
              </w:rPr>
              <w:t>Formula</w:t>
            </w:r>
          </w:p>
        </w:tc>
        <w:tc>
          <w:tcPr>
            <w:tcW w:w="2130" w:type="dxa"/>
            <w:tcMar>
              <w:top w:w="160" w:type="dxa"/>
              <w:left w:w="240" w:type="dxa"/>
              <w:bottom w:w="160" w:type="dxa"/>
              <w:right w:w="15" w:type="dxa"/>
            </w:tcMar>
            <w:vAlign w:val="bottom"/>
            <w:hideMark/>
          </w:tcPr>
          <w:p w14:paraId="33CF0B89" w14:textId="2C62090C" w:rsidR="003C0ED9" w:rsidRPr="00085DB5" w:rsidRDefault="003C0ED9" w:rsidP="00C81558">
            <w:pPr>
              <w:spacing w:after="160" w:line="278" w:lineRule="auto"/>
              <w:ind w:right="346"/>
              <w:jc w:val="center"/>
              <w:rPr>
                <w:b/>
                <w:bCs/>
                <w:highlight w:val="yellow"/>
              </w:rPr>
            </w:pPr>
            <w:r w:rsidRPr="00085DB5">
              <w:rPr>
                <w:b/>
                <w:bCs/>
                <w:highlight w:val="yellow"/>
              </w:rPr>
              <w:t>Value (</w:t>
            </w:r>
            <w:r w:rsidR="008906BC" w:rsidRPr="00085DB5">
              <w:rPr>
                <w:b/>
                <w:bCs/>
                <w:highlight w:val="yellow"/>
              </w:rPr>
              <w:t>MGD</w:t>
            </w:r>
            <w:r w:rsidRPr="00085DB5">
              <w:rPr>
                <w:b/>
                <w:bCs/>
                <w:highlight w:val="yellow"/>
              </w:rPr>
              <w:t>)</w:t>
            </w:r>
          </w:p>
        </w:tc>
      </w:tr>
      <w:tr w:rsidR="003C0ED9" w:rsidRPr="00085DB5" w14:paraId="4CC7F112" w14:textId="77777777" w:rsidTr="0029297B">
        <w:tc>
          <w:tcPr>
            <w:tcW w:w="0" w:type="auto"/>
            <w:tcMar>
              <w:top w:w="160" w:type="dxa"/>
              <w:left w:w="240" w:type="dxa"/>
              <w:bottom w:w="160" w:type="dxa"/>
              <w:right w:w="15" w:type="dxa"/>
            </w:tcMar>
            <w:vAlign w:val="bottom"/>
            <w:hideMark/>
          </w:tcPr>
          <w:p w14:paraId="2584B2F0" w14:textId="080FE247" w:rsidR="003C0ED9" w:rsidRPr="00085DB5" w:rsidRDefault="003C0ED9" w:rsidP="00C81558">
            <w:pPr>
              <w:spacing w:after="160" w:line="278" w:lineRule="auto"/>
              <w:jc w:val="center"/>
              <w:rPr>
                <w:highlight w:val="yellow"/>
              </w:rPr>
            </w:pPr>
            <w:r w:rsidRPr="00085DB5">
              <w:rPr>
                <w:b/>
                <w:bCs/>
                <w:highlight w:val="yellow"/>
              </w:rPr>
              <w:t>Groundwater Infiltration (GWI)</w:t>
            </w:r>
          </w:p>
        </w:tc>
        <w:tc>
          <w:tcPr>
            <w:tcW w:w="0" w:type="auto"/>
            <w:tcMar>
              <w:top w:w="160" w:type="dxa"/>
              <w:left w:w="240" w:type="dxa"/>
              <w:bottom w:w="160" w:type="dxa"/>
              <w:right w:w="15" w:type="dxa"/>
            </w:tcMar>
            <w:vAlign w:val="bottom"/>
            <w:hideMark/>
          </w:tcPr>
          <w:p w14:paraId="6ED156E9" w14:textId="016A33B0" w:rsidR="003C0ED9" w:rsidRPr="00085DB5" w:rsidRDefault="008906BC" w:rsidP="00C81558">
            <w:pPr>
              <w:spacing w:after="160" w:line="278" w:lineRule="auto"/>
              <w:ind w:right="285"/>
              <w:jc w:val="center"/>
              <w:rPr>
                <w:highlight w:val="yellow"/>
              </w:rPr>
            </w:pPr>
            <w:proofErr w:type="spellStart"/>
            <w:r w:rsidRPr="00085DB5">
              <w:rPr>
                <w:highlight w:val="yellow"/>
              </w:rPr>
              <w:t>ADW</w:t>
            </w:r>
            <w:r w:rsidRPr="00085DB5">
              <w:rPr>
                <w:highlight w:val="yellow"/>
                <w:vertAlign w:val="subscript"/>
              </w:rPr>
              <w:t>Peak</w:t>
            </w:r>
            <w:proofErr w:type="spellEnd"/>
            <w:r w:rsidRPr="00085DB5">
              <w:rPr>
                <w:highlight w:val="yellow"/>
                <w:vertAlign w:val="subscript"/>
              </w:rPr>
              <w:t xml:space="preserve"> </w:t>
            </w:r>
            <w:r w:rsidRPr="00085DB5">
              <w:rPr>
                <w:highlight w:val="yellow"/>
              </w:rPr>
              <w:t>– BSF = GWI</w:t>
            </w:r>
          </w:p>
        </w:tc>
        <w:tc>
          <w:tcPr>
            <w:tcW w:w="2130" w:type="dxa"/>
            <w:tcMar>
              <w:top w:w="160" w:type="dxa"/>
              <w:left w:w="240" w:type="dxa"/>
              <w:bottom w:w="160" w:type="dxa"/>
              <w:right w:w="15" w:type="dxa"/>
            </w:tcMar>
            <w:vAlign w:val="bottom"/>
            <w:hideMark/>
          </w:tcPr>
          <w:p w14:paraId="70000B8C" w14:textId="06122E3F" w:rsidR="003C0ED9" w:rsidRPr="00085DB5" w:rsidRDefault="008906BC" w:rsidP="00C81558">
            <w:pPr>
              <w:spacing w:after="160" w:line="278" w:lineRule="auto"/>
              <w:ind w:right="346"/>
              <w:jc w:val="center"/>
              <w:rPr>
                <w:highlight w:val="yellow"/>
              </w:rPr>
            </w:pPr>
            <w:r w:rsidRPr="00085DB5">
              <w:rPr>
                <w:highlight w:val="yellow"/>
              </w:rPr>
              <w:t>0.071</w:t>
            </w:r>
          </w:p>
        </w:tc>
      </w:tr>
      <w:tr w:rsidR="003C0ED9" w:rsidRPr="003C0ED9" w14:paraId="771B41C1" w14:textId="77777777" w:rsidTr="0029297B">
        <w:tc>
          <w:tcPr>
            <w:tcW w:w="0" w:type="auto"/>
            <w:tcMar>
              <w:top w:w="160" w:type="dxa"/>
              <w:left w:w="240" w:type="dxa"/>
              <w:bottom w:w="160" w:type="dxa"/>
              <w:right w:w="15" w:type="dxa"/>
            </w:tcMar>
            <w:vAlign w:val="bottom"/>
            <w:hideMark/>
          </w:tcPr>
          <w:p w14:paraId="2D781914" w14:textId="77777777" w:rsidR="003C0ED9" w:rsidRPr="00085DB5" w:rsidRDefault="003C0ED9" w:rsidP="00C81558">
            <w:pPr>
              <w:spacing w:after="160" w:line="278" w:lineRule="auto"/>
              <w:jc w:val="center"/>
              <w:rPr>
                <w:highlight w:val="yellow"/>
              </w:rPr>
            </w:pPr>
            <w:r w:rsidRPr="00085DB5">
              <w:rPr>
                <w:b/>
                <w:bCs/>
                <w:highlight w:val="yellow"/>
              </w:rPr>
              <w:t>Rainfall-Derived Infiltration &amp; Inflow (RDII)</w:t>
            </w:r>
          </w:p>
        </w:tc>
        <w:tc>
          <w:tcPr>
            <w:tcW w:w="0" w:type="auto"/>
            <w:tcMar>
              <w:top w:w="160" w:type="dxa"/>
              <w:left w:w="240" w:type="dxa"/>
              <w:bottom w:w="160" w:type="dxa"/>
              <w:right w:w="15" w:type="dxa"/>
            </w:tcMar>
            <w:vAlign w:val="bottom"/>
            <w:hideMark/>
          </w:tcPr>
          <w:p w14:paraId="7366F06D" w14:textId="77777777" w:rsidR="003C0ED9" w:rsidRPr="00085DB5" w:rsidRDefault="003C0ED9" w:rsidP="00C81558">
            <w:pPr>
              <w:spacing w:after="160" w:line="278" w:lineRule="auto"/>
              <w:ind w:right="285"/>
              <w:jc w:val="center"/>
              <w:rPr>
                <w:highlight w:val="yellow"/>
              </w:rPr>
            </w:pPr>
            <w:r w:rsidRPr="00085DB5">
              <w:rPr>
                <w:highlight w:val="yellow"/>
              </w:rPr>
              <w:t>RDII = AWWF - ADWF</w:t>
            </w:r>
          </w:p>
        </w:tc>
        <w:tc>
          <w:tcPr>
            <w:tcW w:w="2130" w:type="dxa"/>
            <w:tcMar>
              <w:top w:w="160" w:type="dxa"/>
              <w:left w:w="240" w:type="dxa"/>
              <w:bottom w:w="160" w:type="dxa"/>
              <w:right w:w="15" w:type="dxa"/>
            </w:tcMar>
            <w:vAlign w:val="bottom"/>
            <w:hideMark/>
          </w:tcPr>
          <w:p w14:paraId="4F226F79" w14:textId="179A2C1E" w:rsidR="003C0ED9" w:rsidRPr="003C0ED9" w:rsidRDefault="00E653A5" w:rsidP="00C81558">
            <w:pPr>
              <w:spacing w:after="160" w:line="278" w:lineRule="auto"/>
              <w:ind w:right="346"/>
              <w:jc w:val="center"/>
            </w:pPr>
            <w:r w:rsidRPr="00085DB5">
              <w:rPr>
                <w:highlight w:val="yellow"/>
              </w:rPr>
              <w:t>57</w:t>
            </w:r>
          </w:p>
        </w:tc>
      </w:tr>
    </w:tbl>
    <w:p w14:paraId="5FC0F55A" w14:textId="77777777" w:rsidR="00E653A5" w:rsidRDefault="00E653A5" w:rsidP="001176D6">
      <w:pPr>
        <w:spacing w:after="160" w:line="278" w:lineRule="auto"/>
      </w:pPr>
    </w:p>
    <w:p w14:paraId="25F19775" w14:textId="14BB1109" w:rsidR="001176D6" w:rsidRPr="00186631" w:rsidRDefault="001176D6" w:rsidP="00F55251">
      <w:pPr>
        <w:pStyle w:val="Heading3"/>
      </w:pPr>
      <w:bookmarkStart w:id="182" w:name="_Toc204171889"/>
      <w:r w:rsidRPr="00186631">
        <w:t>Peak Hour Flow</w:t>
      </w:r>
      <w:bookmarkEnd w:id="182"/>
    </w:p>
    <w:p w14:paraId="404C1B2D" w14:textId="38461421" w:rsidR="001176D6" w:rsidRPr="00186631" w:rsidRDefault="001176D6" w:rsidP="001176D6">
      <w:pPr>
        <w:spacing w:after="160" w:line="278" w:lineRule="auto"/>
      </w:pPr>
      <w:r w:rsidRPr="00186631">
        <w:t xml:space="preserve">Peak Hour Flow (PHF), also referred to as Peak Hourly Design Flow (PHDF), represents the maximum rate of wastewater flow expected to reach the WWTP or pass through any component of the collection system within a single hour (or sometimes a shorter, more instantaneous peak). This value is critical for the hydraulic design of </w:t>
      </w:r>
      <w:r w:rsidR="003C0ED9">
        <w:t>many</w:t>
      </w:r>
      <w:r w:rsidRPr="00186631">
        <w:t xml:space="preserve"> components of the sewer system, including pipe diameters, pump capacities, lift station wet well sizing, and the hydraulic capacity of various treatment plant units (e.g., screens, grit chambers, primary clarifiers), to ensure they can handle these peak loads without overflowing, surcharging, or experiencing operational issues such as reduced treatment efficiency.</w:t>
      </w:r>
    </w:p>
    <w:p w14:paraId="42BB659D" w14:textId="4989480C" w:rsidR="001176D6" w:rsidRDefault="001176D6" w:rsidP="001176D6">
      <w:pPr>
        <w:spacing w:after="160" w:line="278" w:lineRule="auto"/>
      </w:pPr>
      <w:r w:rsidRPr="00186631">
        <w:t xml:space="preserve">Based on an inspection of flow data from </w:t>
      </w:r>
      <w:r w:rsidR="003C0ED9">
        <w:t>2022</w:t>
      </w:r>
      <w:r w:rsidRPr="00186631">
        <w:t xml:space="preserve"> to </w:t>
      </w:r>
      <w:r w:rsidR="003C0ED9">
        <w:t>2024</w:t>
      </w:r>
      <w:r w:rsidRPr="00186631">
        <w:t xml:space="preserve">, the highest peak flows </w:t>
      </w:r>
      <w:r w:rsidR="00281291">
        <w:t xml:space="preserve">for Tekoa’s system </w:t>
      </w:r>
      <w:r w:rsidRPr="00186631">
        <w:t>on</w:t>
      </w:r>
      <w:r w:rsidR="00281291">
        <w:t xml:space="preserve"> the dates listed in </w:t>
      </w:r>
      <w:r w:rsidR="00281291" w:rsidRPr="00F63C45">
        <w:rPr>
          <w:b/>
          <w:bCs/>
        </w:rPr>
        <w:t>Table 5.3-3</w:t>
      </w:r>
      <w:r w:rsidR="00281291">
        <w:t xml:space="preserve"> below.</w:t>
      </w:r>
      <w:r w:rsidRPr="00186631">
        <w:t xml:space="preserve"> These events </w:t>
      </w:r>
      <w:r w:rsidR="00F63C45">
        <w:t>occurred during</w:t>
      </w:r>
      <w:r w:rsidRPr="00186631">
        <w:t>, or shortly after, significant rainfall events, indicating a strong RDII component contributing to the peak</w:t>
      </w:r>
      <w:r w:rsidR="00F63C45">
        <w:t>s</w:t>
      </w:r>
      <w:r w:rsidRPr="00186631">
        <w:t xml:space="preserve">. </w:t>
      </w:r>
    </w:p>
    <w:p w14:paraId="5802A2D1" w14:textId="22C4109E" w:rsidR="003C0ED9" w:rsidRDefault="003C0ED9">
      <w:pPr>
        <w:spacing w:after="160" w:line="259" w:lineRule="auto"/>
      </w:pPr>
      <w:r>
        <w:br w:type="page"/>
      </w:r>
    </w:p>
    <w:p w14:paraId="2A3610D4" w14:textId="184C74E5" w:rsidR="001176D6" w:rsidRPr="00186631" w:rsidRDefault="003C0ED9" w:rsidP="001176D6">
      <w:pPr>
        <w:spacing w:after="160" w:line="278" w:lineRule="auto"/>
      </w:pPr>
      <w:r>
        <w:rPr>
          <w:b/>
          <w:bCs/>
        </w:rPr>
        <w:lastRenderedPageBreak/>
        <w:t>Table 5.3-3</w:t>
      </w:r>
      <w:r w:rsidR="001176D6" w:rsidRPr="00186631">
        <w:rPr>
          <w:b/>
          <w:bCs/>
        </w:rPr>
        <w:t>: Summary of Rainfall Data for Peak Flow Events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091"/>
        <w:gridCol w:w="5199"/>
      </w:tblGrid>
      <w:tr w:rsidR="00697C5C" w:rsidRPr="00186631" w14:paraId="26E11F48" w14:textId="77777777" w:rsidTr="00697C5C">
        <w:trPr>
          <w:tblHeader/>
        </w:trPr>
        <w:tc>
          <w:tcPr>
            <w:tcW w:w="2155" w:type="dxa"/>
            <w:tcMar>
              <w:top w:w="160" w:type="dxa"/>
              <w:left w:w="240" w:type="dxa"/>
              <w:bottom w:w="160" w:type="dxa"/>
              <w:right w:w="15" w:type="dxa"/>
            </w:tcMar>
            <w:vAlign w:val="bottom"/>
            <w:hideMark/>
          </w:tcPr>
          <w:p w14:paraId="773051DB" w14:textId="77777777" w:rsidR="001176D6" w:rsidRPr="00186631" w:rsidRDefault="001176D6" w:rsidP="00697C5C">
            <w:pPr>
              <w:spacing w:after="160" w:line="278" w:lineRule="auto"/>
              <w:ind w:right="255"/>
              <w:jc w:val="center"/>
              <w:rPr>
                <w:b/>
                <w:bCs/>
              </w:rPr>
            </w:pPr>
            <w:r w:rsidRPr="00186631">
              <w:rPr>
                <w:b/>
                <w:bCs/>
              </w:rPr>
              <w:t>Date</w:t>
            </w:r>
          </w:p>
        </w:tc>
        <w:tc>
          <w:tcPr>
            <w:tcW w:w="2091" w:type="dxa"/>
            <w:tcMar>
              <w:top w:w="160" w:type="dxa"/>
              <w:left w:w="240" w:type="dxa"/>
              <w:bottom w:w="160" w:type="dxa"/>
              <w:right w:w="15" w:type="dxa"/>
            </w:tcMar>
            <w:vAlign w:val="bottom"/>
            <w:hideMark/>
          </w:tcPr>
          <w:p w14:paraId="13C12B48" w14:textId="77777777" w:rsidR="001176D6" w:rsidRPr="00186631" w:rsidRDefault="001176D6" w:rsidP="00697C5C">
            <w:pPr>
              <w:spacing w:after="160" w:line="278" w:lineRule="auto"/>
              <w:ind w:right="360"/>
              <w:jc w:val="center"/>
              <w:rPr>
                <w:b/>
                <w:bCs/>
              </w:rPr>
            </w:pPr>
            <w:r w:rsidRPr="00186631">
              <w:rPr>
                <w:b/>
                <w:bCs/>
              </w:rPr>
              <w:t>Rainfall Depth (inches)</w:t>
            </w:r>
          </w:p>
        </w:tc>
        <w:tc>
          <w:tcPr>
            <w:tcW w:w="5199" w:type="dxa"/>
            <w:tcMar>
              <w:top w:w="160" w:type="dxa"/>
              <w:left w:w="240" w:type="dxa"/>
              <w:bottom w:w="160" w:type="dxa"/>
              <w:right w:w="15" w:type="dxa"/>
            </w:tcMar>
            <w:vAlign w:val="bottom"/>
            <w:hideMark/>
          </w:tcPr>
          <w:p w14:paraId="74A63235" w14:textId="77777777" w:rsidR="001176D6" w:rsidRPr="00186631" w:rsidRDefault="001176D6" w:rsidP="00697C5C">
            <w:pPr>
              <w:spacing w:after="160" w:line="278" w:lineRule="auto"/>
              <w:ind w:right="256"/>
              <w:jc w:val="center"/>
              <w:rPr>
                <w:b/>
                <w:bCs/>
              </w:rPr>
            </w:pPr>
            <w:r w:rsidRPr="00186631">
              <w:rPr>
                <w:b/>
                <w:bCs/>
              </w:rPr>
              <w:t>Notes</w:t>
            </w:r>
          </w:p>
        </w:tc>
      </w:tr>
      <w:tr w:rsidR="001176D6" w:rsidRPr="00186631" w14:paraId="69EB5470" w14:textId="77777777" w:rsidTr="00697C5C">
        <w:tc>
          <w:tcPr>
            <w:tcW w:w="2155" w:type="dxa"/>
            <w:tcMar>
              <w:top w:w="160" w:type="dxa"/>
              <w:left w:w="240" w:type="dxa"/>
              <w:bottom w:w="160" w:type="dxa"/>
              <w:right w:w="15" w:type="dxa"/>
            </w:tcMar>
            <w:vAlign w:val="bottom"/>
            <w:hideMark/>
          </w:tcPr>
          <w:p w14:paraId="2579C2BB" w14:textId="3F765DA9" w:rsidR="001176D6" w:rsidRPr="00186631" w:rsidRDefault="00697C5C" w:rsidP="00697C5C">
            <w:pPr>
              <w:spacing w:after="160" w:line="278" w:lineRule="auto"/>
              <w:ind w:right="255"/>
              <w:jc w:val="center"/>
            </w:pPr>
            <w:r>
              <w:t>June 13, 2022</w:t>
            </w:r>
          </w:p>
        </w:tc>
        <w:tc>
          <w:tcPr>
            <w:tcW w:w="2091" w:type="dxa"/>
            <w:tcMar>
              <w:top w:w="160" w:type="dxa"/>
              <w:left w:w="240" w:type="dxa"/>
              <w:bottom w:w="160" w:type="dxa"/>
              <w:right w:w="15" w:type="dxa"/>
            </w:tcMar>
            <w:vAlign w:val="bottom"/>
            <w:hideMark/>
          </w:tcPr>
          <w:p w14:paraId="4B3054E7" w14:textId="37F0FB5C" w:rsidR="001176D6" w:rsidRPr="00186631" w:rsidRDefault="00697C5C" w:rsidP="00697C5C">
            <w:pPr>
              <w:spacing w:after="160" w:line="278" w:lineRule="auto"/>
              <w:ind w:right="360"/>
              <w:jc w:val="center"/>
            </w:pPr>
            <w:r>
              <w:t>0.66</w:t>
            </w:r>
          </w:p>
        </w:tc>
        <w:tc>
          <w:tcPr>
            <w:tcW w:w="5199" w:type="dxa"/>
            <w:tcMar>
              <w:top w:w="160" w:type="dxa"/>
              <w:left w:w="240" w:type="dxa"/>
              <w:bottom w:w="160" w:type="dxa"/>
              <w:right w:w="15" w:type="dxa"/>
            </w:tcMar>
            <w:vAlign w:val="bottom"/>
            <w:hideMark/>
          </w:tcPr>
          <w:p w14:paraId="1835FB03" w14:textId="7AECD305" w:rsidR="001176D6" w:rsidRPr="00186631" w:rsidRDefault="00697C5C" w:rsidP="00697C5C">
            <w:pPr>
              <w:spacing w:after="160" w:line="278" w:lineRule="auto"/>
              <w:ind w:right="166"/>
            </w:pPr>
            <w:r>
              <w:t>Occurred during a rainfall even</w:t>
            </w:r>
            <w:r w:rsidR="00F63C45">
              <w:t>t</w:t>
            </w:r>
            <w:r>
              <w:t xml:space="preserve"> from 6/10 to 6/14, two days after a </w:t>
            </w:r>
            <w:proofErr w:type="gramStart"/>
            <w:r>
              <w:t>1.06 inch</w:t>
            </w:r>
            <w:proofErr w:type="gramEnd"/>
            <w:r>
              <w:t xml:space="preserve"> precipitation event on 6/7</w:t>
            </w:r>
          </w:p>
        </w:tc>
      </w:tr>
      <w:tr w:rsidR="001176D6" w:rsidRPr="00186631" w14:paraId="7815E29D" w14:textId="77777777" w:rsidTr="00697C5C">
        <w:tc>
          <w:tcPr>
            <w:tcW w:w="2155" w:type="dxa"/>
            <w:tcMar>
              <w:top w:w="160" w:type="dxa"/>
              <w:left w:w="240" w:type="dxa"/>
              <w:bottom w:w="160" w:type="dxa"/>
              <w:right w:w="15" w:type="dxa"/>
            </w:tcMar>
            <w:vAlign w:val="bottom"/>
            <w:hideMark/>
          </w:tcPr>
          <w:p w14:paraId="04134F4B" w14:textId="21A28B1B" w:rsidR="001176D6" w:rsidRPr="00186631" w:rsidRDefault="00697C5C" w:rsidP="00697C5C">
            <w:pPr>
              <w:spacing w:after="160" w:line="278" w:lineRule="auto"/>
              <w:ind w:right="255"/>
              <w:jc w:val="center"/>
            </w:pPr>
            <w:r>
              <w:t>December 2, 2023</w:t>
            </w:r>
          </w:p>
        </w:tc>
        <w:tc>
          <w:tcPr>
            <w:tcW w:w="2091" w:type="dxa"/>
            <w:tcMar>
              <w:top w:w="160" w:type="dxa"/>
              <w:left w:w="240" w:type="dxa"/>
              <w:bottom w:w="160" w:type="dxa"/>
              <w:right w:w="15" w:type="dxa"/>
            </w:tcMar>
            <w:vAlign w:val="bottom"/>
            <w:hideMark/>
          </w:tcPr>
          <w:p w14:paraId="73D5945C" w14:textId="5CF83E27" w:rsidR="001176D6" w:rsidRPr="00186631" w:rsidRDefault="00697C5C" w:rsidP="00697C5C">
            <w:pPr>
              <w:spacing w:after="160" w:line="278" w:lineRule="auto"/>
              <w:ind w:right="360"/>
              <w:jc w:val="center"/>
            </w:pPr>
            <w:r>
              <w:t>0.54</w:t>
            </w:r>
          </w:p>
        </w:tc>
        <w:tc>
          <w:tcPr>
            <w:tcW w:w="5199" w:type="dxa"/>
            <w:tcMar>
              <w:top w:w="160" w:type="dxa"/>
              <w:left w:w="240" w:type="dxa"/>
              <w:bottom w:w="160" w:type="dxa"/>
              <w:right w:w="15" w:type="dxa"/>
            </w:tcMar>
            <w:vAlign w:val="bottom"/>
            <w:hideMark/>
          </w:tcPr>
          <w:p w14:paraId="63A97C64" w14:textId="16B75CC0" w:rsidR="001176D6" w:rsidRPr="00186631" w:rsidRDefault="00F63C45" w:rsidP="00697C5C">
            <w:pPr>
              <w:spacing w:after="160" w:line="278" w:lineRule="auto"/>
              <w:ind w:right="256"/>
              <w:jc w:val="center"/>
            </w:pPr>
            <w:r>
              <w:t>Occurred during a rainfall event from 12/1 to 12/12</w:t>
            </w:r>
          </w:p>
        </w:tc>
      </w:tr>
      <w:tr w:rsidR="001176D6" w:rsidRPr="00186631" w14:paraId="02D92CF8" w14:textId="77777777" w:rsidTr="00697C5C">
        <w:tc>
          <w:tcPr>
            <w:tcW w:w="2155" w:type="dxa"/>
            <w:tcMar>
              <w:top w:w="160" w:type="dxa"/>
              <w:left w:w="240" w:type="dxa"/>
              <w:bottom w:w="160" w:type="dxa"/>
              <w:right w:w="15" w:type="dxa"/>
            </w:tcMar>
            <w:vAlign w:val="bottom"/>
            <w:hideMark/>
          </w:tcPr>
          <w:p w14:paraId="7AA39C84" w14:textId="5CB20777" w:rsidR="001176D6" w:rsidRPr="00186631" w:rsidRDefault="00F63C45" w:rsidP="00697C5C">
            <w:pPr>
              <w:spacing w:after="160" w:line="278" w:lineRule="auto"/>
              <w:ind w:right="255"/>
              <w:jc w:val="center"/>
            </w:pPr>
            <w:r>
              <w:t>January 2, 2024</w:t>
            </w:r>
          </w:p>
        </w:tc>
        <w:tc>
          <w:tcPr>
            <w:tcW w:w="2091" w:type="dxa"/>
            <w:tcMar>
              <w:top w:w="160" w:type="dxa"/>
              <w:left w:w="240" w:type="dxa"/>
              <w:bottom w:w="160" w:type="dxa"/>
              <w:right w:w="15" w:type="dxa"/>
            </w:tcMar>
            <w:vAlign w:val="bottom"/>
            <w:hideMark/>
          </w:tcPr>
          <w:p w14:paraId="71B85AFA" w14:textId="36DE2951" w:rsidR="001176D6" w:rsidRPr="00186631" w:rsidRDefault="00F63C45" w:rsidP="00697C5C">
            <w:pPr>
              <w:spacing w:after="160" w:line="278" w:lineRule="auto"/>
              <w:ind w:right="360"/>
              <w:jc w:val="center"/>
            </w:pPr>
            <w:r>
              <w:t>0.05</w:t>
            </w:r>
          </w:p>
        </w:tc>
        <w:tc>
          <w:tcPr>
            <w:tcW w:w="5199" w:type="dxa"/>
            <w:tcMar>
              <w:top w:w="160" w:type="dxa"/>
              <w:left w:w="240" w:type="dxa"/>
              <w:bottom w:w="160" w:type="dxa"/>
              <w:right w:w="15" w:type="dxa"/>
            </w:tcMar>
            <w:vAlign w:val="bottom"/>
            <w:hideMark/>
          </w:tcPr>
          <w:p w14:paraId="48871FBB" w14:textId="759B67B8" w:rsidR="001176D6" w:rsidRPr="00186631" w:rsidRDefault="00F63C45" w:rsidP="00697C5C">
            <w:pPr>
              <w:spacing w:after="160" w:line="278" w:lineRule="auto"/>
              <w:ind w:right="256"/>
            </w:pPr>
            <w:r>
              <w:t>Occurred after a 0.5 in rainfall event on 12/31/23</w:t>
            </w:r>
          </w:p>
        </w:tc>
      </w:tr>
    </w:tbl>
    <w:p w14:paraId="548429C3" w14:textId="77777777" w:rsidR="003C0ED9" w:rsidRDefault="003C0ED9" w:rsidP="001176D6">
      <w:pPr>
        <w:spacing w:after="160" w:line="278" w:lineRule="auto"/>
        <w:rPr>
          <w:b/>
          <w:bCs/>
        </w:rPr>
      </w:pPr>
    </w:p>
    <w:p w14:paraId="609EC603" w14:textId="7832EB92" w:rsidR="001176D6" w:rsidRPr="005A2F8C" w:rsidRDefault="001176D6" w:rsidP="005A2F8C">
      <w:pPr>
        <w:pStyle w:val="111aHeading4"/>
        <w:rPr>
          <w:b w:val="0"/>
          <w:bCs/>
        </w:rPr>
      </w:pPr>
      <w:r w:rsidRPr="005A2F8C">
        <w:rPr>
          <w:bCs/>
        </w:rPr>
        <w:t>5.3.3(a) Peak Hour Flow Calculation</w:t>
      </w:r>
    </w:p>
    <w:p w14:paraId="461F4978" w14:textId="21540550" w:rsidR="001176D6" w:rsidRPr="00186631" w:rsidRDefault="001176D6" w:rsidP="001176D6">
      <w:pPr>
        <w:spacing w:after="160" w:line="278" w:lineRule="auto"/>
      </w:pPr>
      <w:r w:rsidRPr="00186631">
        <w:t>The peak hour flow was calculated by first identifying the highest recorded daily wastewater volume from</w:t>
      </w:r>
      <w:r w:rsidR="00281291">
        <w:t xml:space="preserve"> the</w:t>
      </w:r>
      <w:r w:rsidRPr="00186631">
        <w:t xml:space="preserve"> </w:t>
      </w:r>
      <w:r w:rsidR="00281291">
        <w:t xml:space="preserve">2022 to 2024 sample period. The </w:t>
      </w:r>
      <w:r w:rsidRPr="00186631">
        <w:t>highest daily volume observed was</w:t>
      </w:r>
      <w:r w:rsidR="00281291">
        <w:t xml:space="preserve"> 1.18 MG</w:t>
      </w:r>
      <w:r w:rsidRPr="00186631">
        <w:t xml:space="preserve"> on </w:t>
      </w:r>
      <w:r w:rsidR="00281291">
        <w:t>June 13</w:t>
      </w:r>
      <w:r w:rsidR="00281291" w:rsidRPr="00281291">
        <w:rPr>
          <w:vertAlign w:val="superscript"/>
        </w:rPr>
        <w:t>th</w:t>
      </w:r>
      <w:r w:rsidR="00281291">
        <w:t>, 2022.</w:t>
      </w:r>
      <w:r w:rsidRPr="00186631">
        <w:t xml:space="preserve"> </w:t>
      </w:r>
      <w:r w:rsidR="00281291">
        <w:t>W</w:t>
      </w:r>
      <w:r w:rsidRPr="00186631">
        <w:t xml:space="preserve">hen attributed to the </w:t>
      </w:r>
      <w:r w:rsidR="00281291">
        <w:t>number of active</w:t>
      </w:r>
      <w:r w:rsidRPr="00186631">
        <w:t xml:space="preserve"> ERUs </w:t>
      </w:r>
      <w:r w:rsidR="00281291">
        <w:t>in 2022</w:t>
      </w:r>
      <w:r w:rsidRPr="00186631">
        <w:t>,</w:t>
      </w:r>
      <w:r w:rsidR="00281291">
        <w:t xml:space="preserve"> it</w:t>
      </w:r>
      <w:r w:rsidRPr="00186631">
        <w:t xml:space="preserve"> translates </w:t>
      </w:r>
      <w:r w:rsidR="00281291" w:rsidRPr="00085DB5">
        <w:rPr>
          <w:highlight w:val="yellow"/>
        </w:rPr>
        <w:t>25,650</w:t>
      </w:r>
      <w:r w:rsidRPr="00085DB5">
        <w:rPr>
          <w:highlight w:val="yellow"/>
        </w:rPr>
        <w:t xml:space="preserve"> gpd/ERU.</w:t>
      </w:r>
      <w:r w:rsidRPr="00186631">
        <w:t xml:space="preserve"> This daily volume per ERU is then converted to an average daily flow rate </w:t>
      </w:r>
      <w:proofErr w:type="gramStart"/>
      <w:r w:rsidRPr="00186631">
        <w:t>in</w:t>
      </w:r>
      <w:proofErr w:type="gramEnd"/>
      <w:r w:rsidRPr="00186631">
        <w:t xml:space="preserve"> gallons per minute (GPM) for </w:t>
      </w:r>
      <w:r w:rsidR="00281291">
        <w:t xml:space="preserve">a flow rate </w:t>
      </w:r>
      <w:proofErr w:type="gramStart"/>
      <w:r w:rsidR="00281291">
        <w:t xml:space="preserve">of </w:t>
      </w:r>
      <w:r w:rsidRPr="00186631">
        <w:t>.</w:t>
      </w:r>
      <w:proofErr w:type="gramEnd"/>
      <w:r w:rsidRPr="00186631">
        <w:t xml:space="preserve"> </w:t>
      </w:r>
    </w:p>
    <w:p w14:paraId="3E973A47" w14:textId="77777777" w:rsidR="000A6C44" w:rsidRDefault="001176D6" w:rsidP="001176D6">
      <w:pPr>
        <w:spacing w:after="160" w:line="278" w:lineRule="auto"/>
      </w:pPr>
      <w:r w:rsidRPr="00186631">
        <w:t>To estimate the peak</w:t>
      </w:r>
      <w:r w:rsidR="003C0ED9">
        <w:t xml:space="preserve"> hour</w:t>
      </w:r>
      <w:r w:rsidRPr="00186631">
        <w:t xml:space="preserve"> flow from this highest average daily flow rate, a diurnal peaking factor is applied. This factor accounts for the typical variations in water use </w:t>
      </w:r>
      <w:r w:rsidR="000A6C44">
        <w:t>-----------------------0</w:t>
      </w:r>
      <w:r w:rsidRPr="00186631">
        <w:t xml:space="preserve">s }}, a peaking factor of {{ </w:t>
      </w:r>
      <w:proofErr w:type="spellStart"/>
      <w:r w:rsidRPr="00186631">
        <w:t>Peaking_Factor_Value</w:t>
      </w:r>
      <w:proofErr w:type="spellEnd"/>
      <w:r w:rsidRPr="00186631">
        <w:t>, e.g., using the Harmon formula, Babbitt formula, or a typical range like 2.5 to 4.0 for smaller systems }} was used.</w:t>
      </w:r>
      <w:r w:rsidRPr="00186631">
        <w:br/>
        <w:t>Therefore, Peak Hour Flow (GPM) = (Highest Daily Flow Rate in GPM) ×</w:t>
      </w:r>
      <w:r w:rsidR="000A6C44">
        <w:t>[;</w:t>
      </w:r>
    </w:p>
    <w:p w14:paraId="2E7D665B" w14:textId="41427F79" w:rsidR="004450A4" w:rsidRPr="000A6C44" w:rsidRDefault="004450A4" w:rsidP="004450A4">
      <w:pPr>
        <w:spacing w:after="160" w:line="278" w:lineRule="auto"/>
      </w:pPr>
      <w:r w:rsidRPr="000A6C44">
        <w:t xml:space="preserve"> </w:t>
      </w:r>
    </w:p>
    <w:p w14:paraId="39524C0C" w14:textId="0643540B" w:rsidR="001176D6" w:rsidRPr="000A6C44" w:rsidRDefault="000A6C44" w:rsidP="001176D6">
      <w:pPr>
        <w:spacing w:after="160" w:line="278" w:lineRule="auto"/>
      </w:pPr>
      <w:r w:rsidRPr="000A6C44">
        <w:t>‘</w:t>
      </w:r>
      <w:proofErr w:type="spellStart"/>
      <w:proofErr w:type="gramStart"/>
      <w:r w:rsidR="001176D6" w:rsidRPr="000A6C44">
        <w:t>me</w:t>
      </w:r>
      <w:proofErr w:type="gramEnd"/>
      <w:r w:rsidR="001176D6" w:rsidRPr="000A6C44">
        <w:t>_of_Town</w:t>
      </w:r>
      <w:proofErr w:type="spellEnd"/>
      <w:r w:rsidR="001176D6" w:rsidRPr="000A6C44">
        <w:t>/</w:t>
      </w:r>
      <w:proofErr w:type="gramStart"/>
      <w:r w:rsidR="001176D6" w:rsidRPr="000A6C44">
        <w:t>Utility }</w:t>
      </w:r>
      <w:proofErr w:type="gramEnd"/>
      <w:r w:rsidR="001176D6" w:rsidRPr="000A6C44">
        <w:t xml:space="preserve">}, this results in a calculated Peak Hour Flow of </w:t>
      </w:r>
      <w:proofErr w:type="gramStart"/>
      <w:r w:rsidR="001176D6" w:rsidRPr="000A6C44">
        <w:t xml:space="preserve">{{ </w:t>
      </w:r>
      <w:r>
        <w:t>‘</w:t>
      </w:r>
      <w:proofErr w:type="gramEnd"/>
      <w:r>
        <w:t>/</w:t>
      </w:r>
      <w:proofErr w:type="gramStart"/>
      <w:r>
        <w:t>8</w:t>
      </w:r>
      <w:r w:rsidR="001176D6" w:rsidRPr="000A6C44">
        <w:t xml:space="preserve"> }</w:t>
      </w:r>
      <w:proofErr w:type="gramEnd"/>
      <w:r w:rsidR="001176D6" w:rsidRPr="000A6C44">
        <w:t>} GPM.</w:t>
      </w:r>
    </w:p>
    <w:p w14:paraId="253C3ED4" w14:textId="77777777" w:rsidR="001176D6" w:rsidRPr="00186631" w:rsidRDefault="001176D6" w:rsidP="0085615E">
      <w:pPr>
        <w:pStyle w:val="111aHeading4"/>
      </w:pPr>
      <w:r w:rsidRPr="00186631">
        <w:t>5.3.3(b) Assumptions and Simplifications</w:t>
      </w:r>
    </w:p>
    <w:p w14:paraId="13431606" w14:textId="77777777" w:rsidR="001176D6" w:rsidRPr="00186631" w:rsidRDefault="001176D6" w:rsidP="001176D6">
      <w:pPr>
        <w:spacing w:after="160" w:line="278" w:lineRule="auto"/>
      </w:pPr>
      <w:r w:rsidRPr="00186631">
        <w:t>The following assumptions were made in the derivation of the peak hour flow calculations:</w:t>
      </w:r>
    </w:p>
    <w:p w14:paraId="0FB090D7" w14:textId="77777777" w:rsidR="001176D6" w:rsidRPr="00186631" w:rsidRDefault="001176D6" w:rsidP="00E42F26">
      <w:pPr>
        <w:numPr>
          <w:ilvl w:val="0"/>
          <w:numId w:val="8"/>
        </w:numPr>
        <w:spacing w:after="160" w:line="278" w:lineRule="auto"/>
      </w:pPr>
      <w:r w:rsidRPr="00186631">
        <w:t xml:space="preserve">It was assumed that contributions from {{ </w:t>
      </w:r>
      <w:proofErr w:type="spellStart"/>
      <w:r w:rsidRPr="00186631">
        <w:t>Commercial_Institutional_Sources_Assumption</w:t>
      </w:r>
      <w:proofErr w:type="spellEnd"/>
      <w:r w:rsidRPr="00186631">
        <w:t xml:space="preserve">, e.g., commercial and institutional sources within the service area exhibit similar diurnal peaking patterns to residential flows, or their contribution to the overall peak flow is relatively small and thus adequately accounted for within the selected overall peaking factor }}. This is because </w:t>
      </w:r>
      <w:proofErr w:type="gramStart"/>
      <w:r w:rsidRPr="00186631">
        <w:t xml:space="preserve">{{ </w:t>
      </w:r>
      <w:proofErr w:type="spellStart"/>
      <w:r w:rsidRPr="00186631">
        <w:t>Rationale</w:t>
      </w:r>
      <w:proofErr w:type="gramEnd"/>
      <w:r w:rsidRPr="00186631">
        <w:t>_Commercial</w:t>
      </w:r>
      <w:proofErr w:type="spellEnd"/>
      <w:r w:rsidRPr="00186631">
        <w:t xml:space="preserve">, e.g., the service area is predominantly residential with limited large commercial/institutional users that would have significantly different peak discharge </w:t>
      </w:r>
      <w:proofErr w:type="gramStart"/>
      <w:r w:rsidRPr="00186631">
        <w:t>times }</w:t>
      </w:r>
      <w:proofErr w:type="gramEnd"/>
      <w:r w:rsidRPr="00186631">
        <w:t>}. &lt;&lt;check&gt;&gt;</w:t>
      </w:r>
    </w:p>
    <w:p w14:paraId="03B1457A" w14:textId="77777777" w:rsidR="001176D6" w:rsidRPr="00186631" w:rsidRDefault="001176D6" w:rsidP="00E42F26">
      <w:pPr>
        <w:numPr>
          <w:ilvl w:val="0"/>
          <w:numId w:val="8"/>
        </w:numPr>
        <w:spacing w:after="160" w:line="278" w:lineRule="auto"/>
      </w:pPr>
      <w:r w:rsidRPr="00186631">
        <w:lastRenderedPageBreak/>
        <w:t xml:space="preserve">It was assumed that there are </w:t>
      </w:r>
      <w:proofErr w:type="gramStart"/>
      <w:r w:rsidRPr="00186631">
        <w:t>{{ No</w:t>
      </w:r>
      <w:proofErr w:type="gramEnd"/>
      <w:r w:rsidRPr="00186631">
        <w:t>/</w:t>
      </w:r>
      <w:proofErr w:type="gramStart"/>
      <w:r w:rsidRPr="00186631">
        <w:t>Minimal }</w:t>
      </w:r>
      <w:proofErr w:type="gramEnd"/>
      <w:r w:rsidRPr="00186631">
        <w:t xml:space="preserve">} significant industrial dischargers whose batch discharges or unique operational schedules could disproportionately affect or create atypical peak flows outside the normal diurnal pattern. This is based on </w:t>
      </w:r>
      <w:proofErr w:type="gramStart"/>
      <w:r w:rsidRPr="00186631">
        <w:t xml:space="preserve">{{ </w:t>
      </w:r>
      <w:proofErr w:type="spellStart"/>
      <w:r w:rsidRPr="00186631">
        <w:t>Rationale</w:t>
      </w:r>
      <w:proofErr w:type="gramEnd"/>
      <w:r w:rsidRPr="00186631">
        <w:t>_Industrial</w:t>
      </w:r>
      <w:proofErr w:type="spellEnd"/>
      <w:r w:rsidRPr="00186631">
        <w:t xml:space="preserve">, e.g., a review of connected users and discharge </w:t>
      </w:r>
      <w:proofErr w:type="gramStart"/>
      <w:r w:rsidRPr="00186631">
        <w:t>permits }</w:t>
      </w:r>
      <w:proofErr w:type="gramEnd"/>
      <w:r w:rsidRPr="00186631">
        <w:t>}. &lt;&lt;check&gt;&gt;</w:t>
      </w:r>
    </w:p>
    <w:p w14:paraId="42C303BB" w14:textId="77777777" w:rsidR="001176D6" w:rsidRPr="00186631" w:rsidRDefault="001176D6" w:rsidP="00E42F26">
      <w:pPr>
        <w:numPr>
          <w:ilvl w:val="0"/>
          <w:numId w:val="8"/>
        </w:numPr>
        <w:spacing w:after="160" w:line="278" w:lineRule="auto"/>
      </w:pPr>
      <w:r w:rsidRPr="00186631">
        <w:t xml:space="preserve">The applied peaking factor is representative of the combined diurnal wastewater generation patterns for the mix of users in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&lt;&lt;check&gt;&gt;</w:t>
      </w:r>
    </w:p>
    <w:p w14:paraId="4E72EF6E" w14:textId="077F92F7" w:rsidR="001176D6" w:rsidRPr="00186631" w:rsidRDefault="001176D6" w:rsidP="00F55251">
      <w:pPr>
        <w:pStyle w:val="Heading3"/>
      </w:pPr>
      <w:bookmarkStart w:id="183" w:name="_Toc204171890"/>
      <w:r w:rsidRPr="00186631">
        <w:t>Minimum Flow</w:t>
      </w:r>
      <w:bookmarkEnd w:id="183"/>
    </w:p>
    <w:p w14:paraId="2A582847" w14:textId="30A4DEC8" w:rsidR="001176D6" w:rsidRPr="00186631" w:rsidRDefault="001176D6" w:rsidP="001176D6">
      <w:pPr>
        <w:spacing w:after="160" w:line="278" w:lineRule="auto"/>
      </w:pPr>
      <w:r w:rsidRPr="00186631">
        <w:t xml:space="preserve">Calculating daily minimum flows is necessary to ensure that self-cleansing velocities are maintained within the gravity portions of the sewer collection system, preventing the deposition of solids and subsequent blockages, odor issues, and corrosion. It is also important for the proper operation of pumps (to avoid excessive </w:t>
      </w:r>
      <w:proofErr w:type="gramStart"/>
      <w:r w:rsidRPr="00186631">
        <w:t>short-cycling</w:t>
      </w:r>
      <w:proofErr w:type="gramEnd"/>
      <w:r w:rsidRPr="00186631">
        <w:t xml:space="preserve"> which can damage equipment) and some treatment processes that may be sensitive to very low flow conditions or require a minimum hydraulic throughput.</w:t>
      </w:r>
    </w:p>
    <w:p w14:paraId="130DF30E" w14:textId="38D27175" w:rsidR="001176D6" w:rsidRPr="00186631" w:rsidRDefault="001176D6" w:rsidP="001176D6">
      <w:pPr>
        <w:spacing w:after="160" w:line="278" w:lineRule="auto"/>
      </w:pPr>
      <w:r w:rsidRPr="00186631">
        <w:t xml:space="preserve">Based on the inspection of flow data from </w:t>
      </w:r>
      <w:r w:rsidR="00785082">
        <w:t>2022</w:t>
      </w:r>
      <w:r w:rsidRPr="00186631">
        <w:t xml:space="preserve"> to </w:t>
      </w:r>
      <w:r w:rsidR="00785082">
        <w:t>2024</w:t>
      </w:r>
      <w:r w:rsidRPr="00186631">
        <w:t>, the minimum daily influent volume</w:t>
      </w:r>
      <w:r w:rsidR="00F32C2B">
        <w:t xml:space="preserve"> for the period under consideration was on August 23</w:t>
      </w:r>
      <w:r w:rsidR="00F32C2B" w:rsidRPr="00F32C2B">
        <w:rPr>
          <w:vertAlign w:val="superscript"/>
        </w:rPr>
        <w:t>rd</w:t>
      </w:r>
      <w:r w:rsidR="00F32C2B">
        <w:t>,</w:t>
      </w:r>
      <w:r w:rsidR="003872CA">
        <w:t xml:space="preserve"> 2024</w:t>
      </w:r>
      <w:r w:rsidRPr="00186631">
        <w:t xml:space="preserve">. </w:t>
      </w:r>
      <w:r w:rsidR="00F32C2B">
        <w:t xml:space="preserve"> This value was divided by the 2024 ERUs to produce a minimum daily flow per ERU </w:t>
      </w:r>
      <w:r w:rsidRPr="00186631">
        <w:t xml:space="preserve">to </w:t>
      </w:r>
      <w:r w:rsidR="00F32C2B">
        <w:t xml:space="preserve">arrive at a value of </w:t>
      </w:r>
      <w:proofErr w:type="gramStart"/>
      <w:r w:rsidRPr="00186631">
        <w:t xml:space="preserve">{{ </w:t>
      </w:r>
      <w:proofErr w:type="spellStart"/>
      <w:r w:rsidRPr="00186631">
        <w:t>Minimum</w:t>
      </w:r>
      <w:proofErr w:type="gramEnd"/>
      <w:r w:rsidRPr="00186631">
        <w:t>_Daily_Flow_per_</w:t>
      </w:r>
      <w:proofErr w:type="gramStart"/>
      <w:r w:rsidRPr="00186631">
        <w:t>ERU</w:t>
      </w:r>
      <w:proofErr w:type="spellEnd"/>
      <w:r w:rsidRPr="00186631">
        <w:t xml:space="preserve"> }</w:t>
      </w:r>
      <w:proofErr w:type="gramEnd"/>
      <w:r w:rsidRPr="00186631">
        <w:t xml:space="preserve">} gpd/ERU, or approximately </w:t>
      </w:r>
      <w:r w:rsidR="00F32C2B">
        <w:t>24.2</w:t>
      </w:r>
      <w:r w:rsidRPr="00186631">
        <w:t xml:space="preserve"> </w:t>
      </w:r>
      <w:proofErr w:type="spellStart"/>
      <w:r w:rsidRPr="00186631">
        <w:t>gpm</w:t>
      </w:r>
      <w:proofErr w:type="spellEnd"/>
      <w:r w:rsidRPr="00186631">
        <w:t xml:space="preserve"> per capita (assuming </w:t>
      </w:r>
      <w:proofErr w:type="gramStart"/>
      <w:r w:rsidRPr="00186631">
        <w:t xml:space="preserve">{{ </w:t>
      </w:r>
      <w:proofErr w:type="spellStart"/>
      <w:r w:rsidRPr="00186631">
        <w:t>Avg</w:t>
      </w:r>
      <w:proofErr w:type="gramEnd"/>
      <w:r w:rsidRPr="00186631">
        <w:t>_Persons_per_</w:t>
      </w:r>
      <w:proofErr w:type="gramStart"/>
      <w:r w:rsidRPr="00186631">
        <w:t>ERU</w:t>
      </w:r>
      <w:proofErr w:type="spellEnd"/>
      <w:r w:rsidRPr="00186631">
        <w:t xml:space="preserve"> }</w:t>
      </w:r>
      <w:proofErr w:type="gramEnd"/>
      <w:r w:rsidRPr="00186631">
        <w:t>} persons/ERU).</w:t>
      </w:r>
    </w:p>
    <w:p w14:paraId="19320999" w14:textId="40F259F4" w:rsidR="001176D6" w:rsidRPr="00186631" w:rsidRDefault="001176D6" w:rsidP="001176D6">
      <w:pPr>
        <w:spacing w:after="160" w:line="278" w:lineRule="auto"/>
      </w:pPr>
      <w:r w:rsidRPr="00186631">
        <w:t xml:space="preserve">To estimate a "peak hour minimum flow," or more accurately, the lowest instantaneous flow expected during the diurnal cycle on a minimum flow day, the minimum average daily flow rate is considered. Even during the day with the lowest total flow, there will still be diurnal variations with very low </w:t>
      </w:r>
      <w:proofErr w:type="gramStart"/>
      <w:r w:rsidRPr="00186631">
        <w:t>flows</w:t>
      </w:r>
      <w:proofErr w:type="gramEnd"/>
      <w:r w:rsidRPr="00186631">
        <w:t xml:space="preserve"> typically occurring in the late-night/early-morning hours. &lt;&lt;check&gt;&gt; This can be estimated using a minimum diurnal factor </w:t>
      </w:r>
      <w:r w:rsidRPr="00186631">
        <w:rPr>
          <w:highlight w:val="yellow"/>
        </w:rPr>
        <w:t xml:space="preserve">(e.g., </w:t>
      </w:r>
      <w:proofErr w:type="gramStart"/>
      <w:r w:rsidRPr="00186631">
        <w:rPr>
          <w:highlight w:val="yellow"/>
        </w:rPr>
        <w:t xml:space="preserve">{{ </w:t>
      </w:r>
      <w:proofErr w:type="spellStart"/>
      <w:r w:rsidRPr="00186631">
        <w:rPr>
          <w:highlight w:val="yellow"/>
        </w:rPr>
        <w:t>Minimum</w:t>
      </w:r>
      <w:proofErr w:type="gramEnd"/>
      <w:r w:rsidRPr="00186631">
        <w:rPr>
          <w:highlight w:val="yellow"/>
        </w:rPr>
        <w:t>_Diurnal_Factor_Value</w:t>
      </w:r>
      <w:proofErr w:type="spellEnd"/>
      <w:r w:rsidRPr="00186631">
        <w:rPr>
          <w:highlight w:val="yellow"/>
        </w:rPr>
        <w:t xml:space="preserve">, e.g., 0.25 to </w:t>
      </w:r>
      <w:proofErr w:type="gramStart"/>
      <w:r w:rsidRPr="00186631">
        <w:rPr>
          <w:highlight w:val="yellow"/>
        </w:rPr>
        <w:t>0.5 }</w:t>
      </w:r>
      <w:proofErr w:type="gramEnd"/>
      <w:r w:rsidRPr="00186631">
        <w:rPr>
          <w:highlight w:val="yellow"/>
        </w:rPr>
        <w:t>} times the average flow on that minimum day)</w:t>
      </w:r>
      <w:r w:rsidRPr="00186631">
        <w:t xml:space="preserve">. This minimum instantaneous flow is the critical condition for assessing if velocities in sewers are sufficient to prevent solids deposition, especially in flatter gradient pipes. </w:t>
      </w:r>
    </w:p>
    <w:p w14:paraId="2FA6FE30" w14:textId="22F9A14A" w:rsidR="001176D6" w:rsidRPr="00186631" w:rsidRDefault="001176D6" w:rsidP="001176D6">
      <w:pPr>
        <w:spacing w:after="160" w:line="278" w:lineRule="auto"/>
      </w:pPr>
      <w:r w:rsidRPr="00186631">
        <w:t xml:space="preserve">Ensuring adequate cleansing velocity (typically around 2 feet per second when flowing at least half full for sanitary sewers) at minimum flow conditions is important because it helps maintain the operational efficiency and longevity of the collection system. It prevents the buildup of solids, which can lead to reduced pipe capacity, accelerated corrosion from septic conditions, nuisance odor generation, and an increased need for costly and disruptive sewer cleaning operations. </w:t>
      </w:r>
    </w:p>
    <w:p w14:paraId="3472357B" w14:textId="7FA41EDF" w:rsidR="001176D6" w:rsidRPr="00186631" w:rsidRDefault="001176D6" w:rsidP="00F55251">
      <w:pPr>
        <w:pStyle w:val="Heading3"/>
      </w:pPr>
      <w:bookmarkStart w:id="184" w:name="_Toc204171891"/>
      <w:r w:rsidRPr="00186631">
        <w:t>Dry Weather Flow</w:t>
      </w:r>
      <w:bookmarkEnd w:id="184"/>
    </w:p>
    <w:p w14:paraId="1C7A7272" w14:textId="7D736061" w:rsidR="001176D6" w:rsidRPr="00186631" w:rsidRDefault="001176D6" w:rsidP="001176D6">
      <w:pPr>
        <w:spacing w:after="160" w:line="278" w:lineRule="auto"/>
      </w:pPr>
      <w:r w:rsidRPr="00186631">
        <w:t xml:space="preserve">Average Dry Weather Flow (ADWF) is defined as the total wastewater flow entering the treatment facility during an extended dry period, typically lasting 7 to 14 consecutive days, when direct rainfall-induced inflow is negligible. This flow consists of the true sanitary flow (Qs) generated by residential, commercial, and institutional users, combined with groundwater infiltration (QGWI) that may seep into the collection system through pipe defects, joints, or manholes, especially when groundwater levels are seasonally high. It explicitly excludes significant, direct commercial or industrial process discharges that are not part of the baseline sanitary load, if any. </w:t>
      </w:r>
    </w:p>
    <w:p w14:paraId="20855330" w14:textId="5805D590" w:rsidR="001176D6" w:rsidRPr="00186631" w:rsidRDefault="001176D6" w:rsidP="001176D6">
      <w:pPr>
        <w:spacing w:after="160" w:line="278" w:lineRule="auto"/>
      </w:pPr>
      <w:r w:rsidRPr="00186631">
        <w:lastRenderedPageBreak/>
        <w:t>The assumption of "no additional inflow" during dry weather conditions is critical for isolating the sanitary and groundwater infiltration components. Inflow is primarily associated with direct stormwater entry into the sanitary sewer system, commonly from sources such as improperly connected sump pumps, roof leaders, foundation drains, or cross-connections with storm drains, all of which are activated by precipitation events. By analyzing flow during periods without rainfall, these direct inflow contributions are minimized or eliminated, allowing for a more accurate assessment of the baseline wastewater generation and persistent infiltration. &lt;&lt;check&gt;&gt;</w:t>
      </w:r>
    </w:p>
    <w:p w14:paraId="35D50EC3" w14:textId="77777777" w:rsidR="001176D6" w:rsidRPr="00186631" w:rsidRDefault="001176D6" w:rsidP="001176D6">
      <w:pPr>
        <w:spacing w:after="160" w:line="278" w:lineRule="auto"/>
      </w:pPr>
      <w:r w:rsidRPr="00186631">
        <w:t>Quantitatively, ADWF can be represented as:</w:t>
      </w:r>
      <w:r w:rsidRPr="00186631">
        <w:br/>
        <w:t>ADWF = Q</w:t>
      </w:r>
      <w:r w:rsidRPr="00186631">
        <w:rPr>
          <w:vertAlign w:val="subscript"/>
        </w:rPr>
        <w:t>s</w:t>
      </w:r>
      <w:r w:rsidRPr="00186631">
        <w:t xml:space="preserve"> + Q</w:t>
      </w:r>
      <w:r w:rsidRPr="00186631">
        <w:rPr>
          <w:vertAlign w:val="subscript"/>
        </w:rPr>
        <w:t>GWI</w:t>
      </w:r>
      <w:r w:rsidRPr="00186631">
        <w:br/>
        <w:t>Where:</w:t>
      </w:r>
    </w:p>
    <w:p w14:paraId="49A41CC4" w14:textId="6AC7CDE7" w:rsidR="001176D6" w:rsidRPr="00186631" w:rsidRDefault="001176D6" w:rsidP="00E42F26">
      <w:pPr>
        <w:numPr>
          <w:ilvl w:val="0"/>
          <w:numId w:val="9"/>
        </w:numPr>
        <w:spacing w:after="160" w:line="278" w:lineRule="auto"/>
      </w:pPr>
      <w:r w:rsidRPr="00186631">
        <w:t>ADWF = Average Dry Weather Flow (gpd)</w:t>
      </w:r>
    </w:p>
    <w:p w14:paraId="37F06172" w14:textId="77777777" w:rsidR="001176D6" w:rsidRPr="00186631" w:rsidRDefault="001176D6" w:rsidP="00E42F26">
      <w:pPr>
        <w:numPr>
          <w:ilvl w:val="0"/>
          <w:numId w:val="9"/>
        </w:numPr>
        <w:spacing w:after="160" w:line="278" w:lineRule="auto"/>
      </w:pPr>
      <w:r w:rsidRPr="00186631">
        <w:t>Q</w:t>
      </w:r>
      <w:r w:rsidRPr="00186631">
        <w:rPr>
          <w:vertAlign w:val="subscript"/>
        </w:rPr>
        <w:t>s</w:t>
      </w:r>
      <w:r w:rsidRPr="00186631">
        <w:t> = Base Sanitary Flow from domestic, commercial, and institutional sources (gpd)</w:t>
      </w:r>
    </w:p>
    <w:p w14:paraId="1BD72EE1" w14:textId="77777777" w:rsidR="001176D6" w:rsidRPr="00186631" w:rsidRDefault="001176D6" w:rsidP="00E42F26">
      <w:pPr>
        <w:numPr>
          <w:ilvl w:val="0"/>
          <w:numId w:val="9"/>
        </w:numPr>
        <w:spacing w:after="160" w:line="278" w:lineRule="auto"/>
      </w:pPr>
      <w:r w:rsidRPr="00186631">
        <w:t>Q</w:t>
      </w:r>
      <w:r w:rsidRPr="00186631">
        <w:rPr>
          <w:vertAlign w:val="subscript"/>
        </w:rPr>
        <w:t>GWI</w:t>
      </w:r>
      <w:r w:rsidRPr="00186631">
        <w:t> = Groundwater Infiltration (gpd)</w:t>
      </w:r>
    </w:p>
    <w:p w14:paraId="292E26C3" w14:textId="77777777" w:rsidR="001176D6" w:rsidRDefault="001176D6" w:rsidP="001176D6">
      <w:pPr>
        <w:spacing w:after="160" w:line="278" w:lineRule="auto"/>
      </w:pPr>
      <w:r w:rsidRPr="00186631">
        <w:t xml:space="preserve">The process of deriving ADWF for {{ </w:t>
      </w:r>
      <w:proofErr w:type="spellStart"/>
      <w:r w:rsidRPr="00186631">
        <w:t>Name_of_Town</w:t>
      </w:r>
      <w:proofErr w:type="spellEnd"/>
      <w:r w:rsidRPr="00186631">
        <w:t xml:space="preserve">/Utility }} involved a review of historical Discharge Monitoring Reports (DMRs) for the period {{ </w:t>
      </w:r>
      <w:proofErr w:type="spellStart"/>
      <w:r w:rsidRPr="00186631">
        <w:t>Start_Year_DMR_Analysis_ADWF</w:t>
      </w:r>
      <w:proofErr w:type="spellEnd"/>
      <w:r w:rsidRPr="00186631">
        <w:t xml:space="preserve"> }} to {{ </w:t>
      </w:r>
      <w:proofErr w:type="spellStart"/>
      <w:r w:rsidRPr="00186631">
        <w:t>End_Year_DMR_Analysis_ADWF</w:t>
      </w:r>
      <w:proofErr w:type="spellEnd"/>
      <w:r w:rsidRPr="00186631">
        <w:t xml:space="preserve"> }}, in conjunction with daily precipitation data from the {{ </w:t>
      </w:r>
      <w:proofErr w:type="spellStart"/>
      <w:r w:rsidRPr="00186631">
        <w:t>NOAA_Station_Name_ADWF</w:t>
      </w:r>
      <w:proofErr w:type="spellEnd"/>
      <w:r w:rsidRPr="00186631">
        <w:t xml:space="preserve"> }} weather station for the same period. A continuous dry period, defined as at least {{ </w:t>
      </w:r>
      <w:proofErr w:type="spellStart"/>
      <w:r w:rsidRPr="00186631">
        <w:t>Min_Dry_Days_for_ADWF</w:t>
      </w:r>
      <w:proofErr w:type="spellEnd"/>
      <w:r w:rsidRPr="00186631">
        <w:t xml:space="preserve">, e.g., 7 to 14 }} days with no measurable precipitation (or precipitation below a minimal threshold of {{ </w:t>
      </w:r>
      <w:proofErr w:type="spellStart"/>
      <w:r w:rsidRPr="00186631">
        <w:t>Max_Precip_Threshold_for_Dry_Day</w:t>
      </w:r>
      <w:proofErr w:type="spellEnd"/>
      <w:r w:rsidRPr="00186631">
        <w:t>, e.g., 0.01 inches }}), was identified. The average daily influent flow recorded at the WWTP during this identified period was then calculated to determine the ADWF. This methodical selection ensures the data represents true dry weather conditions. &lt;&lt;check&gt;&gt;</w:t>
      </w:r>
    </w:p>
    <w:p w14:paraId="3E22870C" w14:textId="4DA3A090" w:rsidR="007B00E9" w:rsidRDefault="007B00E9">
      <w:pPr>
        <w:spacing w:after="160" w:line="259" w:lineRule="auto"/>
      </w:pPr>
      <w:r>
        <w:br w:type="page"/>
      </w:r>
    </w:p>
    <w:p w14:paraId="6A91C314" w14:textId="77777777" w:rsidR="001176D6" w:rsidRPr="00186631" w:rsidRDefault="001176D6" w:rsidP="001176D6">
      <w:pPr>
        <w:spacing w:after="160" w:line="278" w:lineRule="auto"/>
      </w:pPr>
      <w:r w:rsidRPr="00186631">
        <w:rPr>
          <w:b/>
          <w:bCs/>
        </w:rPr>
        <w:lastRenderedPageBreak/>
        <w:t xml:space="preserve">Table </w:t>
      </w:r>
      <w:proofErr w:type="gramStart"/>
      <w:r w:rsidRPr="00186631">
        <w:rPr>
          <w:b/>
          <w:bCs/>
        </w:rPr>
        <w:t xml:space="preserve">{{ </w:t>
      </w:r>
      <w:proofErr w:type="spellStart"/>
      <w:r w:rsidRPr="00186631">
        <w:rPr>
          <w:b/>
          <w:bCs/>
        </w:rPr>
        <w:t>Table</w:t>
      </w:r>
      <w:proofErr w:type="gramEnd"/>
      <w:r w:rsidRPr="00186631">
        <w:rPr>
          <w:b/>
          <w:bCs/>
        </w:rPr>
        <w:t>_Number_ADWF_</w:t>
      </w:r>
      <w:proofErr w:type="gramStart"/>
      <w:r w:rsidRPr="00186631">
        <w:rPr>
          <w:b/>
          <w:bCs/>
        </w:rPr>
        <w:t>Data</w:t>
      </w:r>
      <w:proofErr w:type="spellEnd"/>
      <w:r w:rsidRPr="00186631">
        <w:rPr>
          <w:b/>
          <w:bCs/>
        </w:rPr>
        <w:t xml:space="preserve"> }</w:t>
      </w:r>
      <w:proofErr w:type="gramEnd"/>
      <w:r w:rsidRPr="00186631">
        <w:rPr>
          <w:b/>
          <w:bCs/>
        </w:rPr>
        <w:t>}: Total Dry Weather Flow Data for Selected Period</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2900"/>
        <w:gridCol w:w="4484"/>
      </w:tblGrid>
      <w:tr w:rsidR="001176D6" w:rsidRPr="00186631" w14:paraId="556C2FBD" w14:textId="77777777" w:rsidTr="00F32C2B">
        <w:trPr>
          <w:tblHeader/>
        </w:trPr>
        <w:tc>
          <w:tcPr>
            <w:tcW w:w="0" w:type="auto"/>
            <w:tcMar>
              <w:top w:w="160" w:type="dxa"/>
              <w:left w:w="240" w:type="dxa"/>
              <w:bottom w:w="160" w:type="dxa"/>
              <w:right w:w="15" w:type="dxa"/>
            </w:tcMar>
            <w:vAlign w:val="bottom"/>
            <w:hideMark/>
          </w:tcPr>
          <w:p w14:paraId="74F5D7F7" w14:textId="77777777" w:rsidR="001176D6" w:rsidRPr="00186631" w:rsidRDefault="001176D6" w:rsidP="00C93350">
            <w:pPr>
              <w:spacing w:after="160" w:line="278" w:lineRule="auto"/>
              <w:jc w:val="center"/>
              <w:rPr>
                <w:b/>
                <w:bCs/>
              </w:rPr>
            </w:pPr>
            <w:r w:rsidRPr="00186631">
              <w:rPr>
                <w:b/>
                <w:bCs/>
              </w:rPr>
              <w:t>Date</w:t>
            </w:r>
          </w:p>
        </w:tc>
        <w:tc>
          <w:tcPr>
            <w:tcW w:w="0" w:type="auto"/>
            <w:tcMar>
              <w:top w:w="160" w:type="dxa"/>
              <w:left w:w="240" w:type="dxa"/>
              <w:bottom w:w="160" w:type="dxa"/>
              <w:right w:w="15" w:type="dxa"/>
            </w:tcMar>
            <w:vAlign w:val="bottom"/>
            <w:hideMark/>
          </w:tcPr>
          <w:p w14:paraId="166B08AF" w14:textId="77777777" w:rsidR="001176D6" w:rsidRPr="00186631" w:rsidRDefault="001176D6" w:rsidP="00C93350">
            <w:pPr>
              <w:spacing w:after="160" w:line="278" w:lineRule="auto"/>
              <w:jc w:val="center"/>
              <w:rPr>
                <w:b/>
                <w:bCs/>
              </w:rPr>
            </w:pPr>
            <w:r w:rsidRPr="00186631">
              <w:rPr>
                <w:b/>
                <w:bCs/>
              </w:rPr>
              <w:t>Day of Week</w:t>
            </w:r>
          </w:p>
        </w:tc>
        <w:tc>
          <w:tcPr>
            <w:tcW w:w="0" w:type="auto"/>
            <w:tcMar>
              <w:top w:w="160" w:type="dxa"/>
              <w:left w:w="240" w:type="dxa"/>
              <w:bottom w:w="160" w:type="dxa"/>
              <w:right w:w="15" w:type="dxa"/>
            </w:tcMar>
            <w:vAlign w:val="bottom"/>
            <w:hideMark/>
          </w:tcPr>
          <w:p w14:paraId="2338CF0F" w14:textId="59A14991" w:rsidR="001176D6" w:rsidRPr="00186631" w:rsidRDefault="001176D6" w:rsidP="00C93350">
            <w:pPr>
              <w:spacing w:after="160" w:line="278" w:lineRule="auto"/>
              <w:jc w:val="center"/>
              <w:rPr>
                <w:b/>
                <w:bCs/>
              </w:rPr>
            </w:pPr>
            <w:r w:rsidRPr="00186631">
              <w:rPr>
                <w:b/>
                <w:bCs/>
              </w:rPr>
              <w:t>ADWF</w:t>
            </w:r>
            <w:r w:rsidR="00C93350">
              <w:rPr>
                <w:b/>
                <w:bCs/>
              </w:rPr>
              <w:t xml:space="preserve"> </w:t>
            </w:r>
            <w:r w:rsidRPr="00186631">
              <w:rPr>
                <w:b/>
                <w:bCs/>
              </w:rPr>
              <w:t>(gpd)</w:t>
            </w:r>
          </w:p>
        </w:tc>
      </w:tr>
      <w:tr w:rsidR="001176D6" w:rsidRPr="00186631" w14:paraId="314FD587" w14:textId="77777777" w:rsidTr="00F32C2B">
        <w:tc>
          <w:tcPr>
            <w:tcW w:w="0" w:type="auto"/>
            <w:tcMar>
              <w:top w:w="160" w:type="dxa"/>
              <w:left w:w="240" w:type="dxa"/>
              <w:bottom w:w="160" w:type="dxa"/>
              <w:right w:w="15" w:type="dxa"/>
            </w:tcMar>
            <w:vAlign w:val="bottom"/>
            <w:hideMark/>
          </w:tcPr>
          <w:p w14:paraId="327055D4" w14:textId="77777777" w:rsidR="001176D6" w:rsidRPr="00186631" w:rsidRDefault="001176D6" w:rsidP="002D5961">
            <w:pPr>
              <w:spacing w:after="160" w:line="278" w:lineRule="auto"/>
            </w:pPr>
            <w:proofErr w:type="gramStart"/>
            <w:r w:rsidRPr="00186631">
              <w:t>{{ ADWF</w:t>
            </w:r>
            <w:proofErr w:type="gramEnd"/>
            <w:r w:rsidRPr="00186631">
              <w:t>_Date_1 }}</w:t>
            </w:r>
          </w:p>
        </w:tc>
        <w:tc>
          <w:tcPr>
            <w:tcW w:w="0" w:type="auto"/>
            <w:tcMar>
              <w:top w:w="160" w:type="dxa"/>
              <w:left w:w="240" w:type="dxa"/>
              <w:bottom w:w="160" w:type="dxa"/>
              <w:right w:w="15" w:type="dxa"/>
            </w:tcMar>
            <w:vAlign w:val="bottom"/>
            <w:hideMark/>
          </w:tcPr>
          <w:p w14:paraId="1A997CA3" w14:textId="77777777" w:rsidR="001176D6" w:rsidRPr="00186631" w:rsidRDefault="001176D6" w:rsidP="002D5961">
            <w:pPr>
              <w:spacing w:after="160" w:line="278" w:lineRule="auto"/>
            </w:pPr>
            <w:proofErr w:type="gramStart"/>
            <w:r w:rsidRPr="00186631">
              <w:t>{{ ADWF</w:t>
            </w:r>
            <w:proofErr w:type="gramEnd"/>
            <w:r w:rsidRPr="00186631">
              <w:t>_Day_1 }}</w:t>
            </w:r>
          </w:p>
        </w:tc>
        <w:tc>
          <w:tcPr>
            <w:tcW w:w="0" w:type="auto"/>
            <w:tcMar>
              <w:top w:w="160" w:type="dxa"/>
              <w:left w:w="240" w:type="dxa"/>
              <w:bottom w:w="160" w:type="dxa"/>
              <w:right w:w="15" w:type="dxa"/>
            </w:tcMar>
            <w:vAlign w:val="bottom"/>
            <w:hideMark/>
          </w:tcPr>
          <w:p w14:paraId="0D4F2BCB" w14:textId="77777777" w:rsidR="001176D6" w:rsidRPr="00186631" w:rsidRDefault="001176D6" w:rsidP="002D5961">
            <w:pPr>
              <w:spacing w:after="160" w:line="278" w:lineRule="auto"/>
            </w:pPr>
            <w:proofErr w:type="gramStart"/>
            <w:r w:rsidRPr="00186631">
              <w:t>{{ ADWF</w:t>
            </w:r>
            <w:proofErr w:type="gramEnd"/>
            <w:r w:rsidRPr="00186631">
              <w:t>_Flow_1 }}</w:t>
            </w:r>
          </w:p>
        </w:tc>
      </w:tr>
      <w:tr w:rsidR="001176D6" w:rsidRPr="00186631" w14:paraId="40FD2E11" w14:textId="77777777" w:rsidTr="00F32C2B">
        <w:tc>
          <w:tcPr>
            <w:tcW w:w="0" w:type="auto"/>
            <w:tcMar>
              <w:top w:w="160" w:type="dxa"/>
              <w:left w:w="240" w:type="dxa"/>
              <w:bottom w:w="160" w:type="dxa"/>
              <w:right w:w="15" w:type="dxa"/>
            </w:tcMar>
            <w:vAlign w:val="bottom"/>
            <w:hideMark/>
          </w:tcPr>
          <w:p w14:paraId="5EBF5A28" w14:textId="77777777" w:rsidR="001176D6" w:rsidRPr="00186631" w:rsidRDefault="001176D6" w:rsidP="002D5961">
            <w:pPr>
              <w:spacing w:after="160" w:line="278" w:lineRule="auto"/>
            </w:pPr>
            <w:proofErr w:type="gramStart"/>
            <w:r w:rsidRPr="00186631">
              <w:t>{{ ADWF</w:t>
            </w:r>
            <w:proofErr w:type="gramEnd"/>
            <w:r w:rsidRPr="00186631">
              <w:t>_Date_2 }}</w:t>
            </w:r>
          </w:p>
        </w:tc>
        <w:tc>
          <w:tcPr>
            <w:tcW w:w="0" w:type="auto"/>
            <w:tcMar>
              <w:top w:w="160" w:type="dxa"/>
              <w:left w:w="240" w:type="dxa"/>
              <w:bottom w:w="160" w:type="dxa"/>
              <w:right w:w="15" w:type="dxa"/>
            </w:tcMar>
            <w:vAlign w:val="bottom"/>
            <w:hideMark/>
          </w:tcPr>
          <w:p w14:paraId="6DF2A09F" w14:textId="77777777" w:rsidR="001176D6" w:rsidRPr="00186631" w:rsidRDefault="001176D6" w:rsidP="002D5961">
            <w:pPr>
              <w:spacing w:after="160" w:line="278" w:lineRule="auto"/>
            </w:pPr>
            <w:proofErr w:type="gramStart"/>
            <w:r w:rsidRPr="00186631">
              <w:t>{{ ADWF</w:t>
            </w:r>
            <w:proofErr w:type="gramEnd"/>
            <w:r w:rsidRPr="00186631">
              <w:t>_Day_2 }}</w:t>
            </w:r>
          </w:p>
        </w:tc>
        <w:tc>
          <w:tcPr>
            <w:tcW w:w="0" w:type="auto"/>
            <w:tcMar>
              <w:top w:w="160" w:type="dxa"/>
              <w:left w:w="240" w:type="dxa"/>
              <w:bottom w:w="160" w:type="dxa"/>
              <w:right w:w="15" w:type="dxa"/>
            </w:tcMar>
            <w:vAlign w:val="bottom"/>
            <w:hideMark/>
          </w:tcPr>
          <w:p w14:paraId="1008E9C7" w14:textId="77777777" w:rsidR="001176D6" w:rsidRPr="00186631" w:rsidRDefault="001176D6" w:rsidP="002D5961">
            <w:pPr>
              <w:spacing w:after="160" w:line="278" w:lineRule="auto"/>
            </w:pPr>
            <w:proofErr w:type="gramStart"/>
            <w:r w:rsidRPr="00186631">
              <w:t>{{ ADWF</w:t>
            </w:r>
            <w:proofErr w:type="gramEnd"/>
            <w:r w:rsidRPr="00186631">
              <w:t>_Flow_2 }}</w:t>
            </w:r>
          </w:p>
        </w:tc>
      </w:tr>
      <w:tr w:rsidR="001176D6" w:rsidRPr="00186631" w14:paraId="61FE80C4" w14:textId="77777777" w:rsidTr="00F32C2B">
        <w:tc>
          <w:tcPr>
            <w:tcW w:w="0" w:type="auto"/>
            <w:tcMar>
              <w:top w:w="160" w:type="dxa"/>
              <w:left w:w="240" w:type="dxa"/>
              <w:bottom w:w="160" w:type="dxa"/>
              <w:right w:w="15" w:type="dxa"/>
            </w:tcMar>
            <w:vAlign w:val="bottom"/>
            <w:hideMark/>
          </w:tcPr>
          <w:p w14:paraId="4BDD138C" w14:textId="77777777" w:rsidR="001176D6" w:rsidRPr="00186631" w:rsidRDefault="001176D6" w:rsidP="002D5961">
            <w:pPr>
              <w:spacing w:after="160" w:line="278" w:lineRule="auto"/>
            </w:pPr>
            <w:proofErr w:type="gramStart"/>
            <w:r w:rsidRPr="00186631">
              <w:t>{{ ADWF</w:t>
            </w:r>
            <w:proofErr w:type="gramEnd"/>
            <w:r w:rsidRPr="00186631">
              <w:t>_Date_3 }}</w:t>
            </w:r>
          </w:p>
        </w:tc>
        <w:tc>
          <w:tcPr>
            <w:tcW w:w="0" w:type="auto"/>
            <w:tcMar>
              <w:top w:w="160" w:type="dxa"/>
              <w:left w:w="240" w:type="dxa"/>
              <w:bottom w:w="160" w:type="dxa"/>
              <w:right w:w="15" w:type="dxa"/>
            </w:tcMar>
            <w:vAlign w:val="bottom"/>
            <w:hideMark/>
          </w:tcPr>
          <w:p w14:paraId="7B43C5BC" w14:textId="77777777" w:rsidR="001176D6" w:rsidRPr="00186631" w:rsidRDefault="001176D6" w:rsidP="002D5961">
            <w:pPr>
              <w:spacing w:after="160" w:line="278" w:lineRule="auto"/>
            </w:pPr>
            <w:proofErr w:type="gramStart"/>
            <w:r w:rsidRPr="00186631">
              <w:t>{{ ADWF</w:t>
            </w:r>
            <w:proofErr w:type="gramEnd"/>
            <w:r w:rsidRPr="00186631">
              <w:t>_Day_3 }}</w:t>
            </w:r>
          </w:p>
        </w:tc>
        <w:tc>
          <w:tcPr>
            <w:tcW w:w="0" w:type="auto"/>
            <w:tcMar>
              <w:top w:w="160" w:type="dxa"/>
              <w:left w:w="240" w:type="dxa"/>
              <w:bottom w:w="160" w:type="dxa"/>
              <w:right w:w="15" w:type="dxa"/>
            </w:tcMar>
            <w:vAlign w:val="bottom"/>
            <w:hideMark/>
          </w:tcPr>
          <w:p w14:paraId="7205C25E" w14:textId="77777777" w:rsidR="001176D6" w:rsidRPr="00186631" w:rsidRDefault="001176D6" w:rsidP="002D5961">
            <w:pPr>
              <w:spacing w:after="160" w:line="278" w:lineRule="auto"/>
            </w:pPr>
            <w:proofErr w:type="gramStart"/>
            <w:r w:rsidRPr="00186631">
              <w:t>{{ ADWF</w:t>
            </w:r>
            <w:proofErr w:type="gramEnd"/>
            <w:r w:rsidRPr="00186631">
              <w:t>_Flow_3 }}</w:t>
            </w:r>
          </w:p>
        </w:tc>
      </w:tr>
      <w:tr w:rsidR="001176D6" w:rsidRPr="00186631" w14:paraId="561F715E" w14:textId="77777777" w:rsidTr="00F32C2B">
        <w:tc>
          <w:tcPr>
            <w:tcW w:w="0" w:type="auto"/>
            <w:tcMar>
              <w:top w:w="160" w:type="dxa"/>
              <w:left w:w="240" w:type="dxa"/>
              <w:bottom w:w="160" w:type="dxa"/>
              <w:right w:w="15" w:type="dxa"/>
            </w:tcMar>
            <w:vAlign w:val="bottom"/>
            <w:hideMark/>
          </w:tcPr>
          <w:p w14:paraId="7B9EB957" w14:textId="77777777" w:rsidR="001176D6" w:rsidRPr="00186631" w:rsidRDefault="001176D6" w:rsidP="002D5961">
            <w:pPr>
              <w:spacing w:after="160" w:line="278" w:lineRule="auto"/>
            </w:pPr>
            <w:r w:rsidRPr="00186631">
              <w:t>...</w:t>
            </w:r>
          </w:p>
        </w:tc>
        <w:tc>
          <w:tcPr>
            <w:tcW w:w="0" w:type="auto"/>
            <w:tcMar>
              <w:top w:w="160" w:type="dxa"/>
              <w:left w:w="240" w:type="dxa"/>
              <w:bottom w:w="160" w:type="dxa"/>
              <w:right w:w="15" w:type="dxa"/>
            </w:tcMar>
            <w:vAlign w:val="bottom"/>
            <w:hideMark/>
          </w:tcPr>
          <w:p w14:paraId="13392C27" w14:textId="77777777" w:rsidR="001176D6" w:rsidRPr="00186631" w:rsidRDefault="001176D6" w:rsidP="002D5961">
            <w:pPr>
              <w:spacing w:after="160" w:line="278" w:lineRule="auto"/>
            </w:pPr>
            <w:r w:rsidRPr="00186631">
              <w:t>...</w:t>
            </w:r>
          </w:p>
        </w:tc>
        <w:tc>
          <w:tcPr>
            <w:tcW w:w="0" w:type="auto"/>
            <w:tcMar>
              <w:top w:w="160" w:type="dxa"/>
              <w:left w:w="240" w:type="dxa"/>
              <w:bottom w:w="160" w:type="dxa"/>
              <w:right w:w="15" w:type="dxa"/>
            </w:tcMar>
            <w:vAlign w:val="bottom"/>
            <w:hideMark/>
          </w:tcPr>
          <w:p w14:paraId="135F9D3A" w14:textId="77777777" w:rsidR="001176D6" w:rsidRPr="00186631" w:rsidRDefault="001176D6" w:rsidP="002D5961">
            <w:pPr>
              <w:spacing w:after="160" w:line="278" w:lineRule="auto"/>
            </w:pPr>
            <w:r w:rsidRPr="00186631">
              <w:t>...</w:t>
            </w:r>
          </w:p>
        </w:tc>
      </w:tr>
      <w:tr w:rsidR="001176D6" w:rsidRPr="00186631" w14:paraId="7E9AF9CF" w14:textId="77777777" w:rsidTr="00F32C2B">
        <w:tc>
          <w:tcPr>
            <w:tcW w:w="0" w:type="auto"/>
            <w:tcMar>
              <w:top w:w="160" w:type="dxa"/>
              <w:left w:w="240" w:type="dxa"/>
              <w:bottom w:w="160" w:type="dxa"/>
              <w:right w:w="15" w:type="dxa"/>
            </w:tcMar>
            <w:vAlign w:val="bottom"/>
            <w:hideMark/>
          </w:tcPr>
          <w:p w14:paraId="0F4CFEF0"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_Date_N</w:t>
            </w:r>
            <w:proofErr w:type="spellEnd"/>
            <w:r w:rsidRPr="00186631">
              <w:t xml:space="preserve"> }}</w:t>
            </w:r>
          </w:p>
        </w:tc>
        <w:tc>
          <w:tcPr>
            <w:tcW w:w="0" w:type="auto"/>
            <w:tcMar>
              <w:top w:w="160" w:type="dxa"/>
              <w:left w:w="240" w:type="dxa"/>
              <w:bottom w:w="160" w:type="dxa"/>
              <w:right w:w="15" w:type="dxa"/>
            </w:tcMar>
            <w:vAlign w:val="bottom"/>
            <w:hideMark/>
          </w:tcPr>
          <w:p w14:paraId="17DD0439"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_Day_N</w:t>
            </w:r>
            <w:proofErr w:type="spellEnd"/>
            <w:r w:rsidRPr="00186631">
              <w:t xml:space="preserve"> }}</w:t>
            </w:r>
          </w:p>
        </w:tc>
        <w:tc>
          <w:tcPr>
            <w:tcW w:w="0" w:type="auto"/>
            <w:tcMar>
              <w:top w:w="160" w:type="dxa"/>
              <w:left w:w="240" w:type="dxa"/>
              <w:bottom w:w="160" w:type="dxa"/>
              <w:right w:w="15" w:type="dxa"/>
            </w:tcMar>
            <w:vAlign w:val="bottom"/>
            <w:hideMark/>
          </w:tcPr>
          <w:p w14:paraId="14F7B9AE"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_Flow_N</w:t>
            </w:r>
            <w:proofErr w:type="spellEnd"/>
            <w:r w:rsidRPr="00186631">
              <w:t xml:space="preserve"> }}</w:t>
            </w:r>
          </w:p>
        </w:tc>
      </w:tr>
      <w:tr w:rsidR="001176D6" w:rsidRPr="00186631" w14:paraId="6EB0FB0C" w14:textId="77777777" w:rsidTr="00F32C2B">
        <w:tc>
          <w:tcPr>
            <w:tcW w:w="0" w:type="auto"/>
            <w:tcMar>
              <w:top w:w="160" w:type="dxa"/>
              <w:left w:w="240" w:type="dxa"/>
              <w:bottom w:w="160" w:type="dxa"/>
              <w:right w:w="15" w:type="dxa"/>
            </w:tcMar>
            <w:vAlign w:val="bottom"/>
            <w:hideMark/>
          </w:tcPr>
          <w:p w14:paraId="1A6E83D8" w14:textId="77777777" w:rsidR="001176D6" w:rsidRPr="00186631" w:rsidRDefault="001176D6" w:rsidP="002D5961">
            <w:pPr>
              <w:spacing w:after="160" w:line="278" w:lineRule="auto"/>
            </w:pPr>
            <w:r w:rsidRPr="00186631">
              <w:rPr>
                <w:b/>
                <w:bCs/>
              </w:rPr>
              <w:t>Average ADWF</w:t>
            </w:r>
          </w:p>
        </w:tc>
        <w:tc>
          <w:tcPr>
            <w:tcW w:w="0" w:type="auto"/>
            <w:tcMar>
              <w:top w:w="160" w:type="dxa"/>
              <w:left w:w="240" w:type="dxa"/>
              <w:bottom w:w="160" w:type="dxa"/>
              <w:right w:w="15" w:type="dxa"/>
            </w:tcMar>
            <w:vAlign w:val="bottom"/>
            <w:hideMark/>
          </w:tcPr>
          <w:p w14:paraId="1CC4C2DF" w14:textId="77777777" w:rsidR="001176D6" w:rsidRPr="00186631" w:rsidRDefault="001176D6" w:rsidP="002D5961">
            <w:pPr>
              <w:spacing w:after="160" w:line="278" w:lineRule="auto"/>
            </w:pPr>
          </w:p>
        </w:tc>
        <w:tc>
          <w:tcPr>
            <w:tcW w:w="0" w:type="auto"/>
            <w:tcMar>
              <w:top w:w="160" w:type="dxa"/>
              <w:left w:w="240" w:type="dxa"/>
              <w:bottom w:w="160" w:type="dxa"/>
              <w:right w:w="15" w:type="dxa"/>
            </w:tcMar>
            <w:vAlign w:val="bottom"/>
            <w:hideMark/>
          </w:tcPr>
          <w:p w14:paraId="4374B0D7" w14:textId="77777777" w:rsidR="001176D6" w:rsidRPr="00186631" w:rsidRDefault="001176D6" w:rsidP="002D5961">
            <w:pPr>
              <w:spacing w:after="160" w:line="278" w:lineRule="auto"/>
            </w:pPr>
            <w:proofErr w:type="gramStart"/>
            <w:r w:rsidRPr="00186631">
              <w:rPr>
                <w:b/>
                <w:bCs/>
              </w:rPr>
              <w:t xml:space="preserve">{{ </w:t>
            </w:r>
            <w:proofErr w:type="spellStart"/>
            <w:r w:rsidRPr="00186631">
              <w:rPr>
                <w:b/>
                <w:bCs/>
              </w:rPr>
              <w:t>Calculated</w:t>
            </w:r>
            <w:proofErr w:type="gramEnd"/>
            <w:r w:rsidRPr="00186631">
              <w:rPr>
                <w:b/>
                <w:bCs/>
              </w:rPr>
              <w:t>_ADWF_Value</w:t>
            </w:r>
            <w:proofErr w:type="spellEnd"/>
            <w:r w:rsidRPr="00186631">
              <w:rPr>
                <w:b/>
                <w:bCs/>
              </w:rPr>
              <w:t xml:space="preserve"> }}</w:t>
            </w:r>
          </w:p>
        </w:tc>
      </w:tr>
    </w:tbl>
    <w:p w14:paraId="169BFE7D" w14:textId="77777777" w:rsidR="001176D6" w:rsidRPr="00186631" w:rsidRDefault="001176D6" w:rsidP="001176D6">
      <w:pPr>
        <w:spacing w:after="160" w:line="278" w:lineRule="auto"/>
      </w:pPr>
      <w:r w:rsidRPr="00186631">
        <w:t xml:space="preserve">The period from {{ </w:t>
      </w:r>
      <w:proofErr w:type="spellStart"/>
      <w:r w:rsidRPr="00186631">
        <w:t>ADWF_Period_Start_Date</w:t>
      </w:r>
      <w:proofErr w:type="spellEnd"/>
      <w:r w:rsidRPr="00186631">
        <w:t xml:space="preserve"> }} to {{ </w:t>
      </w:r>
      <w:proofErr w:type="spellStart"/>
      <w:r w:rsidRPr="00186631">
        <w:t>ADWF_Period_End_Date</w:t>
      </w:r>
      <w:proofErr w:type="spellEnd"/>
      <w:r w:rsidRPr="00186631">
        <w:t xml:space="preserve"> }} (summarized in </w:t>
      </w:r>
      <w:r w:rsidRPr="00186631">
        <w:rPr>
          <w:b/>
          <w:bCs/>
        </w:rPr>
        <w:t xml:space="preserve">Table {{ </w:t>
      </w:r>
      <w:proofErr w:type="spellStart"/>
      <w:r w:rsidRPr="00186631">
        <w:rPr>
          <w:b/>
          <w:bCs/>
        </w:rPr>
        <w:t>Table_Number_ADWF_Data</w:t>
      </w:r>
      <w:proofErr w:type="spellEnd"/>
      <w:r w:rsidRPr="00186631">
        <w:rPr>
          <w:b/>
          <w:bCs/>
        </w:rPr>
        <w:t xml:space="preserve"> }}</w:t>
      </w:r>
      <w:r w:rsidRPr="00186631">
        <w:t xml:space="preserve">) was chosen for ADWF calculation as it represented {{ </w:t>
      </w:r>
      <w:proofErr w:type="spellStart"/>
      <w:r w:rsidRPr="00186631">
        <w:t>Number_of_Dry_Days_in_Period</w:t>
      </w:r>
      <w:proofErr w:type="spellEnd"/>
      <w:r w:rsidRPr="00186631">
        <w:t xml:space="preserve"> }} consecutive days without significant precipitation and the recorded flows during this time did not exhibit anomalous spikes or drops that might indicate unusual operational conditions or unrecorded minor precipitation events. Such consistency is key to obtaining a representative ADWF value. &lt;&lt;check&gt;&gt;</w:t>
      </w:r>
    </w:p>
    <w:p w14:paraId="797EB016" w14:textId="77777777" w:rsidR="001176D6" w:rsidRPr="00186631" w:rsidRDefault="001176D6" w:rsidP="001176D6">
      <w:pPr>
        <w:spacing w:after="160" w:line="278" w:lineRule="auto"/>
      </w:pPr>
      <w:r w:rsidRPr="00186631">
        <w:t xml:space="preserve">The calculated ADWF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is </w:t>
      </w:r>
      <w:proofErr w:type="gramStart"/>
      <w:r w:rsidRPr="00186631">
        <w:t xml:space="preserve">{{ </w:t>
      </w:r>
      <w:proofErr w:type="spellStart"/>
      <w:r w:rsidRPr="00186631">
        <w:t>Calculated</w:t>
      </w:r>
      <w:proofErr w:type="gramEnd"/>
      <w:r w:rsidRPr="00186631">
        <w:t>_ADWF_</w:t>
      </w:r>
      <w:proofErr w:type="gramStart"/>
      <w:r w:rsidRPr="00186631">
        <w:t>Value</w:t>
      </w:r>
      <w:proofErr w:type="spellEnd"/>
      <w:r w:rsidRPr="00186631">
        <w:t xml:space="preserve"> }</w:t>
      </w:r>
      <w:proofErr w:type="gramEnd"/>
      <w:r w:rsidRPr="00186631">
        <w:t xml:space="preserve">} gpd. Based on the estimated population of </w:t>
      </w:r>
      <w:proofErr w:type="gramStart"/>
      <w:r w:rsidRPr="00186631">
        <w:t xml:space="preserve">{{ </w:t>
      </w:r>
      <w:proofErr w:type="spellStart"/>
      <w:r w:rsidRPr="00186631">
        <w:t>Population</w:t>
      </w:r>
      <w:proofErr w:type="gramEnd"/>
      <w:r w:rsidRPr="00186631">
        <w:t>_at_Time_of_ADWF_</w:t>
      </w:r>
      <w:proofErr w:type="gramStart"/>
      <w:r w:rsidRPr="00186631">
        <w:t>Period</w:t>
      </w:r>
      <w:proofErr w:type="spellEnd"/>
      <w:r w:rsidRPr="00186631">
        <w:t xml:space="preserve"> }</w:t>
      </w:r>
      <w:proofErr w:type="gramEnd"/>
      <w:r w:rsidRPr="00186631">
        <w:t xml:space="preserve">} during this period, the ADWF per capita is approximately </w:t>
      </w:r>
      <w:proofErr w:type="gramStart"/>
      <w:r w:rsidRPr="00186631">
        <w:t xml:space="preserve">{{ </w:t>
      </w:r>
      <w:proofErr w:type="spellStart"/>
      <w:r w:rsidRPr="00186631">
        <w:t>ADWF</w:t>
      </w:r>
      <w:proofErr w:type="gramEnd"/>
      <w:r w:rsidRPr="00186631">
        <w:t>_per_Capita_</w:t>
      </w:r>
      <w:proofErr w:type="gramStart"/>
      <w:r w:rsidRPr="00186631">
        <w:t>Value</w:t>
      </w:r>
      <w:proofErr w:type="spellEnd"/>
      <w:r w:rsidRPr="00186631">
        <w:t xml:space="preserve"> }</w:t>
      </w:r>
      <w:proofErr w:type="gramEnd"/>
      <w:r w:rsidRPr="00186631">
        <w:t>} gallons per capita per day (</w:t>
      </w:r>
      <w:proofErr w:type="spellStart"/>
      <w:r w:rsidRPr="00186631">
        <w:t>gpcd</w:t>
      </w:r>
      <w:proofErr w:type="spellEnd"/>
      <w:r w:rsidRPr="00186631">
        <w:t xml:space="preserve">). This figure gives an indication of the average daily water use per person that enters the sewer system from sanitary sources, combined with any groundwater infiltration occurring during these dry conditions. It is a baseline measure of system loading absent storm impacts. &lt;&lt;check&gt;&gt; The U.S. Environmental Protection Agency (EPA) often uses a benchmark of 120 </w:t>
      </w:r>
      <w:proofErr w:type="spellStart"/>
      <w:r w:rsidRPr="00186631">
        <w:t>gpcd</w:t>
      </w:r>
      <w:proofErr w:type="spellEnd"/>
      <w:r w:rsidRPr="00186631">
        <w:t xml:space="preserve"> for evaluating infiltration and inflow (I/I), as outlined in documents like the "Handbook for Sewer System Infrastructure Analysis and Rehabilitation" (EPA/625/6-91/030) or similar I/I analysis guidance. &lt;&lt;check&gt;&gt; This 120 </w:t>
      </w:r>
      <w:proofErr w:type="spellStart"/>
      <w:r w:rsidRPr="00186631">
        <w:t>gpcd</w:t>
      </w:r>
      <w:proofErr w:type="spellEnd"/>
      <w:r w:rsidRPr="00186631">
        <w:t xml:space="preserve"> value typically includes a component for reasonable base sanitary flow (e.g., an average of 70-80 </w:t>
      </w:r>
      <w:proofErr w:type="spellStart"/>
      <w:r w:rsidRPr="00186631">
        <w:t>gpcd</w:t>
      </w:r>
      <w:proofErr w:type="spellEnd"/>
      <w:r w:rsidRPr="00186631">
        <w:t xml:space="preserve"> nationwide, though this can vary regionally) and an allowance for non-excessive groundwater infiltration (e.g., around 40-50 </w:t>
      </w:r>
      <w:proofErr w:type="spellStart"/>
      <w:r w:rsidRPr="00186631">
        <w:t>gpcd</w:t>
      </w:r>
      <w:proofErr w:type="spellEnd"/>
      <w:r w:rsidRPr="00186631">
        <w:t xml:space="preserve">, or a common design allowance like 500-1500 gallons per day per inch-mile of sewer). &lt;&lt;check&gt;&gt; Comparing the calculated {{ </w:t>
      </w:r>
      <w:proofErr w:type="spellStart"/>
      <w:r w:rsidRPr="00186631">
        <w:t>ADWF_per_Capita_Value</w:t>
      </w:r>
      <w:proofErr w:type="spellEnd"/>
      <w:r w:rsidRPr="00186631">
        <w:t xml:space="preserve"> }} </w:t>
      </w:r>
      <w:proofErr w:type="spellStart"/>
      <w:r w:rsidRPr="00186631">
        <w:t>gpcd</w:t>
      </w:r>
      <w:proofErr w:type="spellEnd"/>
      <w:r w:rsidRPr="00186631">
        <w:t xml:space="preserve"> to this EPA guideline suggests that {{ Interpretation_of_Comparison_to_120_gpcd, e.g., "groundwater infiltration may be a manageable component of the dry weather flow," or "groundwater infiltration appears to be a </w:t>
      </w:r>
      <w:r w:rsidRPr="00186631">
        <w:lastRenderedPageBreak/>
        <w:t xml:space="preserve">significant contributor, warranting further investigation," or "the per capita flow is well below the guideline, indicating a relatively tight system during dry weather which is positive but should be verified against expected sanitary flows." }} </w:t>
      </w:r>
      <w:proofErr w:type="gramStart"/>
      <w:r w:rsidRPr="00186631">
        <w:t>&lt;&lt;check&gt;&gt; Further investigation</w:t>
      </w:r>
      <w:proofErr w:type="gramEnd"/>
      <w:r w:rsidRPr="00186631">
        <w:t xml:space="preserve"> into I/I sources is detailed in Chapter </w:t>
      </w:r>
      <w:proofErr w:type="gramStart"/>
      <w:r w:rsidRPr="00186631">
        <w:t xml:space="preserve">{{ </w:t>
      </w:r>
      <w:proofErr w:type="spellStart"/>
      <w:r w:rsidRPr="00186631">
        <w:t>Chapter</w:t>
      </w:r>
      <w:proofErr w:type="gramEnd"/>
      <w:r w:rsidRPr="00186631">
        <w:t>_Number_for_I_I_</w:t>
      </w:r>
      <w:proofErr w:type="gramStart"/>
      <w:r w:rsidRPr="00186631">
        <w:t>Analysis</w:t>
      </w:r>
      <w:proofErr w:type="spellEnd"/>
      <w:r w:rsidRPr="00186631">
        <w:t xml:space="preserve"> }</w:t>
      </w:r>
      <w:proofErr w:type="gramEnd"/>
      <w:r w:rsidRPr="00186631">
        <w:t>}.</w:t>
      </w:r>
    </w:p>
    <w:p w14:paraId="0C36426B" w14:textId="77777777" w:rsidR="001176D6" w:rsidRPr="00186631" w:rsidRDefault="001176D6" w:rsidP="001176D6">
      <w:pPr>
        <w:spacing w:after="160" w:line="278" w:lineRule="auto"/>
      </w:pPr>
      <w:r w:rsidRPr="00186631">
        <w:t>An ADWF significantly below expected sanitary flow could indicate issues such as exfiltration in parts of the system or unusually low per capita water use, while an ADWF significantly above expected sanitary flow points towards higher levels of groundwater infiltration. &lt;&lt;check&gt;&gt;</w:t>
      </w:r>
      <w:r w:rsidRPr="00186631">
        <w:br/>
        <w:t>&lt;&lt;INSERT DISCUSSION ABOUT LEAKY MANHOLES HERE: Manholes, especially older brick or precast concrete structures, can be major sources of groundwater infiltration even during dry weather if the surrounding water table is above the manhole invert or defects in the structure. Common defects include cracked barrels, deteriorated mortar in brick manholes, leaking pipe-to-manhole seals (often called "boots" or gaskets), and compromised frame-to-cone seals. During seasonally high groundwater, water can seep continuously through these defects. If the ADWF is considerably higher than the estimated Base Sanitary Flow (BSF), it strongly suggests that such persistent infiltration from sources like leaky manholes and pipe joints is a significant contributor to the total flow. Findings from any closed-circuit television (CCTV) inspections or smoke/dye testing that identified active infiltration at manholes would be referenced here to support this. For example, "CCTV inspections conducted in {{Year}} identified {{Number}} manholes in the {{</w:t>
      </w:r>
      <w:proofErr w:type="spellStart"/>
      <w:r w:rsidRPr="00186631">
        <w:t>Area_Name</w:t>
      </w:r>
      <w:proofErr w:type="spellEnd"/>
      <w:r w:rsidRPr="00186631">
        <w:t>}} basin exhibiting signs of active infiltration under dry weather conditions." This sets the stage for targeted manhole rehabilitation as an I/I reduction strategy.&gt;&gt; &lt;&lt;check&gt;&gt;</w:t>
      </w:r>
    </w:p>
    <w:p w14:paraId="189EB141" w14:textId="38122887" w:rsidR="001176D6" w:rsidRPr="00186631" w:rsidRDefault="001176D6" w:rsidP="00F55251">
      <w:pPr>
        <w:pStyle w:val="Heading3"/>
      </w:pPr>
      <w:bookmarkStart w:id="185" w:name="_Toc204171892"/>
      <w:r w:rsidRPr="00186631">
        <w:t>Wet Weather Flow</w:t>
      </w:r>
      <w:bookmarkEnd w:id="185"/>
    </w:p>
    <w:p w14:paraId="1B02CECD" w14:textId="77777777" w:rsidR="001176D6" w:rsidRPr="00186631" w:rsidRDefault="001176D6" w:rsidP="001176D6">
      <w:pPr>
        <w:spacing w:after="160" w:line="278" w:lineRule="auto"/>
      </w:pPr>
      <w:r w:rsidRPr="00186631">
        <w:t>Rainfall-Derived Infiltration and Inflow (RDII) is the extraneous surface and groundwater that enters the sanitary sewer system exclusively as a direct consequence of precipitation events. It is composed of two primary components:</w:t>
      </w:r>
    </w:p>
    <w:p w14:paraId="55C44D30" w14:textId="1B901CE4" w:rsidR="001176D6" w:rsidRPr="00186631" w:rsidRDefault="001176D6" w:rsidP="00E42F26">
      <w:pPr>
        <w:numPr>
          <w:ilvl w:val="0"/>
          <w:numId w:val="10"/>
        </w:numPr>
        <w:spacing w:after="160" w:line="278" w:lineRule="auto"/>
      </w:pPr>
      <w:r w:rsidRPr="00186631">
        <w:rPr>
          <w:b/>
          <w:bCs/>
          <w:i/>
          <w:iCs/>
        </w:rPr>
        <w:t>Inflow</w:t>
      </w:r>
      <w:r w:rsidRPr="00186631">
        <w:t xml:space="preserve">: Stormwater that enters the sewer system rapidly and directly. Common sources include direct connections like roof leaders, yard drains, catch basins connected to the sanitary sewer, sump pumps improperly discharged to the sanitary sewer, holes in manhole covers, or structurally failed pipes that allow surface water to pour in. </w:t>
      </w:r>
    </w:p>
    <w:p w14:paraId="4022F44E" w14:textId="77777777" w:rsidR="00C93350" w:rsidRDefault="001176D6" w:rsidP="00E42F26">
      <w:pPr>
        <w:numPr>
          <w:ilvl w:val="0"/>
          <w:numId w:val="10"/>
        </w:numPr>
        <w:spacing w:after="160" w:line="278" w:lineRule="auto"/>
      </w:pPr>
      <w:r w:rsidRPr="00186631">
        <w:rPr>
          <w:b/>
          <w:bCs/>
          <w:i/>
          <w:iCs/>
        </w:rPr>
        <w:t>Infiltration</w:t>
      </w:r>
      <w:r w:rsidRPr="00186631">
        <w:t xml:space="preserve">: Groundwater that enters the system more slowly through defects below the ground surface, such as cracks in pipes, deteriorated pipe joints, faulty service connections, and leaky manholes. The rate of this infiltration is often exacerbated by a rise in the groundwater table due to prolonged or intense rainfall saturating the surrounding soil. </w:t>
      </w:r>
    </w:p>
    <w:p w14:paraId="66D2058C" w14:textId="0F650014" w:rsidR="001176D6" w:rsidRPr="00186631" w:rsidRDefault="001176D6" w:rsidP="00C93350">
      <w:pPr>
        <w:spacing w:after="160" w:line="278" w:lineRule="auto"/>
      </w:pPr>
      <w:r w:rsidRPr="00186631">
        <w:br/>
        <w:t xml:space="preserve">RDII is a major concern in wastewater management as it can consume valuable hydraulic capacity in both the collection system pipes and the WWTP. Excessive RDII can lead to sanitary sewer overflows, cause basement backups, reduce treatment efficiency at </w:t>
      </w:r>
      <w:proofErr w:type="gramStart"/>
      <w:r w:rsidRPr="00186631">
        <w:t>the WWTP</w:t>
      </w:r>
      <w:proofErr w:type="gramEnd"/>
      <w:r w:rsidRPr="00186631">
        <w:t xml:space="preserve"> due to dilution and hydraulic overloading, and significantly </w:t>
      </w:r>
      <w:proofErr w:type="gramStart"/>
      <w:r w:rsidRPr="00186631">
        <w:t>increase pumping and treatment</w:t>
      </w:r>
      <w:proofErr w:type="gramEnd"/>
      <w:r w:rsidRPr="00186631">
        <w:t xml:space="preserve"> operational costs.</w:t>
      </w:r>
    </w:p>
    <w:p w14:paraId="222BC745" w14:textId="316C2898" w:rsidR="001176D6" w:rsidRPr="00186631" w:rsidRDefault="001176D6" w:rsidP="001176D6">
      <w:pPr>
        <w:spacing w:after="160" w:line="278" w:lineRule="auto"/>
      </w:pPr>
      <w:r w:rsidRPr="00186631">
        <w:lastRenderedPageBreak/>
        <w:t>Mathematically, the total Wet Weather Flow (WWF) during a storm event can be expressed by considering RDII along with the base flow components:</w:t>
      </w:r>
      <w:r w:rsidRPr="00186631">
        <w:br/>
        <w:t>WWF</w:t>
      </w:r>
      <w:r w:rsidR="004D6A48">
        <w:t xml:space="preserve"> </w:t>
      </w:r>
      <w:r w:rsidRPr="00186631">
        <w:t>= Q</w:t>
      </w:r>
      <w:r w:rsidRPr="00186631">
        <w:rPr>
          <w:vertAlign w:val="subscript"/>
        </w:rPr>
        <w:t>s</w:t>
      </w:r>
      <w:r w:rsidRPr="00186631">
        <w:t xml:space="preserve"> + Q</w:t>
      </w:r>
      <w:r w:rsidRPr="00186631">
        <w:rPr>
          <w:vertAlign w:val="subscript"/>
        </w:rPr>
        <w:t>GWI</w:t>
      </w:r>
      <w:r w:rsidRPr="00186631">
        <w:t xml:space="preserve"> + Q</w:t>
      </w:r>
      <w:r w:rsidRPr="00186631">
        <w:rPr>
          <w:vertAlign w:val="subscript"/>
        </w:rPr>
        <w:t>RDII</w:t>
      </w:r>
      <w:r w:rsidRPr="00186631">
        <w:br/>
        <w:t>Where:</w:t>
      </w:r>
    </w:p>
    <w:p w14:paraId="04885BC4" w14:textId="3DA2E8C6" w:rsidR="001176D6" w:rsidRPr="00186631" w:rsidRDefault="001176D6" w:rsidP="00E42F26">
      <w:pPr>
        <w:numPr>
          <w:ilvl w:val="0"/>
          <w:numId w:val="11"/>
        </w:numPr>
        <w:spacing w:after="160" w:line="278" w:lineRule="auto"/>
      </w:pPr>
      <w:r w:rsidRPr="00186631">
        <w:t>WWF = Total Wet Weather Flow (e.g., in gpd) during the event.</w:t>
      </w:r>
    </w:p>
    <w:p w14:paraId="7E351C6E" w14:textId="394200BC" w:rsidR="001176D6" w:rsidRPr="00186631" w:rsidRDefault="001176D6" w:rsidP="00E42F26">
      <w:pPr>
        <w:numPr>
          <w:ilvl w:val="0"/>
          <w:numId w:val="11"/>
        </w:numPr>
        <w:spacing w:after="160" w:line="278" w:lineRule="auto"/>
      </w:pPr>
      <w:r w:rsidRPr="00186631">
        <w:t>Q</w:t>
      </w:r>
      <w:r w:rsidRPr="00186631">
        <w:rPr>
          <w:vertAlign w:val="subscript"/>
        </w:rPr>
        <w:t>s</w:t>
      </w:r>
      <w:r w:rsidR="004D6A48">
        <w:rPr>
          <w:vertAlign w:val="subscript"/>
        </w:rPr>
        <w:t xml:space="preserve"> </w:t>
      </w:r>
      <w:r w:rsidR="004D6A48">
        <w:t>(gpd)</w:t>
      </w:r>
      <w:r w:rsidRPr="00186631">
        <w:t> = Base Sanitary Flow (gpd) – the component from user discharges.</w:t>
      </w:r>
    </w:p>
    <w:p w14:paraId="5690AAEF" w14:textId="7B38D77A" w:rsidR="001176D6" w:rsidRPr="00186631" w:rsidRDefault="001176D6" w:rsidP="00E42F26">
      <w:pPr>
        <w:numPr>
          <w:ilvl w:val="0"/>
          <w:numId w:val="11"/>
        </w:numPr>
        <w:spacing w:after="160" w:line="278" w:lineRule="auto"/>
      </w:pPr>
      <w:r w:rsidRPr="00186631">
        <w:t>Q</w:t>
      </w:r>
      <w:r w:rsidRPr="00186631">
        <w:rPr>
          <w:vertAlign w:val="subscript"/>
        </w:rPr>
        <w:t>GWI</w:t>
      </w:r>
      <w:r w:rsidRPr="00186631">
        <w:t> </w:t>
      </w:r>
      <w:r w:rsidR="004D6A48">
        <w:t xml:space="preserve">(gpd) </w:t>
      </w:r>
      <w:r w:rsidRPr="00186631">
        <w:t>= Groundwater Infiltration (gpd)</w:t>
      </w:r>
      <w:r w:rsidR="004D6A48">
        <w:t xml:space="preserve">. </w:t>
      </w:r>
      <w:r w:rsidR="004D6A48" w:rsidRPr="00186631">
        <w:t>Q</w:t>
      </w:r>
      <w:r w:rsidR="004D6A48" w:rsidRPr="00186631">
        <w:rPr>
          <w:vertAlign w:val="subscript"/>
        </w:rPr>
        <w:t>GWI</w:t>
      </w:r>
      <w:r w:rsidR="004D6A48">
        <w:t xml:space="preserve"> is </w:t>
      </w:r>
      <w:r w:rsidRPr="00186631">
        <w:t>the persistent infiltration component typically present even in dry weather, though it may increase during wet weather due to higher groundwater tables.</w:t>
      </w:r>
    </w:p>
    <w:p w14:paraId="06FA8026" w14:textId="515CD14E" w:rsidR="001176D6" w:rsidRPr="00186631" w:rsidRDefault="001176D6" w:rsidP="00E42F26">
      <w:pPr>
        <w:numPr>
          <w:ilvl w:val="0"/>
          <w:numId w:val="11"/>
        </w:numPr>
        <w:spacing w:after="160" w:line="278" w:lineRule="auto"/>
      </w:pPr>
      <w:r w:rsidRPr="00186631">
        <w:t>Q</w:t>
      </w:r>
      <w:r w:rsidRPr="00186631">
        <w:rPr>
          <w:vertAlign w:val="subscript"/>
        </w:rPr>
        <w:t>RDII</w:t>
      </w:r>
      <w:r w:rsidR="004D6A48">
        <w:t xml:space="preserve"> (gpd) </w:t>
      </w:r>
      <w:r w:rsidRPr="00186631">
        <w:t xml:space="preserve">= Rainfall-Derived Infiltration and Inflow </w:t>
      </w:r>
      <w:r w:rsidR="004D6A48">
        <w:t>is</w:t>
      </w:r>
      <w:r w:rsidRPr="00186631">
        <w:t xml:space="preserve"> the additional flow directly attributable to the rainfall event.</w:t>
      </w:r>
    </w:p>
    <w:p w14:paraId="5312E5CE" w14:textId="0AD6399A" w:rsidR="001176D6" w:rsidRPr="00186631" w:rsidRDefault="001176D6" w:rsidP="001176D6">
      <w:pPr>
        <w:spacing w:after="160" w:line="278" w:lineRule="auto"/>
      </w:pPr>
      <w:r w:rsidRPr="00186631">
        <w:t xml:space="preserve">To perform the wet weather flow analysis for </w:t>
      </w:r>
      <w:r w:rsidR="004D6A48">
        <w:t xml:space="preserve">Tekoa’s collection system, </w:t>
      </w:r>
      <w:r w:rsidRPr="00186631">
        <w:t xml:space="preserve">daily precipitation data from the Rosalia NOAA weather station (Station ID: {{ </w:t>
      </w:r>
      <w:proofErr w:type="spellStart"/>
      <w:r w:rsidRPr="00186631">
        <w:t>NOAA_Station_ID_Rosalia</w:t>
      </w:r>
      <w:proofErr w:type="spellEnd"/>
      <w:r w:rsidRPr="00186631">
        <w:t xml:space="preserve"> }}) for the period 2022 to 2024 was correlated with influent flow data recorded at the </w:t>
      </w:r>
      <w:r w:rsidR="004D6A48">
        <w:t>Tekoa’s</w:t>
      </w:r>
      <w:r w:rsidRPr="00186631">
        <w:t xml:space="preserve"> WWTP as reported in DMRs. </w:t>
      </w:r>
      <w:proofErr w:type="gramStart"/>
      <w:r w:rsidRPr="00186631">
        <w:t>The Rosalia</w:t>
      </w:r>
      <w:proofErr w:type="gramEnd"/>
      <w:r w:rsidRPr="00186631">
        <w:t xml:space="preserve"> station is considered representative for regional precipitation patterns affecting the service area.</w:t>
      </w:r>
    </w:p>
    <w:p w14:paraId="1706EBED" w14:textId="6F0F3BF9" w:rsidR="001176D6" w:rsidRPr="00186631" w:rsidRDefault="001176D6" w:rsidP="001176D6">
      <w:pPr>
        <w:spacing w:after="160" w:line="278" w:lineRule="auto"/>
      </w:pPr>
      <w:r w:rsidRPr="00186631">
        <w:t>Wet Weather Flow (WWF) is qualitatively defined as the significantly increased and often rapidly fluctuating flow observed at the WWTP during and immediately following a rainfall event. This flow includes the normal ADWF components (sanitary flow and baseline groundwater infiltration) plus the additional, often substantial, volume contributed by RDII. The magnitude, timing (how quickly the flow responds to rain), and duration of the WWF response depend on numerous factors. These include rainfall intensity, total rainfall volume, and duration; antecedent moisture conditions (ho</w:t>
      </w:r>
      <w:r w:rsidR="004D6A48">
        <w:t>w</w:t>
      </w:r>
      <w:r w:rsidRPr="00186631">
        <w:t xml:space="preserve"> saturated the ground was before the storm); the physical condition and age of the sewer system (more defects lead to more I&amp;I); soil types and geology; groundwater levels; the topography of the service area; and the extent of directly connected impervious surfaces.</w:t>
      </w:r>
    </w:p>
    <w:p w14:paraId="4E7ED3D0" w14:textId="68F47EA9" w:rsidR="001176D6" w:rsidRDefault="001176D6" w:rsidP="007B00E9">
      <w:pPr>
        <w:spacing w:after="160" w:line="278" w:lineRule="auto"/>
      </w:pPr>
      <w:r w:rsidRPr="00186631">
        <w:t xml:space="preserve">The analysis of WWF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involved identifying peak flow events from the DMR data that corresponded with significant rainfall events recorded at the Rosalia station. For example, during the storm event of </w:t>
      </w:r>
      <w:proofErr w:type="gramStart"/>
      <w:r w:rsidRPr="00186631">
        <w:t xml:space="preserve">{{ </w:t>
      </w:r>
      <w:proofErr w:type="spellStart"/>
      <w:r w:rsidRPr="00186631">
        <w:t>Date</w:t>
      </w:r>
      <w:proofErr w:type="gramEnd"/>
      <w:r w:rsidRPr="00186631">
        <w:t>_of_Peak_WWF_</w:t>
      </w:r>
      <w:proofErr w:type="gramStart"/>
      <w:r w:rsidRPr="00186631">
        <w:t>Storm</w:t>
      </w:r>
      <w:proofErr w:type="spellEnd"/>
      <w:r w:rsidRPr="00186631">
        <w:t xml:space="preserve"> }</w:t>
      </w:r>
      <w:proofErr w:type="gramEnd"/>
      <w:r w:rsidRPr="00186631">
        <w:t xml:space="preserve">}, which recorded </w:t>
      </w:r>
      <w:proofErr w:type="gramStart"/>
      <w:r w:rsidRPr="00186631">
        <w:t xml:space="preserve">{{ </w:t>
      </w:r>
      <w:proofErr w:type="spellStart"/>
      <w:r w:rsidRPr="00186631">
        <w:t>Rainfall</w:t>
      </w:r>
      <w:proofErr w:type="gramEnd"/>
      <w:r w:rsidRPr="00186631">
        <w:t>_Amount_Peak_WWF_</w:t>
      </w:r>
      <w:proofErr w:type="gramStart"/>
      <w:r w:rsidRPr="00186631">
        <w:t>Storm</w:t>
      </w:r>
      <w:proofErr w:type="spellEnd"/>
      <w:r w:rsidRPr="00186631">
        <w:t xml:space="preserve"> }</w:t>
      </w:r>
      <w:proofErr w:type="gramEnd"/>
      <w:r w:rsidRPr="00186631">
        <w:t xml:space="preserve">} inches of rain, the peak WWF per capita was calculated to be </w:t>
      </w:r>
      <w:proofErr w:type="gramStart"/>
      <w:r w:rsidRPr="00186631">
        <w:t xml:space="preserve">{{ </w:t>
      </w:r>
      <w:proofErr w:type="spellStart"/>
      <w:r w:rsidRPr="00186631">
        <w:t>Peak</w:t>
      </w:r>
      <w:proofErr w:type="gramEnd"/>
      <w:r w:rsidRPr="00186631">
        <w:t>_WWF_per_Capita_</w:t>
      </w:r>
      <w:proofErr w:type="gramStart"/>
      <w:r w:rsidRPr="00186631">
        <w:t>Value</w:t>
      </w:r>
      <w:proofErr w:type="spellEnd"/>
      <w:r w:rsidRPr="00186631">
        <w:t xml:space="preserve"> }</w:t>
      </w:r>
      <w:proofErr w:type="gramEnd"/>
      <w:r w:rsidRPr="00186631">
        <w:t xml:space="preserve">} </w:t>
      </w:r>
      <w:proofErr w:type="spellStart"/>
      <w:r w:rsidRPr="00186631">
        <w:t>gpcd</w:t>
      </w:r>
      <w:proofErr w:type="spellEnd"/>
      <w:r w:rsidRPr="00186631">
        <w:t xml:space="preserve">. The EPA guidance (e.g., from I/I analysis handbooks) often suggests that peak wet weather flows </w:t>
      </w:r>
      <w:proofErr w:type="gramStart"/>
      <w:r w:rsidRPr="00186631">
        <w:t>exceeding</w:t>
      </w:r>
      <w:proofErr w:type="gramEnd"/>
      <w:r w:rsidRPr="00186631">
        <w:t xml:space="preserve"> approximately 275 </w:t>
      </w:r>
      <w:proofErr w:type="spellStart"/>
      <w:r w:rsidRPr="00186631">
        <w:t>gpcd</w:t>
      </w:r>
      <w:proofErr w:type="spellEnd"/>
      <w:r w:rsidRPr="00186631">
        <w:t xml:space="preserve"> may be indicative of excessive I/I within a system. &lt;&lt;check&gt;&gt; This 275 </w:t>
      </w:r>
      <w:proofErr w:type="spellStart"/>
      <w:r w:rsidRPr="00186631">
        <w:t>gpcd</w:t>
      </w:r>
      <w:proofErr w:type="spellEnd"/>
      <w:r w:rsidRPr="00186631">
        <w:t xml:space="preserve"> is a general guideline and local conditions or specific permit requirements might dictate other thresholds for "excessive." &lt;&lt;check&gt;&gt; The calculated peak WWF of {{ </w:t>
      </w:r>
      <w:proofErr w:type="spellStart"/>
      <w:r w:rsidRPr="00186631">
        <w:t>Peak_WWF_per_Capita_Value</w:t>
      </w:r>
      <w:proofErr w:type="spellEnd"/>
      <w:r w:rsidRPr="00186631">
        <w:t xml:space="preserve"> }} </w:t>
      </w:r>
      <w:proofErr w:type="spellStart"/>
      <w:r w:rsidRPr="00186631">
        <w:t>gpcd</w:t>
      </w:r>
      <w:proofErr w:type="spellEnd"/>
      <w:r w:rsidRPr="00186631">
        <w:t xml:space="preserve"> for {{ </w:t>
      </w:r>
      <w:proofErr w:type="spellStart"/>
      <w:r w:rsidRPr="00186631">
        <w:t>Name_of_Town</w:t>
      </w:r>
      <w:proofErr w:type="spellEnd"/>
      <w:r w:rsidRPr="00186631">
        <w:t xml:space="preserve">/Utility }} {{ Comparison_to_EPA_275_gpcd, e.g., "is below this EPA guideline, suggesting that while RDII is clearly present and contributes to peak flows, it might not be categorized as 'excessive' by this particular metric alone. However, any amount of RDII consumes capacity and should be managed," or "approaches this EPA guideline, indicating that RDII is a significant concern and likely warrants focused mitigation efforts to prevent future capacity issues or SSOs," or "exceeds this EPA guideline, strongly indicating that the system experiences excessive I/I </w:t>
      </w:r>
      <w:r w:rsidRPr="00186631">
        <w:lastRenderedPageBreak/>
        <w:t xml:space="preserve">during significant storm events, which necessitates comprehensive investigation and rehabilitation." }} &lt;&lt;check&gt;&gt; Compared to previous I/I studies or facility plans conducted for {{ </w:t>
      </w:r>
      <w:proofErr w:type="spellStart"/>
      <w:r w:rsidRPr="00186631">
        <w:t>Name_of_Town</w:t>
      </w:r>
      <w:proofErr w:type="spellEnd"/>
      <w:r w:rsidRPr="00186631">
        <w:t xml:space="preserve">/Utility }} in {{ </w:t>
      </w:r>
      <w:proofErr w:type="spellStart"/>
      <w:r w:rsidRPr="00186631">
        <w:t>Year_of_Previous_Study</w:t>
      </w:r>
      <w:proofErr w:type="spellEnd"/>
      <w:r w:rsidRPr="00186631">
        <w:t xml:space="preserve">, if any }}, the current RDII response {{ </w:t>
      </w:r>
      <w:proofErr w:type="spellStart"/>
      <w:r w:rsidRPr="00186631">
        <w:t>Improvement_Status_Compared_to_Previous_Studies</w:t>
      </w:r>
      <w:proofErr w:type="spellEnd"/>
      <w:r w:rsidRPr="00186631">
        <w:t>, e.g., "appears to have remained relatively consistent with historical findings, suggesting that past rehabilitation efforts have maintained but not significantly reduced overall RDII," or "shows some improvement in peak flow reduction, potentially due to targeted rehabilitation efforts in Basin X following the {{</w:t>
      </w:r>
      <w:proofErr w:type="spellStart"/>
      <w:r w:rsidRPr="00186631">
        <w:t>Year_of_Previous_Study</w:t>
      </w:r>
      <w:proofErr w:type="spellEnd"/>
      <w:r w:rsidRPr="00186631">
        <w:t xml:space="preserve">}} study," or "indicates a potential worsening trend in overall RDII response, possibly due to aging infrastructure or new problematic connections." }} &lt;&lt;check&gt;&gt; A detailed I/I analysis, including hydrograph separation to quantify RDII volumes and identification of priority areas for investigation and rehabilitation, is presented in Chapter </w:t>
      </w:r>
      <w:proofErr w:type="gramStart"/>
      <w:r w:rsidRPr="00186631">
        <w:t xml:space="preserve">{{ </w:t>
      </w:r>
      <w:proofErr w:type="spellStart"/>
      <w:r w:rsidRPr="00186631">
        <w:t>Chapter</w:t>
      </w:r>
      <w:proofErr w:type="gramEnd"/>
      <w:r w:rsidRPr="00186631">
        <w:t>_Number_</w:t>
      </w:r>
      <w:proofErr w:type="gramStart"/>
      <w:r w:rsidRPr="00186631">
        <w:t>for_I</w:t>
      </w:r>
      <w:proofErr w:type="gramEnd"/>
      <w:r w:rsidRPr="00186631">
        <w:t>_I_</w:t>
      </w:r>
      <w:proofErr w:type="gramStart"/>
      <w:r w:rsidRPr="00186631">
        <w:t>Analysis</w:t>
      </w:r>
      <w:proofErr w:type="spellEnd"/>
      <w:r w:rsidRPr="00186631">
        <w:t xml:space="preserve"> }</w:t>
      </w:r>
      <w:proofErr w:type="gramEnd"/>
      <w:r w:rsidRPr="00186631">
        <w:t>}.</w:t>
      </w:r>
    </w:p>
    <w:p w14:paraId="0E17D10A" w14:textId="77777777" w:rsidR="007B00E9" w:rsidRDefault="007B00E9" w:rsidP="007B00E9">
      <w:pPr>
        <w:spacing w:after="160" w:line="278" w:lineRule="auto"/>
      </w:pPr>
    </w:p>
    <w:tbl>
      <w:tblPr>
        <w:tblStyle w:val="TableGrid"/>
        <w:tblW w:w="9254" w:type="dxa"/>
        <w:jc w:val="center"/>
        <w:tblLayout w:type="fixed"/>
        <w:tblLook w:val="04A0" w:firstRow="1" w:lastRow="0" w:firstColumn="1" w:lastColumn="0" w:noHBand="0" w:noVBand="1"/>
      </w:tblPr>
      <w:tblGrid>
        <w:gridCol w:w="3446"/>
        <w:gridCol w:w="1260"/>
        <w:gridCol w:w="1137"/>
        <w:gridCol w:w="1137"/>
        <w:gridCol w:w="1137"/>
        <w:gridCol w:w="1137"/>
      </w:tblGrid>
      <w:tr w:rsidR="008470A0" w:rsidRPr="00B35FE5" w14:paraId="76B2CC1E" w14:textId="77777777" w:rsidTr="002D5961">
        <w:trPr>
          <w:trHeight w:val="288"/>
          <w:jc w:val="center"/>
        </w:trPr>
        <w:tc>
          <w:tcPr>
            <w:tcW w:w="3446" w:type="dxa"/>
            <w:vMerge w:val="restart"/>
            <w:noWrap/>
            <w:vAlign w:val="bottom"/>
          </w:tcPr>
          <w:p w14:paraId="5642AED5" w14:textId="77777777" w:rsidR="008470A0" w:rsidRPr="00523C50" w:rsidRDefault="008470A0" w:rsidP="002D5961">
            <w:pPr>
              <w:spacing w:before="5" w:after="5"/>
              <w:rPr>
                <w:rFonts w:eastAsia="Times New Roman" w:cs="Calibri"/>
                <w:b/>
                <w:bCs/>
              </w:rPr>
            </w:pPr>
            <w:r w:rsidRPr="00523C50">
              <w:rPr>
                <w:rFonts w:eastAsia="Times New Roman" w:cs="Calibri"/>
                <w:b/>
                <w:bCs/>
              </w:rPr>
              <w:t>Flow Parameter</w:t>
            </w:r>
          </w:p>
        </w:tc>
        <w:tc>
          <w:tcPr>
            <w:tcW w:w="1260" w:type="dxa"/>
            <w:vMerge w:val="restart"/>
            <w:noWrap/>
            <w:vAlign w:val="center"/>
          </w:tcPr>
          <w:p w14:paraId="5739FDEA"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2025</w:t>
            </w:r>
          </w:p>
          <w:p w14:paraId="66CEE05C"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Unit Flow</w:t>
            </w:r>
          </w:p>
          <w:p w14:paraId="298207E8"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sz w:val="20"/>
                <w:szCs w:val="20"/>
              </w:rPr>
              <w:t>gal/ERU</w:t>
            </w:r>
          </w:p>
        </w:tc>
        <w:tc>
          <w:tcPr>
            <w:tcW w:w="1137" w:type="dxa"/>
            <w:noWrap/>
            <w:vAlign w:val="bottom"/>
          </w:tcPr>
          <w:p w14:paraId="7C762AFD"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2025</w:t>
            </w:r>
          </w:p>
        </w:tc>
        <w:tc>
          <w:tcPr>
            <w:tcW w:w="1137" w:type="dxa"/>
            <w:noWrap/>
            <w:vAlign w:val="bottom"/>
          </w:tcPr>
          <w:p w14:paraId="5C5C38B3"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2031</w:t>
            </w:r>
          </w:p>
        </w:tc>
        <w:tc>
          <w:tcPr>
            <w:tcW w:w="1137" w:type="dxa"/>
            <w:noWrap/>
            <w:vAlign w:val="bottom"/>
          </w:tcPr>
          <w:p w14:paraId="58F8108E"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2039</w:t>
            </w:r>
          </w:p>
        </w:tc>
        <w:tc>
          <w:tcPr>
            <w:tcW w:w="1137" w:type="dxa"/>
            <w:noWrap/>
            <w:vAlign w:val="bottom"/>
          </w:tcPr>
          <w:p w14:paraId="3F9FF625"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2045</w:t>
            </w:r>
          </w:p>
        </w:tc>
      </w:tr>
      <w:tr w:rsidR="008470A0" w:rsidRPr="00B35FE5" w14:paraId="6A5C355C" w14:textId="77777777" w:rsidTr="002D5961">
        <w:trPr>
          <w:trHeight w:val="288"/>
          <w:jc w:val="center"/>
        </w:trPr>
        <w:tc>
          <w:tcPr>
            <w:tcW w:w="3446" w:type="dxa"/>
            <w:vMerge/>
            <w:noWrap/>
            <w:vAlign w:val="bottom"/>
            <w:hideMark/>
          </w:tcPr>
          <w:p w14:paraId="444DA391" w14:textId="77777777" w:rsidR="008470A0" w:rsidRPr="00523C50" w:rsidRDefault="008470A0" w:rsidP="002D5961">
            <w:pPr>
              <w:spacing w:before="5" w:after="5"/>
              <w:rPr>
                <w:rFonts w:eastAsia="Times New Roman" w:cs="Calibri"/>
                <w:b/>
                <w:bCs/>
              </w:rPr>
            </w:pPr>
          </w:p>
        </w:tc>
        <w:tc>
          <w:tcPr>
            <w:tcW w:w="1260" w:type="dxa"/>
            <w:vMerge/>
            <w:noWrap/>
            <w:vAlign w:val="bottom"/>
            <w:hideMark/>
          </w:tcPr>
          <w:p w14:paraId="7188D780" w14:textId="77777777" w:rsidR="008470A0" w:rsidRPr="009D2319" w:rsidRDefault="008470A0" w:rsidP="002D5961">
            <w:pPr>
              <w:spacing w:before="5" w:after="5"/>
              <w:jc w:val="center"/>
              <w:rPr>
                <w:rFonts w:eastAsia="Times New Roman" w:cs="Calibri"/>
                <w:sz w:val="20"/>
                <w:szCs w:val="20"/>
              </w:rPr>
            </w:pPr>
          </w:p>
        </w:tc>
        <w:tc>
          <w:tcPr>
            <w:tcW w:w="4548" w:type="dxa"/>
            <w:gridSpan w:val="4"/>
            <w:noWrap/>
            <w:vAlign w:val="center"/>
            <w:hideMark/>
          </w:tcPr>
          <w:p w14:paraId="29C043EF"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Daily Average</w:t>
            </w:r>
          </w:p>
          <w:p w14:paraId="4FFAFA2B" w14:textId="77777777" w:rsidR="008470A0" w:rsidRPr="009D2319" w:rsidRDefault="008470A0" w:rsidP="002D5961">
            <w:pPr>
              <w:spacing w:before="5" w:after="5"/>
              <w:jc w:val="center"/>
              <w:rPr>
                <w:rFonts w:eastAsia="Times New Roman" w:cs="Calibri"/>
                <w:sz w:val="20"/>
                <w:szCs w:val="20"/>
              </w:rPr>
            </w:pPr>
            <w:r w:rsidRPr="009D2319">
              <w:rPr>
                <w:rFonts w:eastAsia="Times New Roman" w:cs="Calibri"/>
                <w:sz w:val="20"/>
                <w:szCs w:val="20"/>
              </w:rPr>
              <w:t>(gal/day)</w:t>
            </w:r>
          </w:p>
        </w:tc>
      </w:tr>
      <w:tr w:rsidR="008470A0" w:rsidRPr="00B35FE5" w14:paraId="2A1E7C8F" w14:textId="77777777" w:rsidTr="00295021">
        <w:trPr>
          <w:trHeight w:val="288"/>
          <w:jc w:val="center"/>
        </w:trPr>
        <w:tc>
          <w:tcPr>
            <w:tcW w:w="3446" w:type="dxa"/>
            <w:noWrap/>
            <w:vAlign w:val="bottom"/>
            <w:hideMark/>
          </w:tcPr>
          <w:p w14:paraId="6E780048"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Daily Flow (AADF)</w:t>
            </w:r>
          </w:p>
        </w:tc>
        <w:tc>
          <w:tcPr>
            <w:tcW w:w="1260" w:type="dxa"/>
            <w:noWrap/>
          </w:tcPr>
          <w:p w14:paraId="0CAFBFA6" w14:textId="526E8D0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D57EF96" w14:textId="6B47E79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18F34BE" w14:textId="62C644B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DE74267" w14:textId="414DDA8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BEB3A0B" w14:textId="7615E70D" w:rsidR="008470A0" w:rsidRPr="008470A0" w:rsidRDefault="008470A0" w:rsidP="002D5961">
            <w:pPr>
              <w:spacing w:before="5" w:after="5"/>
              <w:jc w:val="center"/>
              <w:rPr>
                <w:rFonts w:eastAsia="Times New Roman" w:cs="Calibri"/>
                <w:sz w:val="20"/>
                <w:szCs w:val="20"/>
                <w:highlight w:val="yellow"/>
              </w:rPr>
            </w:pPr>
          </w:p>
        </w:tc>
      </w:tr>
      <w:tr w:rsidR="008470A0" w:rsidRPr="00B35FE5" w14:paraId="2FB02F2B" w14:textId="77777777" w:rsidTr="00295021">
        <w:trPr>
          <w:trHeight w:val="288"/>
          <w:jc w:val="center"/>
        </w:trPr>
        <w:tc>
          <w:tcPr>
            <w:tcW w:w="3446" w:type="dxa"/>
            <w:noWrap/>
            <w:vAlign w:val="bottom"/>
            <w:hideMark/>
          </w:tcPr>
          <w:p w14:paraId="6E9D3524"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Base Sanitary Flow (BSF)</w:t>
            </w:r>
          </w:p>
        </w:tc>
        <w:tc>
          <w:tcPr>
            <w:tcW w:w="1260" w:type="dxa"/>
            <w:noWrap/>
          </w:tcPr>
          <w:p w14:paraId="200C92F4" w14:textId="7625221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D6E4B46" w14:textId="554C6D2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B4A6B7C" w14:textId="58CD413C"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10A5095" w14:textId="0DA39D1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3C24A7B" w14:textId="408D73E3" w:rsidR="008470A0" w:rsidRPr="008470A0" w:rsidRDefault="008470A0" w:rsidP="002D5961">
            <w:pPr>
              <w:spacing w:before="5" w:after="5"/>
              <w:jc w:val="center"/>
              <w:rPr>
                <w:rFonts w:eastAsia="Times New Roman" w:cs="Calibri"/>
                <w:sz w:val="20"/>
                <w:szCs w:val="20"/>
                <w:highlight w:val="yellow"/>
              </w:rPr>
            </w:pPr>
          </w:p>
        </w:tc>
      </w:tr>
      <w:tr w:rsidR="008470A0" w:rsidRPr="00B35FE5" w14:paraId="074EE5A2" w14:textId="77777777" w:rsidTr="00295021">
        <w:trPr>
          <w:trHeight w:val="288"/>
          <w:jc w:val="center"/>
        </w:trPr>
        <w:tc>
          <w:tcPr>
            <w:tcW w:w="3446" w:type="dxa"/>
            <w:noWrap/>
            <w:vAlign w:val="bottom"/>
            <w:hideMark/>
          </w:tcPr>
          <w:p w14:paraId="150E6056"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Dry Weather Flow (ADWF)</w:t>
            </w:r>
          </w:p>
        </w:tc>
        <w:tc>
          <w:tcPr>
            <w:tcW w:w="1260" w:type="dxa"/>
            <w:noWrap/>
          </w:tcPr>
          <w:p w14:paraId="6392834E" w14:textId="09993F9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06C42CCB" w14:textId="1DBBDBB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EF718FA" w14:textId="38548695"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885EF42" w14:textId="62141AC9"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3898E9" w14:textId="7003EFD1" w:rsidR="008470A0" w:rsidRPr="008470A0" w:rsidRDefault="008470A0" w:rsidP="002D5961">
            <w:pPr>
              <w:spacing w:before="5" w:after="5"/>
              <w:jc w:val="center"/>
              <w:rPr>
                <w:rFonts w:eastAsia="Times New Roman" w:cs="Calibri"/>
                <w:sz w:val="20"/>
                <w:szCs w:val="20"/>
                <w:highlight w:val="yellow"/>
              </w:rPr>
            </w:pPr>
          </w:p>
        </w:tc>
      </w:tr>
      <w:tr w:rsidR="008470A0" w:rsidRPr="00B35FE5" w14:paraId="7FA82207" w14:textId="77777777" w:rsidTr="00295021">
        <w:trPr>
          <w:trHeight w:val="288"/>
          <w:jc w:val="center"/>
        </w:trPr>
        <w:tc>
          <w:tcPr>
            <w:tcW w:w="3446" w:type="dxa"/>
            <w:noWrap/>
            <w:vAlign w:val="bottom"/>
            <w:hideMark/>
          </w:tcPr>
          <w:p w14:paraId="78CC3A29"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Dry Weather Flow (MDWF)</w:t>
            </w:r>
          </w:p>
        </w:tc>
        <w:tc>
          <w:tcPr>
            <w:tcW w:w="1260" w:type="dxa"/>
            <w:noWrap/>
          </w:tcPr>
          <w:p w14:paraId="4DE02D95" w14:textId="572A6F08"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C417C2E" w14:textId="23512610"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745BC63" w14:textId="123556D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9590D55" w14:textId="0AEF1CE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861813E" w14:textId="4AE9EB27" w:rsidR="008470A0" w:rsidRPr="008470A0" w:rsidRDefault="008470A0" w:rsidP="002D5961">
            <w:pPr>
              <w:spacing w:before="5" w:after="5"/>
              <w:jc w:val="center"/>
              <w:rPr>
                <w:rFonts w:eastAsia="Times New Roman" w:cs="Calibri"/>
                <w:sz w:val="20"/>
                <w:szCs w:val="20"/>
                <w:highlight w:val="yellow"/>
              </w:rPr>
            </w:pPr>
          </w:p>
        </w:tc>
      </w:tr>
      <w:tr w:rsidR="008470A0" w:rsidRPr="00B35FE5" w14:paraId="2CC3DCB1" w14:textId="77777777" w:rsidTr="00295021">
        <w:trPr>
          <w:trHeight w:val="288"/>
          <w:jc w:val="center"/>
        </w:trPr>
        <w:tc>
          <w:tcPr>
            <w:tcW w:w="3446" w:type="dxa"/>
            <w:noWrap/>
            <w:vAlign w:val="bottom"/>
            <w:hideMark/>
          </w:tcPr>
          <w:p w14:paraId="702E6611"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Wet Weather Flow (AWWF)</w:t>
            </w:r>
          </w:p>
        </w:tc>
        <w:tc>
          <w:tcPr>
            <w:tcW w:w="1260" w:type="dxa"/>
            <w:noWrap/>
          </w:tcPr>
          <w:p w14:paraId="3F0EA05F" w14:textId="11F26F8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F2B42A4" w14:textId="5AF069B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9A85729" w14:textId="160BBA2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A24819B" w14:textId="2C7EC30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8CFC9D" w14:textId="7B2DF0E0" w:rsidR="008470A0" w:rsidRPr="008470A0" w:rsidRDefault="008470A0" w:rsidP="002D5961">
            <w:pPr>
              <w:spacing w:before="5" w:after="5"/>
              <w:jc w:val="center"/>
              <w:rPr>
                <w:rFonts w:eastAsia="Times New Roman" w:cs="Calibri"/>
                <w:sz w:val="20"/>
                <w:szCs w:val="20"/>
                <w:highlight w:val="yellow"/>
              </w:rPr>
            </w:pPr>
          </w:p>
        </w:tc>
      </w:tr>
      <w:tr w:rsidR="008470A0" w:rsidRPr="00B35FE5" w14:paraId="7D858BA0" w14:textId="77777777" w:rsidTr="00295021">
        <w:trPr>
          <w:trHeight w:val="288"/>
          <w:jc w:val="center"/>
        </w:trPr>
        <w:tc>
          <w:tcPr>
            <w:tcW w:w="3446" w:type="dxa"/>
            <w:noWrap/>
            <w:vAlign w:val="bottom"/>
            <w:hideMark/>
          </w:tcPr>
          <w:p w14:paraId="70F63AFB"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Week Flow</w:t>
            </w:r>
          </w:p>
        </w:tc>
        <w:tc>
          <w:tcPr>
            <w:tcW w:w="1260" w:type="dxa"/>
            <w:noWrap/>
          </w:tcPr>
          <w:p w14:paraId="3141905E" w14:textId="1CAE78C6"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B4C3041" w14:textId="36B6F87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4E3F9BD" w14:textId="384E80FB"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8F0B67A" w14:textId="54BB80F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5955908" w14:textId="54156B20" w:rsidR="008470A0" w:rsidRPr="008470A0" w:rsidRDefault="008470A0" w:rsidP="002D5961">
            <w:pPr>
              <w:spacing w:before="5" w:after="5"/>
              <w:jc w:val="center"/>
              <w:rPr>
                <w:rFonts w:eastAsia="Times New Roman" w:cs="Calibri"/>
                <w:sz w:val="20"/>
                <w:szCs w:val="20"/>
                <w:highlight w:val="yellow"/>
              </w:rPr>
            </w:pPr>
          </w:p>
        </w:tc>
      </w:tr>
      <w:tr w:rsidR="008470A0" w:rsidRPr="00B35FE5" w14:paraId="6B557E4D" w14:textId="77777777" w:rsidTr="00295021">
        <w:trPr>
          <w:trHeight w:val="54"/>
          <w:jc w:val="center"/>
        </w:trPr>
        <w:tc>
          <w:tcPr>
            <w:tcW w:w="3446" w:type="dxa"/>
            <w:noWrap/>
            <w:vAlign w:val="bottom"/>
            <w:hideMark/>
          </w:tcPr>
          <w:p w14:paraId="074A85EB"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Month Flow (MMF)</w:t>
            </w:r>
          </w:p>
        </w:tc>
        <w:tc>
          <w:tcPr>
            <w:tcW w:w="1260" w:type="dxa"/>
            <w:noWrap/>
          </w:tcPr>
          <w:p w14:paraId="51004789" w14:textId="6C5C03C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2C53155" w14:textId="5AC760A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2024633" w14:textId="7958B29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C4BCE79" w14:textId="7A8FCA8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33CB76C" w14:textId="24661065" w:rsidR="008470A0" w:rsidRPr="008470A0" w:rsidRDefault="008470A0" w:rsidP="002D5961">
            <w:pPr>
              <w:spacing w:before="5" w:after="5"/>
              <w:jc w:val="center"/>
              <w:rPr>
                <w:rFonts w:eastAsia="Times New Roman" w:cs="Calibri"/>
                <w:sz w:val="20"/>
                <w:szCs w:val="20"/>
                <w:highlight w:val="yellow"/>
              </w:rPr>
            </w:pPr>
          </w:p>
        </w:tc>
      </w:tr>
      <w:tr w:rsidR="008470A0" w:rsidRPr="00B35FE5" w14:paraId="5F3C6DD7" w14:textId="77777777" w:rsidTr="002D5961">
        <w:trPr>
          <w:trHeight w:val="300"/>
          <w:jc w:val="center"/>
        </w:trPr>
        <w:tc>
          <w:tcPr>
            <w:tcW w:w="3446" w:type="dxa"/>
            <w:vMerge w:val="restart"/>
            <w:noWrap/>
            <w:vAlign w:val="bottom"/>
          </w:tcPr>
          <w:p w14:paraId="49DB4888" w14:textId="77777777" w:rsidR="008470A0" w:rsidRPr="009D2319" w:rsidRDefault="008470A0" w:rsidP="002D5961">
            <w:pPr>
              <w:spacing w:before="5" w:after="5"/>
              <w:rPr>
                <w:rFonts w:eastAsia="Times New Roman" w:cs="Calibri"/>
                <w:b/>
                <w:bCs/>
                <w:sz w:val="20"/>
                <w:szCs w:val="20"/>
              </w:rPr>
            </w:pPr>
            <w:r w:rsidRPr="009D2319">
              <w:rPr>
                <w:rFonts w:eastAsia="Times New Roman" w:cs="Calibri"/>
                <w:b/>
                <w:bCs/>
                <w:sz w:val="20"/>
                <w:szCs w:val="20"/>
              </w:rPr>
              <w:t>Flow Parameter</w:t>
            </w:r>
          </w:p>
        </w:tc>
        <w:tc>
          <w:tcPr>
            <w:tcW w:w="1260" w:type="dxa"/>
            <w:vMerge w:val="restart"/>
            <w:noWrap/>
            <w:vAlign w:val="center"/>
          </w:tcPr>
          <w:p w14:paraId="7C7A6D48"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2025</w:t>
            </w:r>
          </w:p>
          <w:p w14:paraId="7FBF683A"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Unit Flow</w:t>
            </w:r>
          </w:p>
          <w:p w14:paraId="6D0E69AF"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sz w:val="20"/>
                <w:szCs w:val="20"/>
                <w:highlight w:val="yellow"/>
              </w:rPr>
              <w:t>(</w:t>
            </w:r>
            <w:proofErr w:type="spellStart"/>
            <w:r w:rsidRPr="008470A0">
              <w:rPr>
                <w:rFonts w:eastAsia="Times New Roman" w:cs="Calibri"/>
                <w:sz w:val="20"/>
                <w:szCs w:val="20"/>
                <w:highlight w:val="yellow"/>
              </w:rPr>
              <w:t>gpm</w:t>
            </w:r>
            <w:proofErr w:type="spellEnd"/>
            <w:r w:rsidRPr="008470A0">
              <w:rPr>
                <w:rFonts w:eastAsia="Times New Roman" w:cs="Calibri"/>
                <w:sz w:val="20"/>
                <w:szCs w:val="20"/>
                <w:highlight w:val="yellow"/>
              </w:rPr>
              <w:t>/ERU)</w:t>
            </w:r>
          </w:p>
        </w:tc>
        <w:tc>
          <w:tcPr>
            <w:tcW w:w="1137" w:type="dxa"/>
            <w:noWrap/>
            <w:vAlign w:val="bottom"/>
          </w:tcPr>
          <w:p w14:paraId="5CF95F13"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2025</w:t>
            </w:r>
          </w:p>
        </w:tc>
        <w:tc>
          <w:tcPr>
            <w:tcW w:w="1137" w:type="dxa"/>
            <w:noWrap/>
            <w:vAlign w:val="bottom"/>
          </w:tcPr>
          <w:p w14:paraId="65C14985"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2031</w:t>
            </w:r>
          </w:p>
        </w:tc>
        <w:tc>
          <w:tcPr>
            <w:tcW w:w="1137" w:type="dxa"/>
            <w:noWrap/>
            <w:vAlign w:val="bottom"/>
          </w:tcPr>
          <w:p w14:paraId="432E698E"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3039</w:t>
            </w:r>
          </w:p>
        </w:tc>
        <w:tc>
          <w:tcPr>
            <w:tcW w:w="1137" w:type="dxa"/>
            <w:noWrap/>
            <w:vAlign w:val="bottom"/>
          </w:tcPr>
          <w:p w14:paraId="66943830"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2045</w:t>
            </w:r>
          </w:p>
        </w:tc>
      </w:tr>
      <w:tr w:rsidR="008470A0" w:rsidRPr="00B35FE5" w14:paraId="42C0DB8B" w14:textId="77777777" w:rsidTr="002D5961">
        <w:trPr>
          <w:trHeight w:val="300"/>
          <w:jc w:val="center"/>
        </w:trPr>
        <w:tc>
          <w:tcPr>
            <w:tcW w:w="3446" w:type="dxa"/>
            <w:vMerge/>
            <w:noWrap/>
            <w:vAlign w:val="bottom"/>
            <w:hideMark/>
          </w:tcPr>
          <w:p w14:paraId="2C4EBA3B" w14:textId="77777777" w:rsidR="008470A0" w:rsidRPr="009D2319" w:rsidRDefault="008470A0" w:rsidP="002D5961">
            <w:pPr>
              <w:spacing w:before="5" w:after="5"/>
              <w:rPr>
                <w:rFonts w:eastAsia="Times New Roman" w:cs="Calibri"/>
                <w:b/>
                <w:bCs/>
                <w:sz w:val="20"/>
                <w:szCs w:val="20"/>
              </w:rPr>
            </w:pPr>
          </w:p>
        </w:tc>
        <w:tc>
          <w:tcPr>
            <w:tcW w:w="1260" w:type="dxa"/>
            <w:vMerge/>
            <w:noWrap/>
            <w:vAlign w:val="bottom"/>
            <w:hideMark/>
          </w:tcPr>
          <w:p w14:paraId="634B3D34" w14:textId="77777777" w:rsidR="008470A0" w:rsidRPr="008470A0" w:rsidRDefault="008470A0" w:rsidP="002D5961">
            <w:pPr>
              <w:spacing w:before="5" w:after="5"/>
              <w:jc w:val="center"/>
              <w:rPr>
                <w:rFonts w:eastAsia="Times New Roman" w:cs="Calibri"/>
                <w:sz w:val="20"/>
                <w:szCs w:val="20"/>
                <w:highlight w:val="yellow"/>
              </w:rPr>
            </w:pPr>
          </w:p>
        </w:tc>
        <w:tc>
          <w:tcPr>
            <w:tcW w:w="4548" w:type="dxa"/>
            <w:gridSpan w:val="4"/>
            <w:noWrap/>
            <w:vAlign w:val="center"/>
          </w:tcPr>
          <w:p w14:paraId="5877D093"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Flow Rate</w:t>
            </w:r>
          </w:p>
          <w:p w14:paraId="07898BB2" w14:textId="77777777" w:rsidR="008470A0" w:rsidRPr="008470A0" w:rsidRDefault="008470A0" w:rsidP="002D5961">
            <w:pPr>
              <w:spacing w:before="5" w:after="5"/>
              <w:jc w:val="center"/>
              <w:rPr>
                <w:rFonts w:eastAsia="Times New Roman" w:cs="Calibri"/>
                <w:sz w:val="20"/>
                <w:szCs w:val="20"/>
                <w:highlight w:val="yellow"/>
              </w:rPr>
            </w:pPr>
            <w:r w:rsidRPr="008470A0">
              <w:rPr>
                <w:rFonts w:eastAsia="Times New Roman" w:cs="Calibri"/>
                <w:sz w:val="20"/>
                <w:szCs w:val="20"/>
                <w:highlight w:val="yellow"/>
              </w:rPr>
              <w:t>(</w:t>
            </w:r>
            <w:proofErr w:type="spellStart"/>
            <w:r w:rsidRPr="008470A0">
              <w:rPr>
                <w:rFonts w:eastAsia="Times New Roman" w:cs="Calibri"/>
                <w:sz w:val="20"/>
                <w:szCs w:val="20"/>
                <w:highlight w:val="yellow"/>
              </w:rPr>
              <w:t>gpm</w:t>
            </w:r>
            <w:proofErr w:type="spellEnd"/>
            <w:r w:rsidRPr="008470A0">
              <w:rPr>
                <w:rFonts w:eastAsia="Times New Roman" w:cs="Calibri"/>
                <w:sz w:val="20"/>
                <w:szCs w:val="20"/>
                <w:highlight w:val="yellow"/>
              </w:rPr>
              <w:t>)</w:t>
            </w:r>
          </w:p>
        </w:tc>
      </w:tr>
      <w:tr w:rsidR="008470A0" w:rsidRPr="00B35FE5" w14:paraId="224F0292" w14:textId="77777777" w:rsidTr="00295021">
        <w:trPr>
          <w:trHeight w:val="300"/>
          <w:jc w:val="center"/>
        </w:trPr>
        <w:tc>
          <w:tcPr>
            <w:tcW w:w="3446" w:type="dxa"/>
            <w:noWrap/>
            <w:vAlign w:val="bottom"/>
            <w:hideMark/>
          </w:tcPr>
          <w:p w14:paraId="7BB33FF4"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Wet Weather Flow (PWWF)</w:t>
            </w:r>
          </w:p>
        </w:tc>
        <w:tc>
          <w:tcPr>
            <w:tcW w:w="1260" w:type="dxa"/>
            <w:noWrap/>
          </w:tcPr>
          <w:p w14:paraId="26A97964" w14:textId="21096D1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EA2ADA5" w14:textId="2B7164E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EC753F" w14:textId="49E9DA88"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75AD7B6" w14:textId="5B57948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3125B8C" w14:textId="2DD4E4BB" w:rsidR="008470A0" w:rsidRPr="008470A0" w:rsidRDefault="008470A0" w:rsidP="002D5961">
            <w:pPr>
              <w:spacing w:before="5" w:after="5"/>
              <w:jc w:val="center"/>
              <w:rPr>
                <w:rFonts w:eastAsia="Times New Roman" w:cs="Calibri"/>
                <w:sz w:val="20"/>
                <w:szCs w:val="20"/>
                <w:highlight w:val="yellow"/>
              </w:rPr>
            </w:pPr>
          </w:p>
        </w:tc>
      </w:tr>
      <w:tr w:rsidR="008470A0" w:rsidRPr="00B35FE5" w14:paraId="4F7C2490" w14:textId="77777777" w:rsidTr="00295021">
        <w:trPr>
          <w:trHeight w:val="288"/>
          <w:jc w:val="center"/>
        </w:trPr>
        <w:tc>
          <w:tcPr>
            <w:tcW w:w="3446" w:type="dxa"/>
            <w:noWrap/>
            <w:vAlign w:val="bottom"/>
            <w:hideMark/>
          </w:tcPr>
          <w:p w14:paraId="4C22667E"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Hour Design Flow (PHDF)</w:t>
            </w:r>
          </w:p>
        </w:tc>
        <w:tc>
          <w:tcPr>
            <w:tcW w:w="1260" w:type="dxa"/>
            <w:noWrap/>
          </w:tcPr>
          <w:p w14:paraId="5EC2C63D" w14:textId="01ABD59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13C0386" w14:textId="0A85762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6602511" w14:textId="5D93CF5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7ABA8B" w14:textId="1C03EC7A"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C533744" w14:textId="3839C9EA" w:rsidR="008470A0" w:rsidRPr="008470A0" w:rsidRDefault="008470A0" w:rsidP="002D5961">
            <w:pPr>
              <w:spacing w:before="5" w:after="5"/>
              <w:jc w:val="center"/>
              <w:rPr>
                <w:rFonts w:eastAsia="Times New Roman" w:cs="Calibri"/>
                <w:sz w:val="20"/>
                <w:szCs w:val="20"/>
                <w:highlight w:val="yellow"/>
              </w:rPr>
            </w:pPr>
          </w:p>
        </w:tc>
      </w:tr>
      <w:tr w:rsidR="008470A0" w:rsidRPr="00A34E23" w14:paraId="0F0D3D55" w14:textId="77777777" w:rsidTr="00295021">
        <w:trPr>
          <w:trHeight w:val="288"/>
          <w:jc w:val="center"/>
        </w:trPr>
        <w:tc>
          <w:tcPr>
            <w:tcW w:w="3446" w:type="dxa"/>
            <w:noWrap/>
            <w:vAlign w:val="bottom"/>
            <w:hideMark/>
          </w:tcPr>
          <w:p w14:paraId="689381B3"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Instantaneous Design Flow (PIDF)</w:t>
            </w:r>
          </w:p>
        </w:tc>
        <w:tc>
          <w:tcPr>
            <w:tcW w:w="1260" w:type="dxa"/>
            <w:noWrap/>
          </w:tcPr>
          <w:p w14:paraId="7DE3A49D" w14:textId="382CE1F6"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12F0D27" w14:textId="002CFD7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185D39" w14:textId="15A89A1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2BD1532" w14:textId="2A65924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AE2EF91" w14:textId="3D1359B7" w:rsidR="008470A0" w:rsidRPr="008470A0" w:rsidRDefault="008470A0" w:rsidP="002D5961">
            <w:pPr>
              <w:spacing w:before="5" w:after="5"/>
              <w:jc w:val="center"/>
              <w:rPr>
                <w:rFonts w:eastAsia="Times New Roman" w:cs="Calibri"/>
                <w:sz w:val="20"/>
                <w:szCs w:val="20"/>
                <w:highlight w:val="yellow"/>
              </w:rPr>
            </w:pPr>
          </w:p>
        </w:tc>
      </w:tr>
      <w:tr w:rsidR="008470A0" w:rsidRPr="00B35FE5" w14:paraId="0B821B88" w14:textId="77777777" w:rsidTr="00295021">
        <w:trPr>
          <w:trHeight w:val="288"/>
          <w:jc w:val="center"/>
        </w:trPr>
        <w:tc>
          <w:tcPr>
            <w:tcW w:w="3446" w:type="dxa"/>
            <w:noWrap/>
            <w:vAlign w:val="bottom"/>
            <w:hideMark/>
          </w:tcPr>
          <w:p w14:paraId="09F6AD70"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Minimum Flow</w:t>
            </w:r>
          </w:p>
        </w:tc>
        <w:tc>
          <w:tcPr>
            <w:tcW w:w="1260" w:type="dxa"/>
            <w:noWrap/>
          </w:tcPr>
          <w:p w14:paraId="57686712" w14:textId="2CE55C6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B46FF05" w14:textId="3CE4E7BC"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DB248B8" w14:textId="66E366A0"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B9C95E2" w14:textId="40004EF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2ECD2D" w14:textId="59056BAA" w:rsidR="008470A0" w:rsidRPr="008470A0" w:rsidRDefault="008470A0" w:rsidP="002D5961">
            <w:pPr>
              <w:spacing w:before="5" w:after="5"/>
              <w:jc w:val="center"/>
              <w:rPr>
                <w:rFonts w:eastAsia="Times New Roman" w:cs="Calibri"/>
                <w:sz w:val="20"/>
                <w:szCs w:val="20"/>
                <w:highlight w:val="yellow"/>
              </w:rPr>
            </w:pPr>
          </w:p>
        </w:tc>
      </w:tr>
    </w:tbl>
    <w:p w14:paraId="1B639473" w14:textId="77777777" w:rsidR="008470A0" w:rsidRDefault="008470A0" w:rsidP="007B00E9">
      <w:pPr>
        <w:spacing w:after="160" w:line="278" w:lineRule="auto"/>
      </w:pPr>
    </w:p>
    <w:p w14:paraId="23CE3057" w14:textId="088310AC" w:rsidR="002D0F03" w:rsidRDefault="002D0F03" w:rsidP="00E42F26">
      <w:pPr>
        <w:pStyle w:val="Heading1"/>
        <w:numPr>
          <w:ilvl w:val="0"/>
          <w:numId w:val="7"/>
        </w:numPr>
      </w:pPr>
      <w:bookmarkStart w:id="186" w:name="_Toc204171893"/>
      <w:r w:rsidRPr="002D0F03">
        <w:t>Alternatives Analysis</w:t>
      </w:r>
      <w:bookmarkEnd w:id="186"/>
    </w:p>
    <w:p w14:paraId="37104F10" w14:textId="77777777" w:rsidR="007B00E9" w:rsidRPr="007B00E9" w:rsidRDefault="007B00E9" w:rsidP="007B00E9"/>
    <w:p w14:paraId="5DFE5259" w14:textId="5BE7E32C" w:rsidR="002D0F03" w:rsidRPr="0085615E" w:rsidRDefault="002D0F03" w:rsidP="00E42F26">
      <w:pPr>
        <w:pStyle w:val="Heading2"/>
        <w:numPr>
          <w:ilvl w:val="1"/>
          <w:numId w:val="7"/>
        </w:numPr>
        <w:ind w:left="540" w:hanging="540"/>
      </w:pPr>
      <w:bookmarkStart w:id="187" w:name="_Toc204171894"/>
      <w:r w:rsidRPr="0085615E">
        <w:t>Land-Based Disposal Methods</w:t>
      </w:r>
      <w:bookmarkEnd w:id="187"/>
    </w:p>
    <w:p w14:paraId="6DAB118D" w14:textId="77777777" w:rsidR="00455C46" w:rsidRDefault="00455C46" w:rsidP="002D0F03">
      <w:pPr>
        <w:jc w:val="both"/>
      </w:pPr>
    </w:p>
    <w:p w14:paraId="1C8E85A0" w14:textId="23C7864F" w:rsidR="00455C46" w:rsidRDefault="009F3E23" w:rsidP="00DC5B01">
      <w:pPr>
        <w:pStyle w:val="Heading3"/>
      </w:pPr>
      <w:bookmarkStart w:id="188" w:name="_Toc204171895"/>
      <w:r>
        <w:t>No-Action Alternative</w:t>
      </w:r>
      <w:bookmarkEnd w:id="188"/>
    </w:p>
    <w:p w14:paraId="7996A868" w14:textId="79AAB8FD" w:rsidR="009F3E23" w:rsidRDefault="006E5A8E" w:rsidP="002D0F03">
      <w:pPr>
        <w:jc w:val="both"/>
      </w:pPr>
      <w:r>
        <w:br/>
        <w:t xml:space="preserve">As </w:t>
      </w:r>
      <w:proofErr w:type="gramStart"/>
      <w:r>
        <w:t>state</w:t>
      </w:r>
      <w:proofErr w:type="gramEnd"/>
      <w:r>
        <w:t xml:space="preserve"> previously, Tekoa’s wastewater treatment plant largely operates within the limits of the current NPDES permit, with </w:t>
      </w:r>
    </w:p>
    <w:p w14:paraId="142A4273" w14:textId="77777777" w:rsidR="009F3E23" w:rsidRDefault="009F3E23" w:rsidP="002D0F03">
      <w:pPr>
        <w:jc w:val="both"/>
      </w:pPr>
    </w:p>
    <w:p w14:paraId="02449A87" w14:textId="3F8FAF42" w:rsidR="002D0F03" w:rsidRPr="002D0F03" w:rsidRDefault="002D0F03" w:rsidP="002D0F03">
      <w:pPr>
        <w:jc w:val="both"/>
      </w:pPr>
      <w:r w:rsidRPr="002D0F03">
        <w:t>In evaluating potential methods for managing treated wastewater effluent from the City of Tekoa facility</w:t>
      </w:r>
      <w:r w:rsidR="004450A4">
        <w:t xml:space="preserve">, the analysis was performed </w:t>
      </w:r>
      <w:proofErr w:type="gramStart"/>
      <w:r w:rsidR="004450A4">
        <w:t>in light of</w:t>
      </w:r>
      <w:proofErr w:type="gramEnd"/>
      <w:r w:rsidR="004450A4">
        <w:t xml:space="preserve"> two reports issued by Ecology which are likely to inform the next NPDES permit to be issued on the facility.  D</w:t>
      </w:r>
      <w:r w:rsidRPr="002D0F03">
        <w:t xml:space="preserve">uring the restricted discharge period (June-October), various land-based application and treatment systems were considered. A preliminary screening was conducted using the USDA Soil Resource Report for the </w:t>
      </w:r>
      <w:r w:rsidR="00FF4C7C">
        <w:t>farmland</w:t>
      </w:r>
      <w:r w:rsidR="00B97A55">
        <w:t xml:space="preserve"> surrounding </w:t>
      </w:r>
      <w:r w:rsidRPr="002D0F03">
        <w:t>Tekoa</w:t>
      </w:r>
      <w:r>
        <w:t xml:space="preserve"> (See Appendix X)</w:t>
      </w:r>
      <w:r w:rsidRPr="002D0F03">
        <w:t xml:space="preserve"> to assess fundamental site suitability based on soil types, topography, and </w:t>
      </w:r>
      <w:r w:rsidR="00B0362E">
        <w:t>other limitations.</w:t>
      </w:r>
      <w:r w:rsidRPr="002D0F03">
        <w:t xml:space="preserve"> This analysis compared site characteristics against the general requirements for different land application methods as outlined in the Washington State Department of Orange Book and </w:t>
      </w:r>
      <w:r>
        <w:t>other recommended</w:t>
      </w:r>
      <w:r w:rsidRPr="002D0F03">
        <w:t xml:space="preserve"> guidance documents, including the </w:t>
      </w:r>
      <w:r w:rsidRPr="002D0F03">
        <w:rPr>
          <w:i/>
          <w:iCs/>
        </w:rPr>
        <w:t>Design Criteria for Municipal Wastewater Land Treatment Systems for Public Health Protection</w:t>
      </w:r>
      <w:r w:rsidRPr="002D0F03">
        <w:t> (DOH, 1994) and principles from the </w:t>
      </w:r>
      <w:r w:rsidRPr="002D0F03">
        <w:rPr>
          <w:i/>
          <w:iCs/>
        </w:rPr>
        <w:t>Guidelines for Preparation of Engineering Reports for Industrial Wastewater Land Application Systems</w:t>
      </w:r>
      <w:r w:rsidRPr="002D0F03">
        <w:t> (Ecology 93-36)</w:t>
      </w:r>
      <w:r w:rsidR="00B0362E">
        <w:t xml:space="preserve">.  </w:t>
      </w:r>
    </w:p>
    <w:p w14:paraId="01F17C4F" w14:textId="77777777" w:rsidR="00B0362E" w:rsidRDefault="002D0F03" w:rsidP="002D0F03">
      <w:pPr>
        <w:jc w:val="both"/>
      </w:pPr>
      <w:r w:rsidRPr="002D0F03">
        <w:t>Based on this screening, Slow Rate Treatment of Wastewater and Disposal of Wastewater by Irrigation w</w:t>
      </w:r>
      <w:r w:rsidR="00A71477">
        <w:t>as</w:t>
      </w:r>
      <w:r w:rsidRPr="002D0F03">
        <w:t xml:space="preserve"> identified as the only potentially viable land-based alternatives warranting further investigation. </w:t>
      </w:r>
    </w:p>
    <w:p w14:paraId="1632974F" w14:textId="77777777" w:rsidR="00661D21" w:rsidRDefault="00B0362E" w:rsidP="00661D21">
      <w:r>
        <w:t xml:space="preserve">Design of land application systems via irrigation requires thorough site </w:t>
      </w:r>
      <w:proofErr w:type="gramStart"/>
      <w:r>
        <w:t>soils</w:t>
      </w:r>
      <w:proofErr w:type="gramEnd"/>
      <w:r>
        <w:t xml:space="preserve"> testing to characterize the si</w:t>
      </w:r>
      <w:r w:rsidR="00661D21">
        <w:t>te’s feasibility for land application or land treatment.  The following tests should be performed prior to purchase of selection of a site:</w:t>
      </w:r>
      <w:r w:rsidR="00661D21">
        <w:br/>
      </w:r>
    </w:p>
    <w:p w14:paraId="34ED39B3" w14:textId="77777777" w:rsidR="00661D21" w:rsidRDefault="00661D21" w:rsidP="00661D21">
      <w:pPr>
        <w:pStyle w:val="ListParagraph"/>
        <w:numPr>
          <w:ilvl w:val="0"/>
          <w:numId w:val="16"/>
        </w:numPr>
      </w:pPr>
      <w:r>
        <w:t>If the site’s design is such that irrigation quantities will be at or below the site’s agronomic rate:</w:t>
      </w:r>
      <w:r>
        <w:br/>
      </w:r>
    </w:p>
    <w:p w14:paraId="734AFFBC" w14:textId="54E314E4" w:rsidR="00661D21" w:rsidRDefault="00661D21" w:rsidP="00661D21">
      <w:pPr>
        <w:pStyle w:val="ListParagraph"/>
        <w:numPr>
          <w:ilvl w:val="0"/>
          <w:numId w:val="17"/>
        </w:numPr>
      </w:pPr>
      <w:r w:rsidRPr="00661D21">
        <w:rPr>
          <w:b/>
          <w:bCs/>
        </w:rPr>
        <w:t>Hydrogeologic study.</w:t>
      </w:r>
      <w:r>
        <w:t xml:space="preserve">  This requirement can be waived if the site’s discharge has a “limited potential to contaminate”.</w:t>
      </w:r>
    </w:p>
    <w:p w14:paraId="6AFC09E2" w14:textId="77220EC4" w:rsidR="00B0362E" w:rsidRPr="00661D21" w:rsidRDefault="00661D21" w:rsidP="00661D21">
      <w:pPr>
        <w:pStyle w:val="ListParagraph"/>
        <w:numPr>
          <w:ilvl w:val="0"/>
          <w:numId w:val="17"/>
        </w:numPr>
        <w:rPr>
          <w:b/>
          <w:bCs/>
        </w:rPr>
      </w:pPr>
      <w:r w:rsidRPr="00661D21">
        <w:rPr>
          <w:b/>
          <w:bCs/>
        </w:rPr>
        <w:t xml:space="preserve">Monitoring Plan.  </w:t>
      </w:r>
      <w:r w:rsidR="00B0362E" w:rsidRPr="00661D21">
        <w:rPr>
          <w:b/>
          <w:bCs/>
        </w:rPr>
        <w:br/>
      </w:r>
    </w:p>
    <w:p w14:paraId="1CE8D6C8" w14:textId="283A9893" w:rsidR="002D0F03" w:rsidRPr="002D0F03" w:rsidRDefault="002D31C6" w:rsidP="002D0F03">
      <w:pPr>
        <w:jc w:val="both"/>
      </w:pPr>
      <w:r>
        <w:t>Both methods rely</w:t>
      </w:r>
      <w:r w:rsidR="002D0F03" w:rsidRPr="002D0F03">
        <w:t xml:space="preserve"> on the soil-plant matrix for nutrient uptake and additional water treatment. The USDA report indicated that Map Unit 64 (Palouse silt loam) was rated "Not limited" for irrigation and only "Somewhat limited" for slow rate treatment, with the limitation being minor slope constraints primarily affecting surface (non-sprinkler) application. This soil type generally possesses moderate permeability and water holding capacity suitable for crop uptake, aligning with </w:t>
      </w:r>
      <w:r w:rsidR="006D34A8">
        <w:t>characteristics common for sites using</w:t>
      </w:r>
      <w:r w:rsidR="002D0F03" w:rsidRPr="002D0F03">
        <w:t xml:space="preserve"> slow rate systems. Map Unit 87 (Schumacher silt loam) was also rated "Somewhat limited" for both uses. While</w:t>
      </w:r>
      <w:r w:rsidR="004841E0">
        <w:t xml:space="preserve"> Map Unit 87 is</w:t>
      </w:r>
      <w:r w:rsidR="002D0F03" w:rsidRPr="002D0F03">
        <w:t xml:space="preserve"> potentially usable, </w:t>
      </w:r>
      <w:r w:rsidR="004539F3">
        <w:t>noted limitations</w:t>
      </w:r>
      <w:r w:rsidR="002D0F03" w:rsidRPr="002D0F03">
        <w:t xml:space="preserve"> include moderate depth to bedrock (40-60 inches) and slower water movement. According to </w:t>
      </w:r>
      <w:r w:rsidR="004539F3">
        <w:t>the recommended guidance documents</w:t>
      </w:r>
      <w:r w:rsidR="002D0F03" w:rsidRPr="002D0F03">
        <w:t xml:space="preserve">, these factors necessitate careful site-specific </w:t>
      </w:r>
      <w:proofErr w:type="gramStart"/>
      <w:r w:rsidR="002D0F03" w:rsidRPr="002D0F03">
        <w:t>design,</w:t>
      </w:r>
      <w:r w:rsidR="009628EE">
        <w:t xml:space="preserve"> </w:t>
      </w:r>
      <w:r w:rsidR="004539F3">
        <w:t>and</w:t>
      </w:r>
      <w:proofErr w:type="gramEnd"/>
      <w:r w:rsidR="004539F3">
        <w:t xml:space="preserve"> </w:t>
      </w:r>
      <w:r w:rsidR="002D0F03" w:rsidRPr="002D0F03">
        <w:t>likely involving</w:t>
      </w:r>
      <w:r w:rsidR="00463AB8">
        <w:t xml:space="preserve"> implementing</w:t>
      </w:r>
      <w:r w:rsidR="002D0F03" w:rsidRPr="002D0F03">
        <w:t xml:space="preserve"> lower hydraulic and nutrient loading rates than Unit 64 to prevent</w:t>
      </w:r>
      <w:r w:rsidR="00463AB8">
        <w:t xml:space="preserve"> </w:t>
      </w:r>
      <w:r w:rsidR="002D0F03" w:rsidRPr="002D0F03">
        <w:t>breakthrough to groundwater or perched saturation above the bedrock</w:t>
      </w:r>
      <w:r w:rsidR="00463AB8">
        <w:t xml:space="preserve"> prior to effective treatment</w:t>
      </w:r>
      <w:r w:rsidR="002D0F03" w:rsidRPr="002D0F03">
        <w:t>. The slope</w:t>
      </w:r>
      <w:r w:rsidR="00463AB8">
        <w:t>s in Map Unit 87</w:t>
      </w:r>
      <w:r w:rsidR="002D0F03" w:rsidRPr="002D0F03">
        <w:t xml:space="preserve"> </w:t>
      </w:r>
      <w:r w:rsidR="00463AB8">
        <w:t xml:space="preserve">would </w:t>
      </w:r>
      <w:r w:rsidR="002D0F03" w:rsidRPr="002D0F03">
        <w:t xml:space="preserve">also require careful consideration for irrigation design to minimize runoff. While these units (64 and 87) show some potential, the limited available acreage of Unit 64 and the specific limitations of Unit 87 necessitate rigorous field investigation </w:t>
      </w:r>
      <w:r w:rsidR="002D0F03" w:rsidRPr="002D0F03">
        <w:lastRenderedPageBreak/>
        <w:t>to confirm suitability and determine actual design loading rates. Map Unit 1010 (Caldwell-</w:t>
      </w:r>
      <w:proofErr w:type="spellStart"/>
      <w:r w:rsidR="002D0F03" w:rsidRPr="002D0F03">
        <w:t>Thatuna</w:t>
      </w:r>
      <w:proofErr w:type="spellEnd"/>
      <w:r w:rsidR="002D0F03" w:rsidRPr="002D0F03">
        <w:t xml:space="preserve"> comple</w:t>
      </w:r>
      <w:r w:rsidR="00463AB8">
        <w:t>x</w:t>
      </w:r>
      <w:r w:rsidR="002D0F03" w:rsidRPr="002D0F03">
        <w:t>), although rated "Somewhat limited", presents significant challenges related to high water tables and flooding risk, making it considerably less desirable and likely requiring extensive, potentially cost-prohibitive controls (</w:t>
      </w:r>
      <w:r w:rsidR="00463AB8">
        <w:t xml:space="preserve">such as </w:t>
      </w:r>
      <w:r w:rsidR="002D0F03" w:rsidRPr="002D0F03">
        <w:t>underdrainage) inconsistent with typical land treatment feasibility for small systems.</w:t>
      </w:r>
    </w:p>
    <w:p w14:paraId="2B8470CE" w14:textId="03576C2D" w:rsidR="002D0F03" w:rsidRPr="002D0F03" w:rsidRDefault="00463AB8" w:rsidP="002D0F03">
      <w:pPr>
        <w:jc w:val="both"/>
      </w:pPr>
      <w:r>
        <w:t>O</w:t>
      </w:r>
      <w:r w:rsidR="002D0F03" w:rsidRPr="002D0F03">
        <w:t xml:space="preserve">ther land application methods were excluded based on incompatibilities between their requirements and the site's prevailing soil and topographic characteristics. Disposal of Wastewater by Rapid Infiltration was deemed unsuitable due to "Very limited" ratings across all map units. Rapid infiltration systems require highly permeable </w:t>
      </w:r>
      <w:proofErr w:type="gramStart"/>
      <w:r w:rsidR="002D0F03" w:rsidRPr="002D0F03">
        <w:t>soils</w:t>
      </w:r>
      <w:proofErr w:type="gramEnd"/>
      <w:r w:rsidR="002D0F03" w:rsidRPr="002D0F03">
        <w:t xml:space="preserve">, such as </w:t>
      </w:r>
      <w:proofErr w:type="gramStart"/>
      <w:r w:rsidR="002D0F03" w:rsidRPr="002D0F03">
        <w:t>sands</w:t>
      </w:r>
      <w:proofErr w:type="gramEnd"/>
      <w:r w:rsidR="002D0F03" w:rsidRPr="002D0F03">
        <w:t xml:space="preserve"> and </w:t>
      </w:r>
      <w:proofErr w:type="gramStart"/>
      <w:r w:rsidR="002D0F03" w:rsidRPr="002D0F03">
        <w:t>gravels</w:t>
      </w:r>
      <w:proofErr w:type="gramEnd"/>
      <w:r w:rsidR="002D0F03" w:rsidRPr="002D0F03">
        <w:t>, capable of accepting high hydraulic loading rates. The dominant soil types identified in the Tekoa area</w:t>
      </w:r>
      <w:r w:rsidR="00E93E30">
        <w:t xml:space="preserve"> </w:t>
      </w:r>
      <w:r w:rsidR="002D0F03" w:rsidRPr="002D0F03">
        <w:t>are characterized by moderate to moderately slow permeability. Applying high volumes of water typical of rapid infiltration to these finer soils would inevitably lead to prolonged surface ponding</w:t>
      </w:r>
      <w:r w:rsidR="00866BED">
        <w:t xml:space="preserve"> and runoff</w:t>
      </w:r>
      <w:r w:rsidR="002D0F03" w:rsidRPr="002D0F03">
        <w:t>.</w:t>
      </w:r>
    </w:p>
    <w:p w14:paraId="12E85785" w14:textId="719E411F" w:rsidR="002D0F03" w:rsidRPr="002D0F03" w:rsidRDefault="002D0F03" w:rsidP="002D0F03">
      <w:pPr>
        <w:jc w:val="both"/>
      </w:pPr>
      <w:r w:rsidRPr="002D0F03">
        <w:t xml:space="preserve">Overland Flow Treatment was also eliminated during the screening process. This method relies on using slowly permeable soils (typically clays or clay loams) on carefully graded, uniform slopes (generally 2-8%) to allow wastewater to flow in a thin sheet across the vegetated surface, </w:t>
      </w:r>
      <w:r w:rsidR="009C462C">
        <w:t>which allows for</w:t>
      </w:r>
      <w:r w:rsidRPr="002D0F03">
        <w:t xml:space="preserve"> treatment through biological action and sedimentation before collection as runoff. The Tekoa area soils</w:t>
      </w:r>
      <w:r w:rsidR="00EC2E3C">
        <w:t xml:space="preserve"> are predominantly</w:t>
      </w:r>
      <w:r w:rsidRPr="002D0F03">
        <w:t xml:space="preserve"> silt loams,</w:t>
      </w:r>
      <w:r w:rsidR="00EC2E3C">
        <w:t xml:space="preserve"> </w:t>
      </w:r>
      <w:r w:rsidRPr="002D0F03">
        <w:t>lack</w:t>
      </w:r>
      <w:r w:rsidR="00EC2E3C">
        <w:t>ing</w:t>
      </w:r>
      <w:r w:rsidRPr="002D0F03">
        <w:t xml:space="preserve"> the required low permeability for sheet flow generation. Furthermore, the regional topography </w:t>
      </w:r>
      <w:r w:rsidR="00EC2E3C">
        <w:t>features many hills and buttes,</w:t>
      </w:r>
      <w:r w:rsidRPr="002D0F03">
        <w:t xml:space="preserve"> </w:t>
      </w:r>
      <w:r w:rsidR="00EC2E3C">
        <w:t>with</w:t>
      </w:r>
      <w:r w:rsidRPr="002D0F03">
        <w:t xml:space="preserve"> variable and often steeper slopes than ideal for controlled overland flow. The combination of unsuitable soil permeability and challenging topography makes overland flow technically infeasible for this location.</w:t>
      </w:r>
    </w:p>
    <w:p w14:paraId="76724422" w14:textId="406E423E" w:rsidR="002D0F03" w:rsidRPr="002D0F03" w:rsidRDefault="002D0F03" w:rsidP="002D0F03">
      <w:pPr>
        <w:jc w:val="both"/>
      </w:pPr>
      <w:r w:rsidRPr="002D0F03">
        <w:t xml:space="preserve">Therefore, based on this initial screening assessment integrating USDA soil data with established land application/treatment principles and criteria from Ecology and DOH guidance, only Slow Rate Treatment and Disposal by Irrigation demonstrate sufficient potential compatibility with site conditions to be carried forward for detailed hydrogeologic investigation and comparative analysis within </w:t>
      </w:r>
      <w:r w:rsidR="00EE276D">
        <w:t>this Facility Plan.</w:t>
      </w:r>
    </w:p>
    <w:p w14:paraId="24F43810" w14:textId="77777777" w:rsidR="002D0F03" w:rsidRDefault="002D0F03" w:rsidP="00BA4909">
      <w:pPr>
        <w:jc w:val="both"/>
      </w:pPr>
    </w:p>
    <w:p w14:paraId="4A30A49E" w14:textId="437AB173" w:rsidR="001E396F" w:rsidRPr="0058224C" w:rsidRDefault="001E396F" w:rsidP="0058224C"/>
    <w:p w14:paraId="695BFCD0" w14:textId="77777777" w:rsidR="001E396F" w:rsidRDefault="001E396F" w:rsidP="00BA4909">
      <w:pPr>
        <w:jc w:val="both"/>
      </w:pPr>
    </w:p>
    <w:p w14:paraId="2AD0C41C" w14:textId="47281FE2" w:rsidR="001E396F" w:rsidRDefault="001E396F" w:rsidP="00BA4909">
      <w:pPr>
        <w:jc w:val="both"/>
        <w:sectPr w:rsidR="001E396F" w:rsidSect="005D0A50">
          <w:type w:val="continuous"/>
          <w:pgSz w:w="12240" w:h="15840"/>
          <w:pgMar w:top="1440" w:right="1440" w:bottom="1440" w:left="1440" w:header="720" w:footer="720" w:gutter="0"/>
          <w:pgNumType w:start="1"/>
          <w:cols w:space="720"/>
          <w:docGrid w:linePitch="360"/>
        </w:sectPr>
      </w:pPr>
    </w:p>
    <w:p w14:paraId="2AFFD85D" w14:textId="77777777" w:rsidR="001E396F" w:rsidRDefault="001E396F" w:rsidP="001E396F">
      <w:pPr>
        <w:pStyle w:val="Heading1"/>
        <w:numPr>
          <w:ilvl w:val="0"/>
          <w:numId w:val="0"/>
        </w:numPr>
        <w:jc w:val="center"/>
      </w:pPr>
    </w:p>
    <w:p w14:paraId="3AB82CAD" w14:textId="77777777" w:rsidR="001E396F" w:rsidRDefault="001E396F" w:rsidP="001E396F">
      <w:pPr>
        <w:pStyle w:val="Heading1"/>
        <w:numPr>
          <w:ilvl w:val="0"/>
          <w:numId w:val="0"/>
        </w:numPr>
        <w:jc w:val="center"/>
      </w:pPr>
    </w:p>
    <w:p w14:paraId="2D194A07" w14:textId="28D90F39" w:rsidR="001E396F" w:rsidRDefault="001E396F" w:rsidP="008D3DC9">
      <w:pPr>
        <w:jc w:val="center"/>
        <w:rPr>
          <w:b/>
          <w:bCs/>
          <w:sz w:val="44"/>
          <w:szCs w:val="44"/>
        </w:rPr>
      </w:pPr>
      <w:r w:rsidRPr="008D3DC9">
        <w:rPr>
          <w:b/>
          <w:bCs/>
          <w:sz w:val="44"/>
          <w:szCs w:val="44"/>
        </w:rPr>
        <w:t>APPENDIX A</w:t>
      </w:r>
    </w:p>
    <w:p w14:paraId="2A29BC33" w14:textId="3590E02A" w:rsidR="008D3DC9" w:rsidRPr="008D3DC9" w:rsidRDefault="00F84662" w:rsidP="008D3DC9">
      <w:pPr>
        <w:jc w:val="center"/>
        <w:rPr>
          <w:b/>
          <w:bCs/>
          <w:sz w:val="44"/>
          <w:szCs w:val="44"/>
        </w:rPr>
      </w:pPr>
      <w:r>
        <w:rPr>
          <w:b/>
          <w:bCs/>
          <w:sz w:val="44"/>
          <w:szCs w:val="44"/>
        </w:rPr>
        <w:t>VICINITY MAP</w:t>
      </w:r>
    </w:p>
    <w:p w14:paraId="291DBF47" w14:textId="1EB1D015" w:rsidR="001E396F" w:rsidRDefault="001E396F" w:rsidP="00BA4909">
      <w:pPr>
        <w:jc w:val="both"/>
      </w:pPr>
    </w:p>
    <w:p w14:paraId="66A773B2" w14:textId="2862CA68" w:rsidR="001E396F" w:rsidRDefault="009710B4" w:rsidP="00BA4909">
      <w:pPr>
        <w:jc w:val="both"/>
      </w:pPr>
      <w:r>
        <w:t xml:space="preserve"> </w:t>
      </w:r>
    </w:p>
    <w:p w14:paraId="2C2E207D" w14:textId="77777777" w:rsidR="001E396F" w:rsidRDefault="001E396F" w:rsidP="00BA4909">
      <w:pPr>
        <w:jc w:val="both"/>
        <w:sectPr w:rsidR="001E396F" w:rsidSect="005D0551">
          <w:footerReference w:type="default" r:id="rId17"/>
          <w:pgSz w:w="12240" w:h="15840"/>
          <w:pgMar w:top="1440" w:right="1440" w:bottom="1440" w:left="1440" w:header="720" w:footer="720" w:gutter="0"/>
          <w:pgNumType w:start="1"/>
          <w:cols w:space="720"/>
          <w:docGrid w:linePitch="360"/>
        </w:sectPr>
      </w:pPr>
    </w:p>
    <w:p w14:paraId="09E76F7B" w14:textId="77777777" w:rsidR="001E396F" w:rsidRDefault="001E396F" w:rsidP="001E396F">
      <w:pPr>
        <w:pStyle w:val="Heading1"/>
        <w:numPr>
          <w:ilvl w:val="0"/>
          <w:numId w:val="0"/>
        </w:numPr>
        <w:jc w:val="center"/>
      </w:pPr>
    </w:p>
    <w:p w14:paraId="0EAC6AE6" w14:textId="77777777" w:rsidR="001E396F" w:rsidRDefault="001E396F" w:rsidP="001E396F">
      <w:pPr>
        <w:pStyle w:val="Heading1"/>
        <w:numPr>
          <w:ilvl w:val="0"/>
          <w:numId w:val="0"/>
        </w:numPr>
        <w:jc w:val="center"/>
      </w:pPr>
    </w:p>
    <w:p w14:paraId="078DA94A" w14:textId="2DE9FE6C" w:rsidR="001E396F" w:rsidRDefault="001E396F" w:rsidP="009710B4">
      <w:pPr>
        <w:jc w:val="center"/>
        <w:rPr>
          <w:b/>
          <w:bCs/>
          <w:sz w:val="44"/>
          <w:szCs w:val="44"/>
        </w:rPr>
      </w:pPr>
      <w:r w:rsidRPr="009710B4">
        <w:rPr>
          <w:b/>
          <w:bCs/>
          <w:sz w:val="44"/>
          <w:szCs w:val="44"/>
        </w:rPr>
        <w:t xml:space="preserve">APPENDIX </w:t>
      </w:r>
      <w:r w:rsidR="009710B4" w:rsidRPr="009710B4">
        <w:rPr>
          <w:b/>
          <w:bCs/>
          <w:sz w:val="44"/>
          <w:szCs w:val="44"/>
        </w:rPr>
        <w:t>B</w:t>
      </w:r>
    </w:p>
    <w:p w14:paraId="04D23B85" w14:textId="2286FD3A" w:rsidR="009710B4" w:rsidRPr="0041391E" w:rsidRDefault="009710B4" w:rsidP="009710B4">
      <w:pPr>
        <w:jc w:val="center"/>
        <w:rPr>
          <w:b/>
          <w:bCs/>
          <w:sz w:val="44"/>
          <w:szCs w:val="44"/>
          <w:lang w:val="fr-FR"/>
        </w:rPr>
      </w:pPr>
      <w:r w:rsidRPr="0041391E">
        <w:rPr>
          <w:b/>
          <w:bCs/>
          <w:sz w:val="44"/>
          <w:szCs w:val="44"/>
          <w:lang w:val="fr-FR"/>
        </w:rPr>
        <w:t>SITE MAPS</w:t>
      </w:r>
    </w:p>
    <w:p w14:paraId="3A50D135" w14:textId="4976C3DB" w:rsidR="001E396F" w:rsidRPr="0041391E" w:rsidRDefault="001E396F" w:rsidP="001E396F">
      <w:pPr>
        <w:rPr>
          <w:lang w:val="fr-FR"/>
        </w:rPr>
      </w:pPr>
    </w:p>
    <w:p w14:paraId="6C448E16" w14:textId="1D0BC08E" w:rsidR="001E396F" w:rsidRPr="0041391E" w:rsidRDefault="001E396F" w:rsidP="001E396F">
      <w:pPr>
        <w:rPr>
          <w:lang w:val="fr-FR"/>
        </w:rPr>
      </w:pPr>
    </w:p>
    <w:p w14:paraId="058D6C85" w14:textId="1D88F001" w:rsidR="001E396F" w:rsidRPr="0041391E" w:rsidRDefault="001E396F" w:rsidP="001E396F">
      <w:pPr>
        <w:rPr>
          <w:lang w:val="fr-FR"/>
        </w:rPr>
      </w:pPr>
    </w:p>
    <w:p w14:paraId="296C06FE" w14:textId="305513B1" w:rsidR="001E396F" w:rsidRPr="0041391E" w:rsidRDefault="001E396F" w:rsidP="001E396F">
      <w:pPr>
        <w:rPr>
          <w:lang w:val="fr-FR"/>
        </w:rPr>
      </w:pPr>
    </w:p>
    <w:p w14:paraId="4AE149D6" w14:textId="3FDA7D18" w:rsidR="001E396F" w:rsidRPr="0041391E" w:rsidRDefault="001E396F" w:rsidP="001E396F">
      <w:pPr>
        <w:rPr>
          <w:lang w:val="fr-FR"/>
        </w:rPr>
      </w:pPr>
    </w:p>
    <w:p w14:paraId="21D80372" w14:textId="7708E116" w:rsidR="001E396F" w:rsidRPr="0041391E" w:rsidRDefault="001E396F" w:rsidP="001E396F">
      <w:pPr>
        <w:rPr>
          <w:lang w:val="fr-FR"/>
        </w:rPr>
      </w:pPr>
    </w:p>
    <w:p w14:paraId="340B2875" w14:textId="77777777" w:rsidR="001E396F" w:rsidRPr="0041391E" w:rsidRDefault="001E396F" w:rsidP="001E396F">
      <w:pPr>
        <w:rPr>
          <w:lang w:val="fr-FR"/>
        </w:rPr>
        <w:sectPr w:rsidR="001E396F" w:rsidRPr="0041391E" w:rsidSect="005D0551">
          <w:footerReference w:type="default" r:id="rId18"/>
          <w:pgSz w:w="12240" w:h="15840"/>
          <w:pgMar w:top="1440" w:right="1440" w:bottom="1440" w:left="1440" w:header="720" w:footer="720" w:gutter="0"/>
          <w:pgNumType w:start="1"/>
          <w:cols w:space="720"/>
          <w:docGrid w:linePitch="360"/>
        </w:sectPr>
      </w:pPr>
    </w:p>
    <w:p w14:paraId="2B1BE70C" w14:textId="77777777" w:rsidR="001E396F" w:rsidRPr="0041391E" w:rsidRDefault="001E396F" w:rsidP="001E396F">
      <w:pPr>
        <w:pStyle w:val="Heading1"/>
        <w:numPr>
          <w:ilvl w:val="0"/>
          <w:numId w:val="0"/>
        </w:numPr>
        <w:jc w:val="center"/>
        <w:rPr>
          <w:lang w:val="fr-FR"/>
        </w:rPr>
      </w:pPr>
    </w:p>
    <w:p w14:paraId="687B8954" w14:textId="77777777" w:rsidR="001E396F" w:rsidRPr="0041391E" w:rsidRDefault="001E396F" w:rsidP="001E396F">
      <w:pPr>
        <w:pStyle w:val="Heading1"/>
        <w:numPr>
          <w:ilvl w:val="0"/>
          <w:numId w:val="0"/>
        </w:numPr>
        <w:jc w:val="center"/>
        <w:rPr>
          <w:lang w:val="fr-FR"/>
        </w:rPr>
      </w:pPr>
    </w:p>
    <w:p w14:paraId="665050C7" w14:textId="7DD40AC9" w:rsidR="001E396F" w:rsidRPr="0041391E" w:rsidRDefault="001E396F" w:rsidP="00E77DCC">
      <w:pPr>
        <w:jc w:val="center"/>
        <w:rPr>
          <w:b/>
          <w:bCs/>
          <w:sz w:val="44"/>
          <w:szCs w:val="44"/>
          <w:lang w:val="fr-FR"/>
        </w:rPr>
      </w:pPr>
      <w:r w:rsidRPr="0041391E">
        <w:rPr>
          <w:b/>
          <w:bCs/>
          <w:sz w:val="44"/>
          <w:szCs w:val="44"/>
          <w:lang w:val="fr-FR"/>
        </w:rPr>
        <w:t xml:space="preserve">APPENDIX </w:t>
      </w:r>
      <w:r w:rsidR="00E77DCC" w:rsidRPr="0041391E">
        <w:rPr>
          <w:b/>
          <w:bCs/>
          <w:sz w:val="44"/>
          <w:szCs w:val="44"/>
          <w:lang w:val="fr-FR"/>
        </w:rPr>
        <w:t>C</w:t>
      </w:r>
    </w:p>
    <w:p w14:paraId="0B02FC85" w14:textId="1BA5497C" w:rsidR="006D7CB0" w:rsidRPr="0041391E" w:rsidRDefault="006D7CB0" w:rsidP="006D7CB0">
      <w:pPr>
        <w:jc w:val="center"/>
        <w:rPr>
          <w:b/>
          <w:bCs/>
          <w:sz w:val="44"/>
          <w:szCs w:val="44"/>
          <w:lang w:val="fr-FR"/>
        </w:rPr>
      </w:pPr>
    </w:p>
    <w:p w14:paraId="3ED0839F" w14:textId="60564E57" w:rsidR="001E396F" w:rsidRPr="0041391E" w:rsidRDefault="001E396F" w:rsidP="00BA4909">
      <w:pPr>
        <w:jc w:val="both"/>
        <w:rPr>
          <w:lang w:val="fr-FR"/>
        </w:rPr>
      </w:pPr>
    </w:p>
    <w:p w14:paraId="7525240A" w14:textId="77777777" w:rsidR="001E396F" w:rsidRPr="0041391E" w:rsidRDefault="001E396F" w:rsidP="00BA4909">
      <w:pPr>
        <w:jc w:val="both"/>
        <w:rPr>
          <w:lang w:val="fr-FR"/>
        </w:rPr>
        <w:sectPr w:rsidR="001E396F" w:rsidRPr="0041391E" w:rsidSect="005D0551">
          <w:footerReference w:type="default" r:id="rId19"/>
          <w:pgSz w:w="12240" w:h="15840"/>
          <w:pgMar w:top="1440" w:right="1440" w:bottom="1440" w:left="1440" w:header="720" w:footer="720" w:gutter="0"/>
          <w:pgNumType w:start="1"/>
          <w:cols w:space="720"/>
          <w:docGrid w:linePitch="360"/>
        </w:sectPr>
      </w:pPr>
    </w:p>
    <w:p w14:paraId="2CE48AFF" w14:textId="77777777" w:rsidR="001E396F" w:rsidRPr="0041391E" w:rsidRDefault="001E396F" w:rsidP="001E396F">
      <w:pPr>
        <w:pStyle w:val="Heading1"/>
        <w:numPr>
          <w:ilvl w:val="0"/>
          <w:numId w:val="0"/>
        </w:numPr>
        <w:jc w:val="center"/>
        <w:rPr>
          <w:lang w:val="fr-FR"/>
        </w:rPr>
      </w:pPr>
    </w:p>
    <w:p w14:paraId="56B519C0" w14:textId="77777777" w:rsidR="001E396F" w:rsidRPr="0041391E" w:rsidRDefault="001E396F" w:rsidP="001E396F">
      <w:pPr>
        <w:pStyle w:val="Heading1"/>
        <w:numPr>
          <w:ilvl w:val="0"/>
          <w:numId w:val="0"/>
        </w:numPr>
        <w:jc w:val="center"/>
        <w:rPr>
          <w:lang w:val="fr-FR"/>
        </w:rPr>
      </w:pPr>
    </w:p>
    <w:p w14:paraId="7CA9AEAB" w14:textId="5CCC49E4" w:rsidR="001E396F" w:rsidRPr="0041391E" w:rsidRDefault="001E396F" w:rsidP="005178AE">
      <w:pPr>
        <w:jc w:val="center"/>
        <w:rPr>
          <w:b/>
          <w:bCs/>
          <w:sz w:val="44"/>
          <w:szCs w:val="44"/>
          <w:lang w:val="fr-FR"/>
        </w:rPr>
      </w:pPr>
      <w:r w:rsidRPr="0041391E">
        <w:rPr>
          <w:b/>
          <w:bCs/>
          <w:sz w:val="44"/>
          <w:szCs w:val="44"/>
          <w:lang w:val="fr-FR"/>
        </w:rPr>
        <w:t>AP</w:t>
      </w:r>
      <w:r w:rsidR="005178AE" w:rsidRPr="0041391E">
        <w:rPr>
          <w:b/>
          <w:bCs/>
          <w:sz w:val="44"/>
          <w:szCs w:val="44"/>
          <w:lang w:val="fr-FR"/>
        </w:rPr>
        <w:t>P</w:t>
      </w:r>
      <w:r w:rsidRPr="0041391E">
        <w:rPr>
          <w:b/>
          <w:bCs/>
          <w:sz w:val="44"/>
          <w:szCs w:val="44"/>
          <w:lang w:val="fr-FR"/>
        </w:rPr>
        <w:t xml:space="preserve">ENDIX </w:t>
      </w:r>
      <w:r w:rsidR="005178AE" w:rsidRPr="0041391E">
        <w:rPr>
          <w:b/>
          <w:bCs/>
          <w:sz w:val="44"/>
          <w:szCs w:val="44"/>
          <w:lang w:val="fr-FR"/>
        </w:rPr>
        <w:t>D</w:t>
      </w:r>
    </w:p>
    <w:p w14:paraId="243BA146" w14:textId="332A0BE9" w:rsidR="005178AE" w:rsidRPr="0041391E" w:rsidRDefault="0041202F" w:rsidP="005178AE">
      <w:pPr>
        <w:jc w:val="center"/>
        <w:rPr>
          <w:b/>
          <w:bCs/>
          <w:sz w:val="44"/>
          <w:szCs w:val="44"/>
          <w:lang w:val="fr-FR"/>
        </w:rPr>
      </w:pPr>
      <w:r w:rsidRPr="0041391E">
        <w:rPr>
          <w:b/>
          <w:bCs/>
          <w:sz w:val="44"/>
          <w:szCs w:val="44"/>
          <w:lang w:val="fr-FR"/>
        </w:rPr>
        <w:t>CALCULATIONS</w:t>
      </w:r>
    </w:p>
    <w:p w14:paraId="36C7DA2E" w14:textId="2C09EB4E" w:rsidR="001E396F" w:rsidRPr="0041391E" w:rsidRDefault="001E396F" w:rsidP="00BA4909">
      <w:pPr>
        <w:jc w:val="both"/>
        <w:rPr>
          <w:lang w:val="fr-FR"/>
        </w:rPr>
      </w:pPr>
    </w:p>
    <w:p w14:paraId="1394EBF3" w14:textId="532C903C" w:rsidR="001E396F" w:rsidRPr="0041391E" w:rsidRDefault="001E396F" w:rsidP="00BA4909">
      <w:pPr>
        <w:jc w:val="both"/>
        <w:rPr>
          <w:lang w:val="fr-FR"/>
        </w:rPr>
      </w:pPr>
    </w:p>
    <w:p w14:paraId="6FA62828" w14:textId="545F88FB" w:rsidR="001E396F" w:rsidRPr="0041391E" w:rsidRDefault="001E396F" w:rsidP="00BA4909">
      <w:pPr>
        <w:jc w:val="both"/>
        <w:rPr>
          <w:lang w:val="fr-FR"/>
        </w:rPr>
      </w:pPr>
    </w:p>
    <w:p w14:paraId="7016E829" w14:textId="39D56B13" w:rsidR="001E396F" w:rsidRPr="0041391E" w:rsidRDefault="001E396F" w:rsidP="00BA4909">
      <w:pPr>
        <w:jc w:val="both"/>
        <w:rPr>
          <w:lang w:val="fr-FR"/>
        </w:rPr>
      </w:pPr>
    </w:p>
    <w:p w14:paraId="4B798D3F" w14:textId="112C7F75" w:rsidR="001E396F" w:rsidRPr="0041391E" w:rsidRDefault="001E396F" w:rsidP="00BA4909">
      <w:pPr>
        <w:jc w:val="both"/>
        <w:rPr>
          <w:lang w:val="fr-FR"/>
        </w:rPr>
      </w:pPr>
    </w:p>
    <w:p w14:paraId="73226F9C" w14:textId="0B20B826" w:rsidR="001E396F" w:rsidRPr="0041391E" w:rsidRDefault="001E396F" w:rsidP="00BA4909">
      <w:pPr>
        <w:jc w:val="both"/>
        <w:rPr>
          <w:lang w:val="fr-FR"/>
        </w:rPr>
      </w:pPr>
    </w:p>
    <w:p w14:paraId="014542AE" w14:textId="591BBB84" w:rsidR="001E396F" w:rsidRPr="0041391E" w:rsidRDefault="001E396F" w:rsidP="00BA4909">
      <w:pPr>
        <w:jc w:val="both"/>
        <w:rPr>
          <w:lang w:val="fr-FR"/>
        </w:rPr>
      </w:pPr>
    </w:p>
    <w:p w14:paraId="17F59A89" w14:textId="44364812" w:rsidR="001E396F" w:rsidRPr="0041391E" w:rsidRDefault="001E396F" w:rsidP="00BA4909">
      <w:pPr>
        <w:jc w:val="both"/>
        <w:rPr>
          <w:lang w:val="fr-FR"/>
        </w:rPr>
      </w:pPr>
    </w:p>
    <w:p w14:paraId="7177AD42" w14:textId="173EAB33" w:rsidR="001E396F" w:rsidRPr="0041391E" w:rsidRDefault="001E396F" w:rsidP="00BA4909">
      <w:pPr>
        <w:jc w:val="both"/>
        <w:rPr>
          <w:lang w:val="fr-FR"/>
        </w:rPr>
      </w:pPr>
    </w:p>
    <w:p w14:paraId="5A3A7E7F" w14:textId="1113A61B" w:rsidR="001E396F" w:rsidRPr="0041391E" w:rsidRDefault="001E396F" w:rsidP="00BA4909">
      <w:pPr>
        <w:jc w:val="both"/>
        <w:rPr>
          <w:lang w:val="fr-FR"/>
        </w:rPr>
      </w:pPr>
    </w:p>
    <w:p w14:paraId="39D816BA" w14:textId="31ECAAE6" w:rsidR="001E396F" w:rsidRPr="0041391E" w:rsidRDefault="001E396F" w:rsidP="00BA4909">
      <w:pPr>
        <w:jc w:val="both"/>
        <w:rPr>
          <w:lang w:val="fr-FR"/>
        </w:rPr>
      </w:pPr>
    </w:p>
    <w:p w14:paraId="5F64FE6A" w14:textId="4080FF93" w:rsidR="001E396F" w:rsidRPr="0041391E" w:rsidRDefault="001E396F" w:rsidP="00BA4909">
      <w:pPr>
        <w:jc w:val="both"/>
        <w:rPr>
          <w:lang w:val="fr-FR"/>
        </w:rPr>
      </w:pPr>
    </w:p>
    <w:p w14:paraId="2FD986CA" w14:textId="4714CBCC" w:rsidR="001E396F" w:rsidRPr="0041391E" w:rsidRDefault="001E396F" w:rsidP="00BA4909">
      <w:pPr>
        <w:jc w:val="both"/>
        <w:rPr>
          <w:lang w:val="fr-FR"/>
        </w:rPr>
      </w:pPr>
    </w:p>
    <w:p w14:paraId="03DB37D7" w14:textId="0BF9E7B5" w:rsidR="001E396F" w:rsidRPr="0041391E" w:rsidRDefault="001E396F" w:rsidP="00BA4909">
      <w:pPr>
        <w:jc w:val="both"/>
        <w:rPr>
          <w:lang w:val="fr-FR"/>
        </w:rPr>
      </w:pPr>
    </w:p>
    <w:p w14:paraId="0D3AD1DD" w14:textId="2491CD39" w:rsidR="001E396F" w:rsidRPr="0041391E" w:rsidRDefault="001E396F" w:rsidP="00BA4909">
      <w:pPr>
        <w:jc w:val="both"/>
        <w:rPr>
          <w:lang w:val="fr-FR"/>
        </w:rPr>
      </w:pPr>
    </w:p>
    <w:p w14:paraId="0A60AEC5" w14:textId="77777777" w:rsidR="001E396F" w:rsidRPr="0041391E" w:rsidRDefault="001E396F" w:rsidP="00BA4909">
      <w:pPr>
        <w:jc w:val="both"/>
        <w:rPr>
          <w:lang w:val="fr-FR"/>
        </w:rPr>
        <w:sectPr w:rsidR="001E396F" w:rsidRPr="0041391E" w:rsidSect="005D0551">
          <w:footerReference w:type="default" r:id="rId20"/>
          <w:pgSz w:w="12240" w:h="15840"/>
          <w:pgMar w:top="1440" w:right="1440" w:bottom="1440" w:left="1440" w:header="720" w:footer="720" w:gutter="0"/>
          <w:pgNumType w:start="1"/>
          <w:cols w:space="720"/>
          <w:docGrid w:linePitch="360"/>
        </w:sectPr>
      </w:pPr>
    </w:p>
    <w:p w14:paraId="3A1D66E0" w14:textId="77777777" w:rsidR="001E396F" w:rsidRPr="0041391E" w:rsidRDefault="001E396F" w:rsidP="001E396F">
      <w:pPr>
        <w:pStyle w:val="Heading1"/>
        <w:numPr>
          <w:ilvl w:val="0"/>
          <w:numId w:val="0"/>
        </w:numPr>
        <w:jc w:val="center"/>
        <w:rPr>
          <w:lang w:val="fr-FR"/>
        </w:rPr>
      </w:pPr>
    </w:p>
    <w:p w14:paraId="150078C4" w14:textId="77777777" w:rsidR="001E396F" w:rsidRPr="0041391E" w:rsidRDefault="001E396F" w:rsidP="001E396F">
      <w:pPr>
        <w:pStyle w:val="Heading1"/>
        <w:numPr>
          <w:ilvl w:val="0"/>
          <w:numId w:val="0"/>
        </w:numPr>
        <w:jc w:val="center"/>
        <w:rPr>
          <w:lang w:val="fr-FR"/>
        </w:rPr>
      </w:pPr>
    </w:p>
    <w:p w14:paraId="4E25C56D" w14:textId="36B741AD" w:rsidR="001E396F" w:rsidRPr="0041391E" w:rsidRDefault="001E396F" w:rsidP="00515CCC">
      <w:pPr>
        <w:jc w:val="center"/>
        <w:rPr>
          <w:b/>
          <w:bCs/>
          <w:sz w:val="44"/>
          <w:szCs w:val="44"/>
          <w:lang w:val="fr-FR"/>
        </w:rPr>
      </w:pPr>
      <w:r w:rsidRPr="0041391E">
        <w:rPr>
          <w:b/>
          <w:bCs/>
          <w:sz w:val="44"/>
          <w:szCs w:val="44"/>
          <w:lang w:val="fr-FR"/>
        </w:rPr>
        <w:t>APPENDIX E</w:t>
      </w:r>
    </w:p>
    <w:p w14:paraId="2F5F4A23" w14:textId="58F6823E" w:rsidR="00515CCC" w:rsidRPr="00515CCC" w:rsidRDefault="00515CCC" w:rsidP="00515CCC">
      <w:pPr>
        <w:jc w:val="center"/>
        <w:rPr>
          <w:b/>
          <w:bCs/>
          <w:sz w:val="44"/>
          <w:szCs w:val="44"/>
        </w:rPr>
      </w:pPr>
      <w:r>
        <w:rPr>
          <w:b/>
          <w:bCs/>
          <w:sz w:val="44"/>
          <w:szCs w:val="44"/>
        </w:rPr>
        <w:t>SEPA CHECKLIST</w:t>
      </w:r>
    </w:p>
    <w:p w14:paraId="4FCCFF7C" w14:textId="06720DB2" w:rsidR="001E396F" w:rsidRDefault="001E396F" w:rsidP="001E396F"/>
    <w:p w14:paraId="60840A61" w14:textId="448F053A" w:rsidR="001E396F" w:rsidRDefault="001E396F" w:rsidP="001E396F"/>
    <w:p w14:paraId="3DC861AE" w14:textId="4B58215C" w:rsidR="001E396F" w:rsidRDefault="001E396F" w:rsidP="001E396F"/>
    <w:p w14:paraId="0F049566" w14:textId="3DE42EC4" w:rsidR="001E396F" w:rsidRDefault="001E396F" w:rsidP="001E396F"/>
    <w:p w14:paraId="0DD44BD8" w14:textId="77777777" w:rsidR="001E396F" w:rsidRPr="001E396F" w:rsidRDefault="001E396F" w:rsidP="001E396F"/>
    <w:p w14:paraId="52B568E8" w14:textId="77777777" w:rsidR="001E396F" w:rsidRDefault="001E396F" w:rsidP="00BA4909">
      <w:pPr>
        <w:jc w:val="both"/>
        <w:sectPr w:rsidR="001E396F" w:rsidSect="005D0551">
          <w:footerReference w:type="default" r:id="rId21"/>
          <w:pgSz w:w="12240" w:h="15840"/>
          <w:pgMar w:top="1440" w:right="1440" w:bottom="1440" w:left="1440" w:header="720" w:footer="720" w:gutter="0"/>
          <w:pgNumType w:start="1"/>
          <w:cols w:space="720"/>
          <w:docGrid w:linePitch="360"/>
        </w:sectPr>
      </w:pPr>
    </w:p>
    <w:p w14:paraId="148677E2" w14:textId="77777777" w:rsidR="001E396F" w:rsidRDefault="001E396F" w:rsidP="001E396F">
      <w:pPr>
        <w:pStyle w:val="Heading1"/>
        <w:numPr>
          <w:ilvl w:val="0"/>
          <w:numId w:val="0"/>
        </w:numPr>
        <w:jc w:val="center"/>
      </w:pPr>
    </w:p>
    <w:p w14:paraId="05B1C64A" w14:textId="77777777" w:rsidR="001E396F" w:rsidRDefault="001E396F" w:rsidP="001E396F">
      <w:pPr>
        <w:pStyle w:val="Heading1"/>
        <w:numPr>
          <w:ilvl w:val="0"/>
          <w:numId w:val="0"/>
        </w:numPr>
        <w:jc w:val="center"/>
      </w:pPr>
    </w:p>
    <w:p w14:paraId="1010A64E" w14:textId="60327892" w:rsidR="001E396F" w:rsidRDefault="001E396F" w:rsidP="005C163A">
      <w:pPr>
        <w:jc w:val="center"/>
        <w:rPr>
          <w:b/>
          <w:bCs/>
          <w:sz w:val="44"/>
          <w:szCs w:val="44"/>
        </w:rPr>
      </w:pPr>
      <w:r w:rsidRPr="005C163A">
        <w:rPr>
          <w:b/>
          <w:bCs/>
          <w:sz w:val="44"/>
          <w:szCs w:val="44"/>
        </w:rPr>
        <w:t>APPENDIX F</w:t>
      </w:r>
    </w:p>
    <w:p w14:paraId="454FC48B" w14:textId="0F733B44" w:rsidR="001E396F" w:rsidRPr="00BA4909" w:rsidRDefault="001E396F" w:rsidP="00BA4909">
      <w:pPr>
        <w:jc w:val="both"/>
      </w:pPr>
    </w:p>
    <w:sectPr w:rsidR="001E396F" w:rsidRPr="00BA4909" w:rsidSect="005D0551">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E966" w14:textId="77777777" w:rsidR="0028579F" w:rsidRDefault="0028579F" w:rsidP="005D0551">
      <w:pPr>
        <w:spacing w:after="0" w:line="240" w:lineRule="auto"/>
      </w:pPr>
      <w:r>
        <w:separator/>
      </w:r>
    </w:p>
  </w:endnote>
  <w:endnote w:type="continuationSeparator" w:id="0">
    <w:p w14:paraId="6B8BD37A" w14:textId="77777777" w:rsidR="0028579F" w:rsidRDefault="0028579F" w:rsidP="005D0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EE8D" w14:textId="2C785BD7"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69504" behindDoc="0" locked="0" layoutInCell="1" allowOverlap="1" wp14:anchorId="1DB36FB7" wp14:editId="07D186D1">
              <wp:simplePos x="0" y="0"/>
              <wp:positionH relativeFrom="margin">
                <wp:align>right</wp:align>
              </wp:positionH>
              <wp:positionV relativeFrom="paragraph">
                <wp:posOffset>-75323</wp:posOffset>
              </wp:positionV>
              <wp:extent cx="4067117"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739C7F8" id="Straight Connector 9"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67456" behindDoc="0" locked="0" layoutInCell="1" allowOverlap="1" wp14:anchorId="0C2DB068" wp14:editId="4FD54D43">
          <wp:simplePos x="0" y="0"/>
          <wp:positionH relativeFrom="column">
            <wp:posOffset>-1270</wp:posOffset>
          </wp:positionH>
          <wp:positionV relativeFrom="paragraph">
            <wp:posOffset>-232410</wp:posOffset>
          </wp:positionV>
          <wp:extent cx="365760" cy="219710"/>
          <wp:effectExtent l="0" t="0" r="0" b="8890"/>
          <wp:wrapNone/>
          <wp:docPr id="650768189" name="Picture 65076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68480" behindDoc="0" locked="0" layoutInCell="1" allowOverlap="1" wp14:anchorId="4501E81E" wp14:editId="7532AC80">
              <wp:simplePos x="0" y="0"/>
              <wp:positionH relativeFrom="column">
                <wp:posOffset>241303</wp:posOffset>
              </wp:positionH>
              <wp:positionV relativeFrom="paragraph">
                <wp:posOffset>-191550</wp:posOffset>
              </wp:positionV>
              <wp:extent cx="2360930" cy="140462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7D95B0C" w14:textId="1F18272D"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501E81E" id="_x0000_t202" coordsize="21600,21600" o:spt="202" path="m,l,21600r21600,l21600,xe">
              <v:stroke joinstyle="miter"/>
              <v:path gradientshapeok="t" o:connecttype="rect"/>
            </v:shapetype>
            <v:shape id="Text Box 2" o:spid="_x0000_s1027" type="#_x0000_t202" style="position:absolute;left:0;text-align:left;margin-left:19pt;margin-top:-15.1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" filled="f" stroked="f">
              <v:textbox style="mso-fit-shape-to-text:t">
                <w:txbxContent>
                  <w:p w14:paraId="27D95B0C" w14:textId="1F18272D"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Pr>
        <w:noProof/>
        <w:sz w:val="16"/>
        <w:szCs w:val="16"/>
      </w:rPr>
      <w:t>Tekoa</w:t>
    </w:r>
    <w:r w:rsidRPr="008F3748">
      <w:rPr>
        <w:sz w:val="16"/>
        <w:szCs w:val="16"/>
      </w:rPr>
      <w:t xml:space="preserve"> </w:t>
    </w:r>
    <w:r w:rsidR="00152E27">
      <w:rPr>
        <w:sz w:val="16"/>
        <w:szCs w:val="16"/>
      </w:rPr>
      <w:t>Wastewater Facility Plan</w:t>
    </w:r>
    <w:r>
      <w:rPr>
        <w:sz w:val="16"/>
        <w:szCs w:val="16"/>
      </w:rPr>
      <w:t xml:space="preserve"> | </w:t>
    </w:r>
    <w:r w:rsidR="00152E27">
      <w:rPr>
        <w:sz w:val="16"/>
        <w:szCs w:val="16"/>
      </w:rPr>
      <w:t>April 2025</w:t>
    </w:r>
    <w:r w:rsidRPr="008F3748">
      <w:rPr>
        <w:sz w:val="16"/>
        <w:szCs w:val="16"/>
      </w:rPr>
      <w:ptab w:relativeTo="margin" w:alignment="right" w:leader="none"/>
    </w:r>
    <w:r w:rsidRPr="002A6CFB">
      <w:rPr>
        <w:sz w:val="16"/>
        <w:szCs w:val="16"/>
      </w:rPr>
      <w:fldChar w:fldCharType="begin"/>
    </w:r>
    <w:r w:rsidRPr="002A6CFB">
      <w:rPr>
        <w:sz w:val="16"/>
        <w:szCs w:val="16"/>
      </w:rPr>
      <w:instrText xml:space="preserve"> PAGE   \* MERGEFORMAT </w:instrText>
    </w:r>
    <w:r w:rsidRPr="002A6CFB">
      <w:rPr>
        <w:sz w:val="16"/>
        <w:szCs w:val="16"/>
      </w:rPr>
      <w:fldChar w:fldCharType="separate"/>
    </w:r>
    <w:r w:rsidRPr="002A6CFB">
      <w:rPr>
        <w:noProof/>
        <w:sz w:val="16"/>
        <w:szCs w:val="16"/>
      </w:rPr>
      <w:t>1</w:t>
    </w:r>
    <w:r w:rsidRPr="002A6CFB">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B03C" w14:textId="7D0501ED"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65408" behindDoc="0" locked="0" layoutInCell="1" allowOverlap="1" wp14:anchorId="33F7D81F" wp14:editId="462AED6F">
              <wp:simplePos x="0" y="0"/>
              <wp:positionH relativeFrom="margin">
                <wp:align>right</wp:align>
              </wp:positionH>
              <wp:positionV relativeFrom="paragraph">
                <wp:posOffset>-75323</wp:posOffset>
              </wp:positionV>
              <wp:extent cx="406711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37727A" id="Straight Connector 2" o:spid="_x0000_s1026" style="position:absolute;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63360" behindDoc="0" locked="0" layoutInCell="1" allowOverlap="1" wp14:anchorId="77E3A2CC" wp14:editId="72E96664">
          <wp:simplePos x="0" y="0"/>
          <wp:positionH relativeFrom="column">
            <wp:posOffset>-1270</wp:posOffset>
          </wp:positionH>
          <wp:positionV relativeFrom="paragraph">
            <wp:posOffset>-232410</wp:posOffset>
          </wp:positionV>
          <wp:extent cx="365760" cy="219710"/>
          <wp:effectExtent l="0" t="0" r="0" b="8890"/>
          <wp:wrapNone/>
          <wp:docPr id="1846896029" name="Picture 184689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64384" behindDoc="0" locked="0" layoutInCell="1" allowOverlap="1" wp14:anchorId="7F09F4F3" wp14:editId="3C06FA66">
              <wp:simplePos x="0" y="0"/>
              <wp:positionH relativeFrom="column">
                <wp:posOffset>241303</wp:posOffset>
              </wp:positionH>
              <wp:positionV relativeFrom="paragraph">
                <wp:posOffset>-191550</wp:posOffset>
              </wp:positionV>
              <wp:extent cx="2360930" cy="140462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C044F5A"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09F4F3" id="_x0000_t202" coordsize="21600,21600" o:spt="202" path="m,l,21600r21600,l21600,xe">
              <v:stroke joinstyle="miter"/>
              <v:path gradientshapeok="t" o:connecttype="rect"/>
            </v:shapetype>
            <v:shape id="_x0000_s1028" type="#_x0000_t202" style="position:absolute;left:0;text-align:left;margin-left:19pt;margin-top:-15.1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" filled="f" stroked="f">
              <v:textbox style="mso-fit-shape-to-text:t">
                <w:txbxContent>
                  <w:p w14:paraId="6C044F5A"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sidRPr="001E396F">
      <w:rPr>
        <w:sz w:val="16"/>
        <w:szCs w:val="16"/>
      </w:rPr>
      <w:fldChar w:fldCharType="begin"/>
    </w:r>
    <w:r w:rsidRPr="001E396F">
      <w:rPr>
        <w:sz w:val="16"/>
        <w:szCs w:val="16"/>
      </w:rPr>
      <w:instrText xml:space="preserve"> PAGE   \* MERGEFORMAT </w:instrText>
    </w:r>
    <w:r w:rsidRPr="001E396F">
      <w:rPr>
        <w:sz w:val="16"/>
        <w:szCs w:val="16"/>
      </w:rPr>
      <w:fldChar w:fldCharType="separate"/>
    </w:r>
    <w:r w:rsidRPr="001E396F">
      <w:rPr>
        <w:noProof/>
        <w:sz w:val="16"/>
        <w:szCs w:val="16"/>
      </w:rPr>
      <w:t>1</w:t>
    </w:r>
    <w:r w:rsidRPr="001E396F">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936D" w14:textId="451E2E67"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77696" behindDoc="0" locked="0" layoutInCell="1" allowOverlap="1" wp14:anchorId="559F72D8" wp14:editId="6105B5CA">
              <wp:simplePos x="0" y="0"/>
              <wp:positionH relativeFrom="margin">
                <wp:align>right</wp:align>
              </wp:positionH>
              <wp:positionV relativeFrom="paragraph">
                <wp:posOffset>-75323</wp:posOffset>
              </wp:positionV>
              <wp:extent cx="4067117"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B70436" id="Straight Connector 16" o:spid="_x0000_s1026" style="position:absolute;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75648" behindDoc="0" locked="0" layoutInCell="1" allowOverlap="1" wp14:anchorId="331BE0BF" wp14:editId="4F89DB79">
          <wp:simplePos x="0" y="0"/>
          <wp:positionH relativeFrom="column">
            <wp:posOffset>-1270</wp:posOffset>
          </wp:positionH>
          <wp:positionV relativeFrom="paragraph">
            <wp:posOffset>-232410</wp:posOffset>
          </wp:positionV>
          <wp:extent cx="365760" cy="219710"/>
          <wp:effectExtent l="0" t="0" r="0" b="8890"/>
          <wp:wrapNone/>
          <wp:docPr id="1498900628" name="Picture 149890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76672" behindDoc="0" locked="0" layoutInCell="1" allowOverlap="1" wp14:anchorId="76B593DC" wp14:editId="2EF65622">
              <wp:simplePos x="0" y="0"/>
              <wp:positionH relativeFrom="column">
                <wp:posOffset>241303</wp:posOffset>
              </wp:positionH>
              <wp:positionV relativeFrom="paragraph">
                <wp:posOffset>-191550</wp:posOffset>
              </wp:positionV>
              <wp:extent cx="2360930" cy="140462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03940D9"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6B593DC" id="_x0000_t202" coordsize="21600,21600" o:spt="202" path="m,l,21600r21600,l21600,xe">
              <v:stroke joinstyle="miter"/>
              <v:path gradientshapeok="t" o:connecttype="rect"/>
            </v:shapetype>
            <v:shape id="_x0000_s1029" type="#_x0000_t202" style="position:absolute;left:0;text-align:left;margin-left:19pt;margin-top:-15.1pt;width:185.9pt;height:110.6pt;z-index:251676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" filled="f" stroked="f">
              <v:textbox style="mso-fit-shape-to-text:t">
                <w:txbxContent>
                  <w:p w14:paraId="303940D9"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5566" w14:textId="38CDC444"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73600" behindDoc="0" locked="0" layoutInCell="1" allowOverlap="1" wp14:anchorId="17430180" wp14:editId="009D3E02">
              <wp:simplePos x="0" y="0"/>
              <wp:positionH relativeFrom="margin">
                <wp:align>right</wp:align>
              </wp:positionH>
              <wp:positionV relativeFrom="paragraph">
                <wp:posOffset>-75323</wp:posOffset>
              </wp:positionV>
              <wp:extent cx="4067117"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D3FC3A" id="Straight Connector 13" o:spid="_x0000_s1026" style="position:absolute;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71552" behindDoc="0" locked="0" layoutInCell="1" allowOverlap="1" wp14:anchorId="2B60702D" wp14:editId="2DBC3096">
          <wp:simplePos x="0" y="0"/>
          <wp:positionH relativeFrom="column">
            <wp:posOffset>-1270</wp:posOffset>
          </wp:positionH>
          <wp:positionV relativeFrom="paragraph">
            <wp:posOffset>-232410</wp:posOffset>
          </wp:positionV>
          <wp:extent cx="365760" cy="219710"/>
          <wp:effectExtent l="0" t="0" r="0" b="8890"/>
          <wp:wrapNone/>
          <wp:docPr id="1752984891" name="Picture 1752984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72576" behindDoc="0" locked="0" layoutInCell="1" allowOverlap="1" wp14:anchorId="27A0BF5A" wp14:editId="5CD99B26">
              <wp:simplePos x="0" y="0"/>
              <wp:positionH relativeFrom="column">
                <wp:posOffset>241303</wp:posOffset>
              </wp:positionH>
              <wp:positionV relativeFrom="paragraph">
                <wp:posOffset>-191550</wp:posOffset>
              </wp:positionV>
              <wp:extent cx="2360930" cy="140462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9162ABD"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A0BF5A" id="_x0000_t202" coordsize="21600,21600" o:spt="202" path="m,l,21600r21600,l21600,xe">
              <v:stroke joinstyle="miter"/>
              <v:path gradientshapeok="t" o:connecttype="rect"/>
            </v:shapetype>
            <v:shape id="_x0000_s1030" type="#_x0000_t202" style="position:absolute;left:0;text-align:left;margin-left:19pt;margin-top:-15.1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" filled="f" stroked="f">
              <v:textbox style="mso-fit-shape-to-text:t">
                <w:txbxContent>
                  <w:p w14:paraId="39162ABD"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B</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93D9" w14:textId="62D1F6C4"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81792" behindDoc="0" locked="0" layoutInCell="1" allowOverlap="1" wp14:anchorId="63A39B56" wp14:editId="168B123A">
              <wp:simplePos x="0" y="0"/>
              <wp:positionH relativeFrom="margin">
                <wp:align>right</wp:align>
              </wp:positionH>
              <wp:positionV relativeFrom="paragraph">
                <wp:posOffset>-75323</wp:posOffset>
              </wp:positionV>
              <wp:extent cx="4067117"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22E81D" id="Straight Connector 19" o:spid="_x0000_s1026" style="position:absolute;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79744" behindDoc="0" locked="0" layoutInCell="1" allowOverlap="1" wp14:anchorId="704708B2" wp14:editId="70257565">
          <wp:simplePos x="0" y="0"/>
          <wp:positionH relativeFrom="column">
            <wp:posOffset>-1270</wp:posOffset>
          </wp:positionH>
          <wp:positionV relativeFrom="paragraph">
            <wp:posOffset>-232410</wp:posOffset>
          </wp:positionV>
          <wp:extent cx="365760" cy="219710"/>
          <wp:effectExtent l="0" t="0" r="0" b="8890"/>
          <wp:wrapNone/>
          <wp:docPr id="1930601260" name="Picture 193060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80768" behindDoc="0" locked="0" layoutInCell="1" allowOverlap="1" wp14:anchorId="681590B6" wp14:editId="1E5D7B0C">
              <wp:simplePos x="0" y="0"/>
              <wp:positionH relativeFrom="column">
                <wp:posOffset>241303</wp:posOffset>
              </wp:positionH>
              <wp:positionV relativeFrom="paragraph">
                <wp:posOffset>-191550</wp:posOffset>
              </wp:positionV>
              <wp:extent cx="2360930" cy="140462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5CF5764"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1590B6" id="_x0000_t202" coordsize="21600,21600" o:spt="202" path="m,l,21600r21600,l21600,xe">
              <v:stroke joinstyle="miter"/>
              <v:path gradientshapeok="t" o:connecttype="rect"/>
            </v:shapetype>
            <v:shape id="_x0000_s1031" type="#_x0000_t202" style="position:absolute;left:0;text-align:left;margin-left:19pt;margin-top:-15.1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KlgAx3/AQAA1QMAAA4AAAAAAAAA&#10;AAAAAAAALgIAAGRycy9lMm9Eb2MueG1sUEsBAi0AFAAGAAgAAAAhAHiEbdTfAAAACgEAAA8AAAAA&#10;AAAAAAAAAAAAWQQAAGRycy9kb3ducmV2LnhtbFBLBQYAAAAABAAEAPMAAABlBQAAAAA=&#10;" filled="f" stroked="f">
              <v:textbox style="mso-fit-shape-to-text:t">
                <w:txbxContent>
                  <w:p w14:paraId="75CF5764"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C</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49A5" w14:textId="1AC2ED4F"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85888" behindDoc="0" locked="0" layoutInCell="1" allowOverlap="1" wp14:anchorId="234C352E" wp14:editId="3DA0F177">
              <wp:simplePos x="0" y="0"/>
              <wp:positionH relativeFrom="margin">
                <wp:align>right</wp:align>
              </wp:positionH>
              <wp:positionV relativeFrom="paragraph">
                <wp:posOffset>-75323</wp:posOffset>
              </wp:positionV>
              <wp:extent cx="4067117"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0AB8DA" id="Straight Connector 22" o:spid="_x0000_s1026" style="position:absolute;z-index:2516858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83840" behindDoc="0" locked="0" layoutInCell="1" allowOverlap="1" wp14:anchorId="625C2E35" wp14:editId="05658824">
          <wp:simplePos x="0" y="0"/>
          <wp:positionH relativeFrom="column">
            <wp:posOffset>-1270</wp:posOffset>
          </wp:positionH>
          <wp:positionV relativeFrom="paragraph">
            <wp:posOffset>-232410</wp:posOffset>
          </wp:positionV>
          <wp:extent cx="365760" cy="219710"/>
          <wp:effectExtent l="0" t="0" r="0" b="8890"/>
          <wp:wrapNone/>
          <wp:docPr id="1977365852" name="Picture 197736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84864" behindDoc="0" locked="0" layoutInCell="1" allowOverlap="1" wp14:anchorId="23247B3C" wp14:editId="49988271">
              <wp:simplePos x="0" y="0"/>
              <wp:positionH relativeFrom="column">
                <wp:posOffset>241303</wp:posOffset>
              </wp:positionH>
              <wp:positionV relativeFrom="paragraph">
                <wp:posOffset>-191550</wp:posOffset>
              </wp:positionV>
              <wp:extent cx="2360930" cy="1404620"/>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B9AE9C0"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3247B3C" id="_x0000_t202" coordsize="21600,21600" o:spt="202" path="m,l,21600r21600,l21600,xe">
              <v:stroke joinstyle="miter"/>
              <v:path gradientshapeok="t" o:connecttype="rect"/>
            </v:shapetype>
            <v:shape id="_x0000_s1032" type="#_x0000_t202" style="position:absolute;left:0;text-align:left;margin-left:19pt;margin-top:-15.1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HvXbev/AQAA1QMAAA4AAAAAAAAA&#10;AAAAAAAALgIAAGRycy9lMm9Eb2MueG1sUEsBAi0AFAAGAAgAAAAhAHiEbdTfAAAACgEAAA8AAAAA&#10;AAAAAAAAAAAAWQQAAGRycy9kb3ducmV2LnhtbFBLBQYAAAAABAAEAPMAAABlBQAAAAA=&#10;" filled="f" stroked="f">
              <v:textbox style="mso-fit-shape-to-text:t">
                <w:txbxContent>
                  <w:p w14:paraId="0B9AE9C0"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8AC6" w14:textId="0634884F"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89984" behindDoc="0" locked="0" layoutInCell="1" allowOverlap="1" wp14:anchorId="7405873F" wp14:editId="13227A5E">
              <wp:simplePos x="0" y="0"/>
              <wp:positionH relativeFrom="margin">
                <wp:align>right</wp:align>
              </wp:positionH>
              <wp:positionV relativeFrom="paragraph">
                <wp:posOffset>-75323</wp:posOffset>
              </wp:positionV>
              <wp:extent cx="4067117"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5D511C" id="Straight Connector 25" o:spid="_x0000_s1026" style="position:absolute;z-index:251689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87936" behindDoc="0" locked="0" layoutInCell="1" allowOverlap="1" wp14:anchorId="2CBD3301" wp14:editId="715A7272">
          <wp:simplePos x="0" y="0"/>
          <wp:positionH relativeFrom="column">
            <wp:posOffset>-1270</wp:posOffset>
          </wp:positionH>
          <wp:positionV relativeFrom="paragraph">
            <wp:posOffset>-232410</wp:posOffset>
          </wp:positionV>
          <wp:extent cx="365760" cy="219710"/>
          <wp:effectExtent l="0" t="0" r="0" b="8890"/>
          <wp:wrapNone/>
          <wp:docPr id="502552808" name="Picture 50255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88960" behindDoc="0" locked="0" layoutInCell="1" allowOverlap="1" wp14:anchorId="35E56B63" wp14:editId="3D558510">
              <wp:simplePos x="0" y="0"/>
              <wp:positionH relativeFrom="column">
                <wp:posOffset>241303</wp:posOffset>
              </wp:positionH>
              <wp:positionV relativeFrom="paragraph">
                <wp:posOffset>-191550</wp:posOffset>
              </wp:positionV>
              <wp:extent cx="2360930" cy="1404620"/>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7C0DDDB"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5E56B63" id="_x0000_t202" coordsize="21600,21600" o:spt="202" path="m,l,21600r21600,l21600,xe">
              <v:stroke joinstyle="miter"/>
              <v:path gradientshapeok="t" o:connecttype="rect"/>
            </v:shapetype>
            <v:shape id="_x0000_s1033" type="#_x0000_t202" style="position:absolute;left:0;text-align:left;margin-left:19pt;margin-top:-15.1pt;width:185.9pt;height:110.6pt;z-index:2516889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EwJryr/AQAA1QMAAA4AAAAAAAAA&#10;AAAAAAAALgIAAGRycy9lMm9Eb2MueG1sUEsBAi0AFAAGAAgAAAAhAHiEbdTfAAAACgEAAA8AAAAA&#10;AAAAAAAAAAAAWQQAAGRycy9kb3ducmV2LnhtbFBLBQYAAAAABAAEAPMAAABlBQAAAAA=&#10;" filled="f" stroked="f">
              <v:textbox style="mso-fit-shape-to-text:t">
                <w:txbxContent>
                  <w:p w14:paraId="07C0DDDB"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93CC" w14:textId="4C62C013"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94080" behindDoc="0" locked="0" layoutInCell="1" allowOverlap="1" wp14:anchorId="29C7A17F" wp14:editId="6A8B5B4D">
              <wp:simplePos x="0" y="0"/>
              <wp:positionH relativeFrom="margin">
                <wp:align>right</wp:align>
              </wp:positionH>
              <wp:positionV relativeFrom="paragraph">
                <wp:posOffset>-75323</wp:posOffset>
              </wp:positionV>
              <wp:extent cx="4067117"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BBE897" id="Straight Connector 28" o:spid="_x0000_s1026" style="position:absolute;z-index:251694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92032" behindDoc="0" locked="0" layoutInCell="1" allowOverlap="1" wp14:anchorId="7F3A94D3" wp14:editId="056C6C86">
          <wp:simplePos x="0" y="0"/>
          <wp:positionH relativeFrom="column">
            <wp:posOffset>-1270</wp:posOffset>
          </wp:positionH>
          <wp:positionV relativeFrom="paragraph">
            <wp:posOffset>-232410</wp:posOffset>
          </wp:positionV>
          <wp:extent cx="365760" cy="219710"/>
          <wp:effectExtent l="0" t="0" r="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93056" behindDoc="0" locked="0" layoutInCell="1" allowOverlap="1" wp14:anchorId="2B8C0C8D" wp14:editId="36CA35B8">
              <wp:simplePos x="0" y="0"/>
              <wp:positionH relativeFrom="column">
                <wp:posOffset>241303</wp:posOffset>
              </wp:positionH>
              <wp:positionV relativeFrom="paragraph">
                <wp:posOffset>-191550</wp:posOffset>
              </wp:positionV>
              <wp:extent cx="2360930" cy="140462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88A48E8"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B8C0C8D" id="_x0000_t202" coordsize="21600,21600" o:spt="202" path="m,l,21600r21600,l21600,xe">
              <v:stroke joinstyle="miter"/>
              <v:path gradientshapeok="t" o:connecttype="rect"/>
            </v:shapetype>
            <v:shape id="_x0000_s1034" type="#_x0000_t202" style="position:absolute;left:0;text-align:left;margin-left:19pt;margin-top:-15.1pt;width:185.9pt;height:110.6pt;z-index:2516930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J6+wdz/AQAA1QMAAA4AAAAAAAAA&#10;AAAAAAAALgIAAGRycy9lMm9Eb2MueG1sUEsBAi0AFAAGAAgAAAAhAHiEbdTfAAAACgEAAA8AAAAA&#10;AAAAAAAAAAAAWQQAAGRycy9kb3ducmV2LnhtbFBLBQYAAAAABAAEAPMAAABlBQAAAAA=&#10;" filled="f" stroked="f">
              <v:textbox style="mso-fit-shape-to-text:t">
                <w:txbxContent>
                  <w:p w14:paraId="788A48E8"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8106" w14:textId="77777777" w:rsidR="0028579F" w:rsidRDefault="0028579F" w:rsidP="005D0551">
      <w:pPr>
        <w:spacing w:after="0" w:line="240" w:lineRule="auto"/>
      </w:pPr>
      <w:r>
        <w:separator/>
      </w:r>
    </w:p>
  </w:footnote>
  <w:footnote w:type="continuationSeparator" w:id="0">
    <w:p w14:paraId="723534D0" w14:textId="77777777" w:rsidR="0028579F" w:rsidRDefault="0028579F" w:rsidP="005D0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271E" w14:textId="77777777" w:rsidR="001117B9" w:rsidRDefault="00111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CD1"/>
    <w:multiLevelType w:val="multilevel"/>
    <w:tmpl w:val="B9128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6634"/>
    <w:multiLevelType w:val="multilevel"/>
    <w:tmpl w:val="65B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C5282"/>
    <w:multiLevelType w:val="hybridMultilevel"/>
    <w:tmpl w:val="1254A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A4C1C"/>
    <w:multiLevelType w:val="multilevel"/>
    <w:tmpl w:val="0F2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EC01EB"/>
    <w:multiLevelType w:val="hybridMultilevel"/>
    <w:tmpl w:val="0986D8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02A43"/>
    <w:multiLevelType w:val="multilevel"/>
    <w:tmpl w:val="DE9CB25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611B8"/>
    <w:multiLevelType w:val="hybridMultilevel"/>
    <w:tmpl w:val="C21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518D9"/>
    <w:multiLevelType w:val="multilevel"/>
    <w:tmpl w:val="C74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A2529C"/>
    <w:multiLevelType w:val="multilevel"/>
    <w:tmpl w:val="EA1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753E85"/>
    <w:multiLevelType w:val="hybridMultilevel"/>
    <w:tmpl w:val="8662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6B37AB"/>
    <w:multiLevelType w:val="multilevel"/>
    <w:tmpl w:val="F0685C24"/>
    <w:lvl w:ilvl="0">
      <w:start w:val="1"/>
      <w:numFmt w:val="decimal"/>
      <w:pStyle w:val="Heading1"/>
      <w:lvlText w:val="%1"/>
      <w:lvlJc w:val="left"/>
      <w:pPr>
        <w:ind w:left="432" w:hanging="432"/>
      </w:pPr>
      <w:rPr>
        <w:rFonts w:hint="default"/>
        <w:b/>
        <w:bCs w:val="0"/>
      </w:rPr>
    </w:lvl>
    <w:lvl w:ilvl="1">
      <w:start w:val="1"/>
      <w:numFmt w:val="decimal"/>
      <w:pStyle w:val="Heading2"/>
      <w:lvlText w:val="%1.%2"/>
      <w:lvlJc w:val="left"/>
      <w:pPr>
        <w:ind w:left="576" w:hanging="576"/>
      </w:pPr>
      <w:rPr>
        <w:rFonts w:hint="default"/>
        <w:b/>
        <w:b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91322BB"/>
    <w:multiLevelType w:val="hybridMultilevel"/>
    <w:tmpl w:val="9B9071BC"/>
    <w:lvl w:ilvl="0" w:tplc="D9DC7E0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546C2"/>
    <w:multiLevelType w:val="multilevel"/>
    <w:tmpl w:val="620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B218DE"/>
    <w:multiLevelType w:val="hybridMultilevel"/>
    <w:tmpl w:val="BB32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D85DF3"/>
    <w:multiLevelType w:val="hybridMultilevel"/>
    <w:tmpl w:val="DE8AF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280005">
    <w:abstractNumId w:val="10"/>
  </w:num>
  <w:num w:numId="2" w16cid:durableId="764616364">
    <w:abstractNumId w:val="4"/>
  </w:num>
  <w:num w:numId="3" w16cid:durableId="381559140">
    <w:abstractNumId w:val="5"/>
  </w:num>
  <w:num w:numId="4" w16cid:durableId="1099906499">
    <w:abstractNumId w:val="0"/>
  </w:num>
  <w:num w:numId="5" w16cid:durableId="1870877029">
    <w:abstractNumId w:val="10"/>
    <w:lvlOverride w:ilvl="0">
      <w:startOverride w:val="3"/>
    </w:lvlOverride>
    <w:lvlOverride w:ilvl="1">
      <w:startOverride w:val="2"/>
    </w:lvlOverride>
  </w:num>
  <w:num w:numId="6" w16cid:durableId="1260024173">
    <w:abstractNumId w:val="10"/>
  </w:num>
  <w:num w:numId="7" w16cid:durableId="1446848630">
    <w:abstractNumId w:val="1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4554641">
    <w:abstractNumId w:val="3"/>
  </w:num>
  <w:num w:numId="9" w16cid:durableId="1838613838">
    <w:abstractNumId w:val="8"/>
  </w:num>
  <w:num w:numId="10" w16cid:durableId="111826647">
    <w:abstractNumId w:val="1"/>
  </w:num>
  <w:num w:numId="11" w16cid:durableId="536355750">
    <w:abstractNumId w:val="7"/>
  </w:num>
  <w:num w:numId="12" w16cid:durableId="1417827786">
    <w:abstractNumId w:val="12"/>
  </w:num>
  <w:num w:numId="13" w16cid:durableId="1505630414">
    <w:abstractNumId w:val="10"/>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846792">
    <w:abstractNumId w:val="14"/>
  </w:num>
  <w:num w:numId="15" w16cid:durableId="382485385">
    <w:abstractNumId w:val="6"/>
  </w:num>
  <w:num w:numId="16" w16cid:durableId="149253432">
    <w:abstractNumId w:val="9"/>
  </w:num>
  <w:num w:numId="17" w16cid:durableId="50278064">
    <w:abstractNumId w:val="13"/>
  </w:num>
  <w:num w:numId="18" w16cid:durableId="1526601275">
    <w:abstractNumId w:val="2"/>
  </w:num>
  <w:num w:numId="19" w16cid:durableId="918559693">
    <w:abstractNumId w:val="11"/>
  </w:num>
  <w:num w:numId="20" w16cid:durableId="1828858978">
    <w:abstractNumId w:val="11"/>
    <w:lvlOverride w:ilvl="0">
      <w:startOverride w:val="3"/>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an McSherry">
    <w15:presenceInfo w15:providerId="AD" w15:userId="S::SMcSherry@centurywest.com::2da0853d-2039-4515-950d-076c7b755f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C5"/>
    <w:rsid w:val="00003926"/>
    <w:rsid w:val="000054A9"/>
    <w:rsid w:val="00007D7B"/>
    <w:rsid w:val="00015BD3"/>
    <w:rsid w:val="00016268"/>
    <w:rsid w:val="000241EA"/>
    <w:rsid w:val="0002456D"/>
    <w:rsid w:val="00026509"/>
    <w:rsid w:val="0003208D"/>
    <w:rsid w:val="00034E3C"/>
    <w:rsid w:val="00034FEE"/>
    <w:rsid w:val="000353A3"/>
    <w:rsid w:val="00042703"/>
    <w:rsid w:val="0004281E"/>
    <w:rsid w:val="00045B26"/>
    <w:rsid w:val="000468BD"/>
    <w:rsid w:val="00051C86"/>
    <w:rsid w:val="00055217"/>
    <w:rsid w:val="0006277B"/>
    <w:rsid w:val="00064054"/>
    <w:rsid w:val="000707E7"/>
    <w:rsid w:val="00077851"/>
    <w:rsid w:val="00077BC7"/>
    <w:rsid w:val="0008227D"/>
    <w:rsid w:val="00085DB5"/>
    <w:rsid w:val="000860F7"/>
    <w:rsid w:val="0009195F"/>
    <w:rsid w:val="000A0B56"/>
    <w:rsid w:val="000A495B"/>
    <w:rsid w:val="000A55E2"/>
    <w:rsid w:val="000A6C44"/>
    <w:rsid w:val="000C19A5"/>
    <w:rsid w:val="000C565A"/>
    <w:rsid w:val="000D0C49"/>
    <w:rsid w:val="000D5FA4"/>
    <w:rsid w:val="000E1D7A"/>
    <w:rsid w:val="000E6CE2"/>
    <w:rsid w:val="000F091F"/>
    <w:rsid w:val="000F347A"/>
    <w:rsid w:val="000F3EC2"/>
    <w:rsid w:val="000F7602"/>
    <w:rsid w:val="000F79E6"/>
    <w:rsid w:val="000F7DDF"/>
    <w:rsid w:val="00105617"/>
    <w:rsid w:val="001076E9"/>
    <w:rsid w:val="00107EBA"/>
    <w:rsid w:val="00111247"/>
    <w:rsid w:val="001113EE"/>
    <w:rsid w:val="00111411"/>
    <w:rsid w:val="001117B9"/>
    <w:rsid w:val="00115569"/>
    <w:rsid w:val="001176D6"/>
    <w:rsid w:val="0013149C"/>
    <w:rsid w:val="001466B6"/>
    <w:rsid w:val="00147A93"/>
    <w:rsid w:val="0015265B"/>
    <w:rsid w:val="00152E27"/>
    <w:rsid w:val="00154F8D"/>
    <w:rsid w:val="00166D7B"/>
    <w:rsid w:val="00167E40"/>
    <w:rsid w:val="00171116"/>
    <w:rsid w:val="00171D8C"/>
    <w:rsid w:val="00175F85"/>
    <w:rsid w:val="00190516"/>
    <w:rsid w:val="00190A09"/>
    <w:rsid w:val="0019210E"/>
    <w:rsid w:val="001A707F"/>
    <w:rsid w:val="001A72AF"/>
    <w:rsid w:val="001A786C"/>
    <w:rsid w:val="001B0E1E"/>
    <w:rsid w:val="001B4F60"/>
    <w:rsid w:val="001D05A3"/>
    <w:rsid w:val="001D18E8"/>
    <w:rsid w:val="001D43FD"/>
    <w:rsid w:val="001E03C6"/>
    <w:rsid w:val="001E396F"/>
    <w:rsid w:val="001E6D48"/>
    <w:rsid w:val="001F08C5"/>
    <w:rsid w:val="001F2CC6"/>
    <w:rsid w:val="002019A0"/>
    <w:rsid w:val="00202E01"/>
    <w:rsid w:val="002146B4"/>
    <w:rsid w:val="00222484"/>
    <w:rsid w:val="00224EB4"/>
    <w:rsid w:val="002269D6"/>
    <w:rsid w:val="002271C5"/>
    <w:rsid w:val="00227CDA"/>
    <w:rsid w:val="00231AD0"/>
    <w:rsid w:val="002330E9"/>
    <w:rsid w:val="002357B7"/>
    <w:rsid w:val="002418B0"/>
    <w:rsid w:val="00241B1B"/>
    <w:rsid w:val="00247F36"/>
    <w:rsid w:val="0025663E"/>
    <w:rsid w:val="0025798B"/>
    <w:rsid w:val="00260689"/>
    <w:rsid w:val="00263DBB"/>
    <w:rsid w:val="00263F87"/>
    <w:rsid w:val="00267488"/>
    <w:rsid w:val="00275344"/>
    <w:rsid w:val="00281291"/>
    <w:rsid w:val="0028137C"/>
    <w:rsid w:val="002828B6"/>
    <w:rsid w:val="00284672"/>
    <w:rsid w:val="002854A9"/>
    <w:rsid w:val="0028579F"/>
    <w:rsid w:val="00286726"/>
    <w:rsid w:val="00286F34"/>
    <w:rsid w:val="00290DF2"/>
    <w:rsid w:val="00291EF6"/>
    <w:rsid w:val="0029297B"/>
    <w:rsid w:val="00294460"/>
    <w:rsid w:val="00295021"/>
    <w:rsid w:val="00295165"/>
    <w:rsid w:val="002970CE"/>
    <w:rsid w:val="002A07A8"/>
    <w:rsid w:val="002A6CFB"/>
    <w:rsid w:val="002A7597"/>
    <w:rsid w:val="002B382E"/>
    <w:rsid w:val="002B5F98"/>
    <w:rsid w:val="002D0F03"/>
    <w:rsid w:val="002D31C6"/>
    <w:rsid w:val="002D4DE2"/>
    <w:rsid w:val="002D5961"/>
    <w:rsid w:val="002D6332"/>
    <w:rsid w:val="002D7469"/>
    <w:rsid w:val="002E2A89"/>
    <w:rsid w:val="002E451F"/>
    <w:rsid w:val="002F68C1"/>
    <w:rsid w:val="003064B6"/>
    <w:rsid w:val="0031143F"/>
    <w:rsid w:val="00315D36"/>
    <w:rsid w:val="003213C7"/>
    <w:rsid w:val="00322801"/>
    <w:rsid w:val="00323DC3"/>
    <w:rsid w:val="00325FC2"/>
    <w:rsid w:val="00331782"/>
    <w:rsid w:val="00332D2C"/>
    <w:rsid w:val="003351E3"/>
    <w:rsid w:val="00335C77"/>
    <w:rsid w:val="00340ACC"/>
    <w:rsid w:val="00346EE9"/>
    <w:rsid w:val="00352371"/>
    <w:rsid w:val="003523BC"/>
    <w:rsid w:val="00353DB2"/>
    <w:rsid w:val="00360199"/>
    <w:rsid w:val="003604B0"/>
    <w:rsid w:val="003635A1"/>
    <w:rsid w:val="00364BA0"/>
    <w:rsid w:val="00371B8C"/>
    <w:rsid w:val="003722A4"/>
    <w:rsid w:val="00375498"/>
    <w:rsid w:val="00375C99"/>
    <w:rsid w:val="00384EEC"/>
    <w:rsid w:val="00386B33"/>
    <w:rsid w:val="003872CA"/>
    <w:rsid w:val="003878D7"/>
    <w:rsid w:val="0039025C"/>
    <w:rsid w:val="00391590"/>
    <w:rsid w:val="00395CAD"/>
    <w:rsid w:val="003A2865"/>
    <w:rsid w:val="003B7EF8"/>
    <w:rsid w:val="003C0ED9"/>
    <w:rsid w:val="003C2070"/>
    <w:rsid w:val="003C2C05"/>
    <w:rsid w:val="003C625C"/>
    <w:rsid w:val="003E30E2"/>
    <w:rsid w:val="003E3281"/>
    <w:rsid w:val="003E329C"/>
    <w:rsid w:val="003F3D38"/>
    <w:rsid w:val="003F4464"/>
    <w:rsid w:val="003F5759"/>
    <w:rsid w:val="003F6448"/>
    <w:rsid w:val="00405952"/>
    <w:rsid w:val="00406ACF"/>
    <w:rsid w:val="0040786B"/>
    <w:rsid w:val="00410410"/>
    <w:rsid w:val="004111BA"/>
    <w:rsid w:val="0041202F"/>
    <w:rsid w:val="0041282E"/>
    <w:rsid w:val="0041391E"/>
    <w:rsid w:val="004219E9"/>
    <w:rsid w:val="00427839"/>
    <w:rsid w:val="00427D47"/>
    <w:rsid w:val="0043143C"/>
    <w:rsid w:val="0043370A"/>
    <w:rsid w:val="0043548C"/>
    <w:rsid w:val="00442334"/>
    <w:rsid w:val="004450A4"/>
    <w:rsid w:val="00447640"/>
    <w:rsid w:val="00452A04"/>
    <w:rsid w:val="004534F8"/>
    <w:rsid w:val="004539F3"/>
    <w:rsid w:val="00455C46"/>
    <w:rsid w:val="00460ABD"/>
    <w:rsid w:val="00461FE0"/>
    <w:rsid w:val="00462F50"/>
    <w:rsid w:val="00463AB8"/>
    <w:rsid w:val="00473E33"/>
    <w:rsid w:val="00476376"/>
    <w:rsid w:val="00476A14"/>
    <w:rsid w:val="004830B3"/>
    <w:rsid w:val="004841E0"/>
    <w:rsid w:val="00485A45"/>
    <w:rsid w:val="00485DD3"/>
    <w:rsid w:val="004903F9"/>
    <w:rsid w:val="00490EBE"/>
    <w:rsid w:val="004913B3"/>
    <w:rsid w:val="00494AFD"/>
    <w:rsid w:val="00497201"/>
    <w:rsid w:val="004A0B1D"/>
    <w:rsid w:val="004A33DB"/>
    <w:rsid w:val="004A43D2"/>
    <w:rsid w:val="004A739E"/>
    <w:rsid w:val="004B58DF"/>
    <w:rsid w:val="004B6948"/>
    <w:rsid w:val="004C5399"/>
    <w:rsid w:val="004D6A48"/>
    <w:rsid w:val="004D7BEE"/>
    <w:rsid w:val="004E1B57"/>
    <w:rsid w:val="004E2330"/>
    <w:rsid w:val="004E5482"/>
    <w:rsid w:val="004F51A7"/>
    <w:rsid w:val="004F5E40"/>
    <w:rsid w:val="004F5F8F"/>
    <w:rsid w:val="0050590E"/>
    <w:rsid w:val="00507EDB"/>
    <w:rsid w:val="00511E1D"/>
    <w:rsid w:val="00512F4A"/>
    <w:rsid w:val="00515CCC"/>
    <w:rsid w:val="005178AE"/>
    <w:rsid w:val="00517912"/>
    <w:rsid w:val="005205E7"/>
    <w:rsid w:val="005219CE"/>
    <w:rsid w:val="00524257"/>
    <w:rsid w:val="005266BE"/>
    <w:rsid w:val="00532E2B"/>
    <w:rsid w:val="00533253"/>
    <w:rsid w:val="0054060D"/>
    <w:rsid w:val="005431BE"/>
    <w:rsid w:val="0054497E"/>
    <w:rsid w:val="00546D1F"/>
    <w:rsid w:val="0055072C"/>
    <w:rsid w:val="00553FE6"/>
    <w:rsid w:val="00554BCF"/>
    <w:rsid w:val="00555166"/>
    <w:rsid w:val="00556E81"/>
    <w:rsid w:val="0057152C"/>
    <w:rsid w:val="00572B8B"/>
    <w:rsid w:val="00581087"/>
    <w:rsid w:val="0058178F"/>
    <w:rsid w:val="00581C74"/>
    <w:rsid w:val="0058224C"/>
    <w:rsid w:val="00584F31"/>
    <w:rsid w:val="005909CE"/>
    <w:rsid w:val="00591649"/>
    <w:rsid w:val="005921F3"/>
    <w:rsid w:val="0059319A"/>
    <w:rsid w:val="005957BD"/>
    <w:rsid w:val="005A23B2"/>
    <w:rsid w:val="005A2F8C"/>
    <w:rsid w:val="005A3080"/>
    <w:rsid w:val="005A6778"/>
    <w:rsid w:val="005B5011"/>
    <w:rsid w:val="005B5F36"/>
    <w:rsid w:val="005B6A4F"/>
    <w:rsid w:val="005B7985"/>
    <w:rsid w:val="005C163A"/>
    <w:rsid w:val="005C2C5A"/>
    <w:rsid w:val="005C3133"/>
    <w:rsid w:val="005C3AB1"/>
    <w:rsid w:val="005D0551"/>
    <w:rsid w:val="005D0A50"/>
    <w:rsid w:val="005D71A5"/>
    <w:rsid w:val="005E3A18"/>
    <w:rsid w:val="005F4086"/>
    <w:rsid w:val="005F4A9A"/>
    <w:rsid w:val="00605F55"/>
    <w:rsid w:val="00611622"/>
    <w:rsid w:val="00621B82"/>
    <w:rsid w:val="00623066"/>
    <w:rsid w:val="00623E11"/>
    <w:rsid w:val="00624EE2"/>
    <w:rsid w:val="00626BAC"/>
    <w:rsid w:val="006369CA"/>
    <w:rsid w:val="00637F12"/>
    <w:rsid w:val="0064366A"/>
    <w:rsid w:val="0064466D"/>
    <w:rsid w:val="006536C6"/>
    <w:rsid w:val="00656BC5"/>
    <w:rsid w:val="00660D7B"/>
    <w:rsid w:val="00661D21"/>
    <w:rsid w:val="00662B6D"/>
    <w:rsid w:val="0066453E"/>
    <w:rsid w:val="0067035E"/>
    <w:rsid w:val="0067096F"/>
    <w:rsid w:val="00672434"/>
    <w:rsid w:val="006731B2"/>
    <w:rsid w:val="00673B7A"/>
    <w:rsid w:val="00685697"/>
    <w:rsid w:val="00685A32"/>
    <w:rsid w:val="00687354"/>
    <w:rsid w:val="0069535E"/>
    <w:rsid w:val="00695F21"/>
    <w:rsid w:val="00696AC6"/>
    <w:rsid w:val="00697C5C"/>
    <w:rsid w:val="006A1CCA"/>
    <w:rsid w:val="006A7EE6"/>
    <w:rsid w:val="006B0704"/>
    <w:rsid w:val="006B07E4"/>
    <w:rsid w:val="006C3036"/>
    <w:rsid w:val="006C3BEE"/>
    <w:rsid w:val="006C41D3"/>
    <w:rsid w:val="006D0BA8"/>
    <w:rsid w:val="006D1FDA"/>
    <w:rsid w:val="006D34A8"/>
    <w:rsid w:val="006D4410"/>
    <w:rsid w:val="006D5EEE"/>
    <w:rsid w:val="006D7CB0"/>
    <w:rsid w:val="006E168C"/>
    <w:rsid w:val="006E50A6"/>
    <w:rsid w:val="006E5A8E"/>
    <w:rsid w:val="006F3C86"/>
    <w:rsid w:val="006F4D57"/>
    <w:rsid w:val="007023C0"/>
    <w:rsid w:val="007025B2"/>
    <w:rsid w:val="00702BB7"/>
    <w:rsid w:val="007044AD"/>
    <w:rsid w:val="007059A2"/>
    <w:rsid w:val="00706712"/>
    <w:rsid w:val="00707BE1"/>
    <w:rsid w:val="00713818"/>
    <w:rsid w:val="007140D8"/>
    <w:rsid w:val="00714594"/>
    <w:rsid w:val="00714837"/>
    <w:rsid w:val="00716087"/>
    <w:rsid w:val="00720DCB"/>
    <w:rsid w:val="0072765A"/>
    <w:rsid w:val="00741F7B"/>
    <w:rsid w:val="007610B7"/>
    <w:rsid w:val="00774083"/>
    <w:rsid w:val="00777DE6"/>
    <w:rsid w:val="00780CCD"/>
    <w:rsid w:val="00785082"/>
    <w:rsid w:val="0079341A"/>
    <w:rsid w:val="007A28E8"/>
    <w:rsid w:val="007A2BF9"/>
    <w:rsid w:val="007A5F24"/>
    <w:rsid w:val="007A6483"/>
    <w:rsid w:val="007B00E9"/>
    <w:rsid w:val="007B25DE"/>
    <w:rsid w:val="007B3154"/>
    <w:rsid w:val="007B3CDD"/>
    <w:rsid w:val="007C22D2"/>
    <w:rsid w:val="007D7F4B"/>
    <w:rsid w:val="007F40B6"/>
    <w:rsid w:val="0080594A"/>
    <w:rsid w:val="00812C54"/>
    <w:rsid w:val="0082231B"/>
    <w:rsid w:val="0083294D"/>
    <w:rsid w:val="00836E93"/>
    <w:rsid w:val="008470A0"/>
    <w:rsid w:val="008479B1"/>
    <w:rsid w:val="00847F6B"/>
    <w:rsid w:val="008505C6"/>
    <w:rsid w:val="00851552"/>
    <w:rsid w:val="00853230"/>
    <w:rsid w:val="00854013"/>
    <w:rsid w:val="0085508F"/>
    <w:rsid w:val="0085615E"/>
    <w:rsid w:val="008606D8"/>
    <w:rsid w:val="0086483A"/>
    <w:rsid w:val="00866BED"/>
    <w:rsid w:val="00870D4A"/>
    <w:rsid w:val="00873674"/>
    <w:rsid w:val="008745A9"/>
    <w:rsid w:val="00874A77"/>
    <w:rsid w:val="00877F16"/>
    <w:rsid w:val="00881FA5"/>
    <w:rsid w:val="008906BC"/>
    <w:rsid w:val="0089364E"/>
    <w:rsid w:val="00893FB5"/>
    <w:rsid w:val="00894946"/>
    <w:rsid w:val="00895B2D"/>
    <w:rsid w:val="008963F1"/>
    <w:rsid w:val="0089659B"/>
    <w:rsid w:val="0089684B"/>
    <w:rsid w:val="008D0485"/>
    <w:rsid w:val="008D35D1"/>
    <w:rsid w:val="008D3D99"/>
    <w:rsid w:val="008D3DC9"/>
    <w:rsid w:val="008D6C02"/>
    <w:rsid w:val="008E57FB"/>
    <w:rsid w:val="008F47B8"/>
    <w:rsid w:val="0091651C"/>
    <w:rsid w:val="0092165C"/>
    <w:rsid w:val="00924C10"/>
    <w:rsid w:val="009406D8"/>
    <w:rsid w:val="009409B9"/>
    <w:rsid w:val="00944743"/>
    <w:rsid w:val="009619B9"/>
    <w:rsid w:val="00961CF2"/>
    <w:rsid w:val="009628EE"/>
    <w:rsid w:val="009708AD"/>
    <w:rsid w:val="009710B4"/>
    <w:rsid w:val="009710F0"/>
    <w:rsid w:val="00972BE8"/>
    <w:rsid w:val="0097340F"/>
    <w:rsid w:val="00975D07"/>
    <w:rsid w:val="00977E22"/>
    <w:rsid w:val="009826A4"/>
    <w:rsid w:val="009862A4"/>
    <w:rsid w:val="0099000E"/>
    <w:rsid w:val="00990657"/>
    <w:rsid w:val="00996E3B"/>
    <w:rsid w:val="009973AE"/>
    <w:rsid w:val="009C35D0"/>
    <w:rsid w:val="009C462C"/>
    <w:rsid w:val="009C6C04"/>
    <w:rsid w:val="009D0934"/>
    <w:rsid w:val="009D7395"/>
    <w:rsid w:val="009E29F0"/>
    <w:rsid w:val="009E5895"/>
    <w:rsid w:val="009E6450"/>
    <w:rsid w:val="009F3E23"/>
    <w:rsid w:val="009F6D38"/>
    <w:rsid w:val="00A038AD"/>
    <w:rsid w:val="00A22700"/>
    <w:rsid w:val="00A23970"/>
    <w:rsid w:val="00A3094B"/>
    <w:rsid w:val="00A30A89"/>
    <w:rsid w:val="00A30E63"/>
    <w:rsid w:val="00A57027"/>
    <w:rsid w:val="00A57AC5"/>
    <w:rsid w:val="00A57BF8"/>
    <w:rsid w:val="00A63C92"/>
    <w:rsid w:val="00A71477"/>
    <w:rsid w:val="00A74198"/>
    <w:rsid w:val="00A756A0"/>
    <w:rsid w:val="00A80543"/>
    <w:rsid w:val="00A807CB"/>
    <w:rsid w:val="00A822A9"/>
    <w:rsid w:val="00A8511D"/>
    <w:rsid w:val="00A85F66"/>
    <w:rsid w:val="00A93FAC"/>
    <w:rsid w:val="00A973E4"/>
    <w:rsid w:val="00AA2AB8"/>
    <w:rsid w:val="00AB2C23"/>
    <w:rsid w:val="00AC2A31"/>
    <w:rsid w:val="00AD3755"/>
    <w:rsid w:val="00AD5628"/>
    <w:rsid w:val="00AD66BD"/>
    <w:rsid w:val="00AE7238"/>
    <w:rsid w:val="00AE7C1B"/>
    <w:rsid w:val="00AF1FA8"/>
    <w:rsid w:val="00AF2921"/>
    <w:rsid w:val="00AF2DF8"/>
    <w:rsid w:val="00AF4656"/>
    <w:rsid w:val="00AF7897"/>
    <w:rsid w:val="00AF7B90"/>
    <w:rsid w:val="00B006AC"/>
    <w:rsid w:val="00B0362E"/>
    <w:rsid w:val="00B04F67"/>
    <w:rsid w:val="00B05253"/>
    <w:rsid w:val="00B144AB"/>
    <w:rsid w:val="00B163C8"/>
    <w:rsid w:val="00B16B68"/>
    <w:rsid w:val="00B176CC"/>
    <w:rsid w:val="00B26774"/>
    <w:rsid w:val="00B32E53"/>
    <w:rsid w:val="00B37AE4"/>
    <w:rsid w:val="00B40EDA"/>
    <w:rsid w:val="00B4124E"/>
    <w:rsid w:val="00B428E4"/>
    <w:rsid w:val="00B57001"/>
    <w:rsid w:val="00B603AB"/>
    <w:rsid w:val="00B641F6"/>
    <w:rsid w:val="00B72E76"/>
    <w:rsid w:val="00B764AC"/>
    <w:rsid w:val="00B91447"/>
    <w:rsid w:val="00B91837"/>
    <w:rsid w:val="00B94092"/>
    <w:rsid w:val="00B9684F"/>
    <w:rsid w:val="00B97A55"/>
    <w:rsid w:val="00BA064D"/>
    <w:rsid w:val="00BA3289"/>
    <w:rsid w:val="00BA4909"/>
    <w:rsid w:val="00BA5AE1"/>
    <w:rsid w:val="00BB1FF9"/>
    <w:rsid w:val="00BB3FB2"/>
    <w:rsid w:val="00BB4FE8"/>
    <w:rsid w:val="00BC07AA"/>
    <w:rsid w:val="00BD2B9B"/>
    <w:rsid w:val="00BE57AE"/>
    <w:rsid w:val="00BF058D"/>
    <w:rsid w:val="00BF0AD8"/>
    <w:rsid w:val="00BF0C07"/>
    <w:rsid w:val="00BF1D98"/>
    <w:rsid w:val="00BF677D"/>
    <w:rsid w:val="00C04B2F"/>
    <w:rsid w:val="00C06E91"/>
    <w:rsid w:val="00C20FE8"/>
    <w:rsid w:val="00C24782"/>
    <w:rsid w:val="00C30F91"/>
    <w:rsid w:val="00C33CF3"/>
    <w:rsid w:val="00C478CF"/>
    <w:rsid w:val="00C5334D"/>
    <w:rsid w:val="00C63F1B"/>
    <w:rsid w:val="00C6645F"/>
    <w:rsid w:val="00C70151"/>
    <w:rsid w:val="00C721C5"/>
    <w:rsid w:val="00C73348"/>
    <w:rsid w:val="00C747B4"/>
    <w:rsid w:val="00C81558"/>
    <w:rsid w:val="00C816B6"/>
    <w:rsid w:val="00C86F2E"/>
    <w:rsid w:val="00C9044A"/>
    <w:rsid w:val="00C9171D"/>
    <w:rsid w:val="00C93350"/>
    <w:rsid w:val="00C96979"/>
    <w:rsid w:val="00C9756E"/>
    <w:rsid w:val="00CA7541"/>
    <w:rsid w:val="00CA7A94"/>
    <w:rsid w:val="00CB6D1B"/>
    <w:rsid w:val="00CC3C04"/>
    <w:rsid w:val="00CD2332"/>
    <w:rsid w:val="00CD417B"/>
    <w:rsid w:val="00CD4883"/>
    <w:rsid w:val="00CD5DB0"/>
    <w:rsid w:val="00CF136A"/>
    <w:rsid w:val="00CF3F41"/>
    <w:rsid w:val="00CF6815"/>
    <w:rsid w:val="00D22D77"/>
    <w:rsid w:val="00D23021"/>
    <w:rsid w:val="00D2418A"/>
    <w:rsid w:val="00D34824"/>
    <w:rsid w:val="00D35E01"/>
    <w:rsid w:val="00D36230"/>
    <w:rsid w:val="00D4107A"/>
    <w:rsid w:val="00D459AD"/>
    <w:rsid w:val="00D534AA"/>
    <w:rsid w:val="00D54F96"/>
    <w:rsid w:val="00D562E7"/>
    <w:rsid w:val="00D57829"/>
    <w:rsid w:val="00D664C6"/>
    <w:rsid w:val="00D71986"/>
    <w:rsid w:val="00D804EF"/>
    <w:rsid w:val="00D8313C"/>
    <w:rsid w:val="00D83675"/>
    <w:rsid w:val="00D851C2"/>
    <w:rsid w:val="00D86D6D"/>
    <w:rsid w:val="00D87431"/>
    <w:rsid w:val="00D92DA6"/>
    <w:rsid w:val="00DA2F6B"/>
    <w:rsid w:val="00DA32E1"/>
    <w:rsid w:val="00DA3833"/>
    <w:rsid w:val="00DA4837"/>
    <w:rsid w:val="00DA50C5"/>
    <w:rsid w:val="00DA7629"/>
    <w:rsid w:val="00DB3A11"/>
    <w:rsid w:val="00DB43D3"/>
    <w:rsid w:val="00DB5EAD"/>
    <w:rsid w:val="00DB757D"/>
    <w:rsid w:val="00DC26FE"/>
    <w:rsid w:val="00DC5B01"/>
    <w:rsid w:val="00DC64B1"/>
    <w:rsid w:val="00DC6725"/>
    <w:rsid w:val="00DC72FE"/>
    <w:rsid w:val="00DC7DD6"/>
    <w:rsid w:val="00DD1802"/>
    <w:rsid w:val="00DD71E6"/>
    <w:rsid w:val="00DE28D6"/>
    <w:rsid w:val="00DE3D32"/>
    <w:rsid w:val="00DF15DC"/>
    <w:rsid w:val="00DF50BB"/>
    <w:rsid w:val="00E101DC"/>
    <w:rsid w:val="00E12B82"/>
    <w:rsid w:val="00E13B2B"/>
    <w:rsid w:val="00E15AB3"/>
    <w:rsid w:val="00E15C8F"/>
    <w:rsid w:val="00E171C2"/>
    <w:rsid w:val="00E2082B"/>
    <w:rsid w:val="00E30084"/>
    <w:rsid w:val="00E33797"/>
    <w:rsid w:val="00E35000"/>
    <w:rsid w:val="00E35028"/>
    <w:rsid w:val="00E42F26"/>
    <w:rsid w:val="00E51843"/>
    <w:rsid w:val="00E52160"/>
    <w:rsid w:val="00E5249A"/>
    <w:rsid w:val="00E527FB"/>
    <w:rsid w:val="00E57D7B"/>
    <w:rsid w:val="00E60C3B"/>
    <w:rsid w:val="00E653A5"/>
    <w:rsid w:val="00E71C7C"/>
    <w:rsid w:val="00E720AF"/>
    <w:rsid w:val="00E752A9"/>
    <w:rsid w:val="00E75745"/>
    <w:rsid w:val="00E757D0"/>
    <w:rsid w:val="00E77DCC"/>
    <w:rsid w:val="00E8327D"/>
    <w:rsid w:val="00E866AE"/>
    <w:rsid w:val="00E92257"/>
    <w:rsid w:val="00E927E2"/>
    <w:rsid w:val="00E93E30"/>
    <w:rsid w:val="00E9759E"/>
    <w:rsid w:val="00E97A39"/>
    <w:rsid w:val="00EA0681"/>
    <w:rsid w:val="00EA47B9"/>
    <w:rsid w:val="00EB02B3"/>
    <w:rsid w:val="00EB0528"/>
    <w:rsid w:val="00EB3FA6"/>
    <w:rsid w:val="00EB6062"/>
    <w:rsid w:val="00EB776A"/>
    <w:rsid w:val="00EC17AD"/>
    <w:rsid w:val="00EC2E3C"/>
    <w:rsid w:val="00EC4E1A"/>
    <w:rsid w:val="00EC6D1F"/>
    <w:rsid w:val="00ED4E48"/>
    <w:rsid w:val="00ED561F"/>
    <w:rsid w:val="00EE04DA"/>
    <w:rsid w:val="00EE276D"/>
    <w:rsid w:val="00EF0D30"/>
    <w:rsid w:val="00EF2A0F"/>
    <w:rsid w:val="00EF5C90"/>
    <w:rsid w:val="00EF7373"/>
    <w:rsid w:val="00F01AFB"/>
    <w:rsid w:val="00F02E2E"/>
    <w:rsid w:val="00F02F28"/>
    <w:rsid w:val="00F05B6B"/>
    <w:rsid w:val="00F05ED7"/>
    <w:rsid w:val="00F066E4"/>
    <w:rsid w:val="00F0769A"/>
    <w:rsid w:val="00F14E5E"/>
    <w:rsid w:val="00F20FF5"/>
    <w:rsid w:val="00F21BFB"/>
    <w:rsid w:val="00F239FF"/>
    <w:rsid w:val="00F257CE"/>
    <w:rsid w:val="00F30DDF"/>
    <w:rsid w:val="00F32C2B"/>
    <w:rsid w:val="00F33B1D"/>
    <w:rsid w:val="00F351C6"/>
    <w:rsid w:val="00F42493"/>
    <w:rsid w:val="00F53876"/>
    <w:rsid w:val="00F54F12"/>
    <w:rsid w:val="00F55251"/>
    <w:rsid w:val="00F60329"/>
    <w:rsid w:val="00F60A1D"/>
    <w:rsid w:val="00F60CFC"/>
    <w:rsid w:val="00F61588"/>
    <w:rsid w:val="00F63C45"/>
    <w:rsid w:val="00F64EFE"/>
    <w:rsid w:val="00F67B8C"/>
    <w:rsid w:val="00F819FF"/>
    <w:rsid w:val="00F8255A"/>
    <w:rsid w:val="00F833DF"/>
    <w:rsid w:val="00F83612"/>
    <w:rsid w:val="00F84662"/>
    <w:rsid w:val="00F93174"/>
    <w:rsid w:val="00F943FD"/>
    <w:rsid w:val="00F9602D"/>
    <w:rsid w:val="00F96091"/>
    <w:rsid w:val="00FA0016"/>
    <w:rsid w:val="00FA07A0"/>
    <w:rsid w:val="00FA5156"/>
    <w:rsid w:val="00FA740A"/>
    <w:rsid w:val="00FA7F1A"/>
    <w:rsid w:val="00FB2567"/>
    <w:rsid w:val="00FC0A68"/>
    <w:rsid w:val="00FC1F3F"/>
    <w:rsid w:val="00FE2941"/>
    <w:rsid w:val="00FE545E"/>
    <w:rsid w:val="00FF1CD2"/>
    <w:rsid w:val="00FF36F8"/>
    <w:rsid w:val="00FF4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BF686EF"/>
  <w15:chartTrackingRefBased/>
  <w15:docId w15:val="{F5ABB486-4B46-4223-A14F-6E691542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4B"/>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16087"/>
    <w:pPr>
      <w:keepNext/>
      <w:keepLines/>
      <w:numPr>
        <w:numId w:val="1"/>
      </w:numPr>
      <w:spacing w:before="240" w:after="0" w:line="259" w:lineRule="auto"/>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716087"/>
    <w:pPr>
      <w:keepNext/>
      <w:keepLines/>
      <w:numPr>
        <w:ilvl w:val="1"/>
        <w:numId w:val="1"/>
      </w:numPr>
      <w:spacing w:before="40" w:after="0" w:line="259"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E2330"/>
    <w:pPr>
      <w:numPr>
        <w:ilvl w:val="2"/>
        <w:numId w:val="1"/>
      </w:numPr>
      <w:outlineLvl w:val="2"/>
    </w:pPr>
    <w:rPr>
      <w:b/>
      <w:bCs/>
      <w:szCs w:val="24"/>
    </w:rPr>
  </w:style>
  <w:style w:type="paragraph" w:styleId="Heading4">
    <w:name w:val="heading 4"/>
    <w:basedOn w:val="Normal"/>
    <w:next w:val="Normal"/>
    <w:link w:val="Heading4Char"/>
    <w:uiPriority w:val="9"/>
    <w:unhideWhenUsed/>
    <w:qFormat/>
    <w:rsid w:val="00716087"/>
    <w:pPr>
      <w:keepNext/>
      <w:keepLines/>
      <w:numPr>
        <w:ilvl w:val="3"/>
        <w:numId w:val="1"/>
      </w:numPr>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16087"/>
    <w:pPr>
      <w:keepNext/>
      <w:keepLines/>
      <w:numPr>
        <w:ilvl w:val="4"/>
        <w:numId w:val="1"/>
      </w:numPr>
      <w:spacing w:before="40" w:after="0" w:line="259"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16087"/>
    <w:pPr>
      <w:keepNext/>
      <w:keepLines/>
      <w:numPr>
        <w:ilvl w:val="5"/>
        <w:numId w:val="1"/>
      </w:numPr>
      <w:spacing w:before="40" w:after="0" w:line="259"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16087"/>
    <w:pPr>
      <w:keepNext/>
      <w:keepLines/>
      <w:numPr>
        <w:ilvl w:val="6"/>
        <w:numId w:val="1"/>
      </w:numPr>
      <w:spacing w:before="40" w:after="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16087"/>
    <w:pPr>
      <w:keepNext/>
      <w:keepLines/>
      <w:numPr>
        <w:ilvl w:val="7"/>
        <w:numId w:val="1"/>
      </w:numPr>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6087"/>
    <w:pPr>
      <w:keepNext/>
      <w:keepLines/>
      <w:numPr>
        <w:ilvl w:val="8"/>
        <w:numId w:val="1"/>
      </w:numPr>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7D7F4B"/>
    <w:pPr>
      <w:widowControl w:val="0"/>
      <w:spacing w:after="0" w:line="240" w:lineRule="auto"/>
      <w:jc w:val="center"/>
      <w:outlineLvl w:val="0"/>
    </w:pPr>
    <w:rPr>
      <w:rFonts w:ascii="Times New Roman" w:eastAsia="Times New Roman" w:hAnsi="Times New Roman"/>
      <w:b/>
      <w:sz w:val="24"/>
      <w:szCs w:val="20"/>
    </w:rPr>
  </w:style>
  <w:style w:type="character" w:customStyle="1" w:styleId="TitleChar">
    <w:name w:val="Title Char"/>
    <w:basedOn w:val="DefaultParagraphFont"/>
    <w:link w:val="Title"/>
    <w:uiPriority w:val="99"/>
    <w:rsid w:val="007D7F4B"/>
    <w:rPr>
      <w:rFonts w:ascii="Times New Roman" w:eastAsia="Times New Roman" w:hAnsi="Times New Roman" w:cs="Times New Roman"/>
      <w:b/>
      <w:sz w:val="24"/>
      <w:szCs w:val="20"/>
    </w:rPr>
  </w:style>
  <w:style w:type="paragraph" w:styleId="ListParagraph">
    <w:name w:val="List Paragraph"/>
    <w:basedOn w:val="Normal"/>
    <w:uiPriority w:val="34"/>
    <w:qFormat/>
    <w:rsid w:val="007D7F4B"/>
    <w:pPr>
      <w:ind w:left="720"/>
      <w:contextualSpacing/>
    </w:pPr>
  </w:style>
  <w:style w:type="character" w:customStyle="1" w:styleId="Heading1Char">
    <w:name w:val="Heading 1 Char"/>
    <w:basedOn w:val="DefaultParagraphFont"/>
    <w:link w:val="Heading1"/>
    <w:uiPriority w:val="9"/>
    <w:rsid w:val="00716087"/>
    <w:rPr>
      <w:rFonts w:ascii="Calibri" w:eastAsiaTheme="majorEastAsia" w:hAnsi="Calibri" w:cstheme="majorBidi"/>
      <w:b/>
      <w:caps/>
      <w:sz w:val="28"/>
      <w:szCs w:val="32"/>
    </w:rPr>
  </w:style>
  <w:style w:type="character" w:customStyle="1" w:styleId="Heading2Char">
    <w:name w:val="Heading 2 Char"/>
    <w:basedOn w:val="DefaultParagraphFont"/>
    <w:link w:val="Heading2"/>
    <w:uiPriority w:val="9"/>
    <w:rsid w:val="00716087"/>
    <w:rPr>
      <w:rFonts w:ascii="Calibri" w:eastAsiaTheme="majorEastAsia" w:hAnsi="Calibri" w:cstheme="majorBidi"/>
      <w:b/>
      <w:szCs w:val="26"/>
    </w:rPr>
  </w:style>
  <w:style w:type="character" w:customStyle="1" w:styleId="Heading3Char">
    <w:name w:val="Heading 3 Char"/>
    <w:basedOn w:val="DefaultParagraphFont"/>
    <w:link w:val="Heading3"/>
    <w:uiPriority w:val="9"/>
    <w:rsid w:val="004E2330"/>
    <w:rPr>
      <w:rFonts w:ascii="Calibri" w:eastAsia="Calibri" w:hAnsi="Calibri" w:cs="Times New Roman"/>
      <w:b/>
      <w:bCs/>
      <w:szCs w:val="24"/>
    </w:rPr>
  </w:style>
  <w:style w:type="character" w:customStyle="1" w:styleId="Heading4Char">
    <w:name w:val="Heading 4 Char"/>
    <w:basedOn w:val="DefaultParagraphFont"/>
    <w:link w:val="Heading4"/>
    <w:uiPriority w:val="9"/>
    <w:rsid w:val="0071608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1608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1608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1608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160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60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16087"/>
    <w:pPr>
      <w:spacing w:after="60" w:line="240" w:lineRule="auto"/>
    </w:pPr>
    <w:rPr>
      <w:rFonts w:asciiTheme="minorHAnsi" w:eastAsiaTheme="minorHAnsi" w:hAnsiTheme="minorHAnsi" w:cstheme="minorBidi"/>
      <w:b/>
      <w:iCs/>
      <w:sz w:val="20"/>
      <w:szCs w:val="18"/>
    </w:rPr>
  </w:style>
  <w:style w:type="table" w:styleId="TableGrid">
    <w:name w:val="Table Grid"/>
    <w:basedOn w:val="TableNormal"/>
    <w:uiPriority w:val="39"/>
    <w:rsid w:val="00363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F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E01"/>
    <w:rPr>
      <w:color w:val="0000FF"/>
      <w:u w:val="single"/>
    </w:rPr>
  </w:style>
  <w:style w:type="paragraph" w:styleId="Header">
    <w:name w:val="header"/>
    <w:basedOn w:val="Normal"/>
    <w:link w:val="HeaderChar"/>
    <w:uiPriority w:val="99"/>
    <w:unhideWhenUsed/>
    <w:rsid w:val="005D0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551"/>
    <w:rPr>
      <w:rFonts w:ascii="Calibri" w:eastAsia="Calibri" w:hAnsi="Calibri" w:cs="Times New Roman"/>
    </w:rPr>
  </w:style>
  <w:style w:type="paragraph" w:styleId="Footer">
    <w:name w:val="footer"/>
    <w:basedOn w:val="Normal"/>
    <w:link w:val="FooterChar"/>
    <w:uiPriority w:val="99"/>
    <w:unhideWhenUsed/>
    <w:rsid w:val="005D0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551"/>
    <w:rPr>
      <w:rFonts w:ascii="Calibri" w:eastAsia="Calibri" w:hAnsi="Calibri" w:cs="Times New Roman"/>
    </w:rPr>
  </w:style>
  <w:style w:type="paragraph" w:styleId="TOC1">
    <w:name w:val="toc 1"/>
    <w:basedOn w:val="Normal"/>
    <w:next w:val="Normal"/>
    <w:autoRedefine/>
    <w:uiPriority w:val="39"/>
    <w:unhideWhenUsed/>
    <w:rsid w:val="00F42493"/>
    <w:pPr>
      <w:spacing w:after="100" w:line="256" w:lineRule="auto"/>
    </w:pPr>
    <w:rPr>
      <w:rFonts w:eastAsiaTheme="minorHAnsi" w:cstheme="minorBidi"/>
      <w:b/>
      <w:caps/>
    </w:rPr>
  </w:style>
  <w:style w:type="paragraph" w:styleId="TOC2">
    <w:name w:val="toc 2"/>
    <w:basedOn w:val="Normal"/>
    <w:next w:val="Normal"/>
    <w:autoRedefine/>
    <w:uiPriority w:val="39"/>
    <w:unhideWhenUsed/>
    <w:rsid w:val="00F42493"/>
    <w:pPr>
      <w:spacing w:after="100" w:line="256" w:lineRule="auto"/>
      <w:ind w:left="220"/>
    </w:pPr>
    <w:rPr>
      <w:rFonts w:asciiTheme="minorHAnsi" w:eastAsiaTheme="minorHAnsi" w:hAnsiTheme="minorHAnsi" w:cstheme="minorBidi"/>
    </w:rPr>
  </w:style>
  <w:style w:type="paragraph" w:styleId="TOCHeading">
    <w:name w:val="TOC Heading"/>
    <w:basedOn w:val="Heading1"/>
    <w:next w:val="Normal"/>
    <w:uiPriority w:val="39"/>
    <w:unhideWhenUsed/>
    <w:qFormat/>
    <w:rsid w:val="00F42493"/>
    <w:pPr>
      <w:numPr>
        <w:numId w:val="0"/>
      </w:numPr>
      <w:spacing w:line="256" w:lineRule="auto"/>
      <w:outlineLvl w:val="9"/>
    </w:pPr>
  </w:style>
  <w:style w:type="paragraph" w:customStyle="1" w:styleId="Style1">
    <w:name w:val="Style1"/>
    <w:basedOn w:val="Heading1"/>
    <w:qFormat/>
    <w:rsid w:val="00F96091"/>
    <w:pPr>
      <w:numPr>
        <w:numId w:val="0"/>
      </w:numPr>
    </w:pPr>
  </w:style>
  <w:style w:type="paragraph" w:styleId="BalloonText">
    <w:name w:val="Balloon Text"/>
    <w:basedOn w:val="Normal"/>
    <w:link w:val="BalloonTextChar"/>
    <w:uiPriority w:val="99"/>
    <w:semiHidden/>
    <w:unhideWhenUsed/>
    <w:rsid w:val="00E524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249A"/>
    <w:rPr>
      <w:rFonts w:ascii="Segoe UI" w:eastAsia="Calibri" w:hAnsi="Segoe UI" w:cs="Segoe UI"/>
      <w:sz w:val="18"/>
      <w:szCs w:val="18"/>
    </w:rPr>
  </w:style>
  <w:style w:type="paragraph" w:styleId="TOC3">
    <w:name w:val="toc 3"/>
    <w:basedOn w:val="Normal"/>
    <w:next w:val="Normal"/>
    <w:autoRedefine/>
    <w:uiPriority w:val="39"/>
    <w:unhideWhenUsed/>
    <w:rsid w:val="000C19A5"/>
    <w:pPr>
      <w:spacing w:after="100"/>
      <w:ind w:left="440"/>
    </w:pPr>
  </w:style>
  <w:style w:type="paragraph" w:customStyle="1" w:styleId="Body">
    <w:name w:val="Body"/>
    <w:basedOn w:val="Normal"/>
    <w:link w:val="BodyChar"/>
    <w:qFormat/>
    <w:rsid w:val="000C19A5"/>
    <w:pPr>
      <w:spacing w:after="240" w:line="300" w:lineRule="exact"/>
    </w:pPr>
    <w:rPr>
      <w:rFonts w:asciiTheme="minorHAnsi" w:eastAsiaTheme="minorHAnsi" w:hAnsiTheme="minorHAnsi"/>
      <w:szCs w:val="21"/>
    </w:rPr>
  </w:style>
  <w:style w:type="character" w:customStyle="1" w:styleId="BodyChar">
    <w:name w:val="Body Char"/>
    <w:basedOn w:val="DefaultParagraphFont"/>
    <w:link w:val="Body"/>
    <w:rsid w:val="000C19A5"/>
    <w:rPr>
      <w:rFonts w:cs="Times New Roman"/>
      <w:szCs w:val="21"/>
    </w:rPr>
  </w:style>
  <w:style w:type="paragraph" w:customStyle="1" w:styleId="TableofContents">
    <w:name w:val="Table of Contents"/>
    <w:basedOn w:val="Normal"/>
    <w:autoRedefine/>
    <w:qFormat/>
    <w:rsid w:val="00591649"/>
    <w:pPr>
      <w:shd w:val="clear" w:color="auto" w:fill="323E4F" w:themeFill="text2" w:themeFillShade="BF"/>
      <w:spacing w:before="240" w:after="120" w:line="211" w:lineRule="atLeast"/>
      <w:ind w:left="90" w:firstLine="270"/>
    </w:pPr>
    <w:rPr>
      <w:rFonts w:ascii="Arial Black" w:eastAsiaTheme="minorHAnsi" w:hAnsi="Arial Black"/>
      <w:b/>
      <w:bCs/>
      <w:color w:val="FFFFFF" w:themeColor="background1"/>
      <w:sz w:val="28"/>
      <w:szCs w:val="32"/>
    </w:rPr>
  </w:style>
  <w:style w:type="table" w:styleId="PlainTable1">
    <w:name w:val="Plain Table 1"/>
    <w:basedOn w:val="TableNormal"/>
    <w:uiPriority w:val="41"/>
    <w:rsid w:val="00D804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A0016"/>
    <w:rPr>
      <w:rFonts w:ascii="Times New Roman" w:hAnsi="Times New Roman"/>
      <w:sz w:val="24"/>
      <w:szCs w:val="24"/>
    </w:rPr>
  </w:style>
  <w:style w:type="character" w:styleId="IntenseReference">
    <w:name w:val="Intense Reference"/>
    <w:basedOn w:val="DefaultParagraphFont"/>
    <w:uiPriority w:val="32"/>
    <w:qFormat/>
    <w:rsid w:val="009F6D38"/>
    <w:rPr>
      <w:b/>
      <w:bCs/>
      <w:smallCaps/>
      <w:color w:val="4472C4" w:themeColor="accent1"/>
      <w:spacing w:val="5"/>
    </w:rPr>
  </w:style>
  <w:style w:type="character" w:styleId="Strong">
    <w:name w:val="Strong"/>
    <w:basedOn w:val="DefaultParagraphFont"/>
    <w:uiPriority w:val="22"/>
    <w:qFormat/>
    <w:rsid w:val="00C63F1B"/>
    <w:rPr>
      <w:b/>
      <w:bCs/>
    </w:rPr>
  </w:style>
  <w:style w:type="character" w:styleId="CommentReference">
    <w:name w:val="annotation reference"/>
    <w:basedOn w:val="DefaultParagraphFont"/>
    <w:uiPriority w:val="99"/>
    <w:semiHidden/>
    <w:unhideWhenUsed/>
    <w:rsid w:val="00DF15DC"/>
    <w:rPr>
      <w:sz w:val="16"/>
      <w:szCs w:val="16"/>
    </w:rPr>
  </w:style>
  <w:style w:type="paragraph" w:styleId="CommentText">
    <w:name w:val="annotation text"/>
    <w:basedOn w:val="Normal"/>
    <w:link w:val="CommentTextChar"/>
    <w:uiPriority w:val="99"/>
    <w:unhideWhenUsed/>
    <w:rsid w:val="00DF15DC"/>
    <w:pPr>
      <w:spacing w:line="240" w:lineRule="auto"/>
    </w:pPr>
    <w:rPr>
      <w:sz w:val="20"/>
      <w:szCs w:val="20"/>
    </w:rPr>
  </w:style>
  <w:style w:type="character" w:customStyle="1" w:styleId="CommentTextChar">
    <w:name w:val="Comment Text Char"/>
    <w:basedOn w:val="DefaultParagraphFont"/>
    <w:link w:val="CommentText"/>
    <w:uiPriority w:val="99"/>
    <w:rsid w:val="00DF15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F15DC"/>
    <w:rPr>
      <w:b/>
      <w:bCs/>
    </w:rPr>
  </w:style>
  <w:style w:type="character" w:customStyle="1" w:styleId="CommentSubjectChar">
    <w:name w:val="Comment Subject Char"/>
    <w:basedOn w:val="CommentTextChar"/>
    <w:link w:val="CommentSubject"/>
    <w:uiPriority w:val="99"/>
    <w:semiHidden/>
    <w:rsid w:val="00DF15DC"/>
    <w:rPr>
      <w:rFonts w:ascii="Calibri" w:eastAsia="Calibri" w:hAnsi="Calibri" w:cs="Times New Roman"/>
      <w:b/>
      <w:bCs/>
      <w:sz w:val="20"/>
      <w:szCs w:val="20"/>
    </w:rPr>
  </w:style>
  <w:style w:type="character" w:styleId="FollowedHyperlink">
    <w:name w:val="FollowedHyperlink"/>
    <w:basedOn w:val="DefaultParagraphFont"/>
    <w:uiPriority w:val="99"/>
    <w:semiHidden/>
    <w:unhideWhenUsed/>
    <w:rsid w:val="0004281E"/>
    <w:rPr>
      <w:color w:val="954F72" w:themeColor="followedHyperlink"/>
      <w:u w:val="single"/>
    </w:rPr>
  </w:style>
  <w:style w:type="paragraph" w:customStyle="1" w:styleId="111aHeading4">
    <w:name w:val="1.1.1(a) Heading 4"/>
    <w:basedOn w:val="Heading4"/>
    <w:link w:val="111aHeading4Char"/>
    <w:qFormat/>
    <w:rsid w:val="002970CE"/>
    <w:pPr>
      <w:numPr>
        <w:ilvl w:val="0"/>
        <w:numId w:val="0"/>
      </w:numPr>
      <w:ind w:left="720" w:hanging="720"/>
    </w:pPr>
    <w:rPr>
      <w:b/>
      <w:color w:val="000000" w:themeColor="text1"/>
    </w:rPr>
  </w:style>
  <w:style w:type="character" w:customStyle="1" w:styleId="111aHeading4Char">
    <w:name w:val="1.1.1(a) Heading 4 Char"/>
    <w:basedOn w:val="Heading3Char"/>
    <w:link w:val="111aHeading4"/>
    <w:rsid w:val="002970CE"/>
    <w:rPr>
      <w:rFonts w:asciiTheme="majorHAnsi" w:eastAsia="Calibri" w:hAnsiTheme="majorHAnsi" w:cs="Times New Roman"/>
      <w:b w:val="0"/>
      <w:bCs/>
      <w:i/>
      <w:iCs/>
      <w:color w:val="000000" w:themeColor="text1"/>
      <w:szCs w:val="24"/>
    </w:rPr>
  </w:style>
  <w:style w:type="table" w:styleId="GridTable5Dark-Accent1">
    <w:name w:val="Grid Table 5 Dark Accent 1"/>
    <w:basedOn w:val="TableNormal"/>
    <w:uiPriority w:val="50"/>
    <w:rsid w:val="000552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Spacing">
    <w:name w:val="No Spacing"/>
    <w:link w:val="NoSpacingChar"/>
    <w:uiPriority w:val="1"/>
    <w:qFormat/>
    <w:rsid w:val="005D0A50"/>
    <w:pPr>
      <w:spacing w:after="0" w:line="240" w:lineRule="auto"/>
    </w:pPr>
    <w:rPr>
      <w:rFonts w:eastAsiaTheme="minorEastAsia"/>
    </w:rPr>
  </w:style>
  <w:style w:type="character" w:customStyle="1" w:styleId="NoSpacingChar">
    <w:name w:val="No Spacing Char"/>
    <w:basedOn w:val="DefaultParagraphFont"/>
    <w:link w:val="NoSpacing"/>
    <w:uiPriority w:val="1"/>
    <w:rsid w:val="005D0A50"/>
    <w:rPr>
      <w:rFonts w:eastAsiaTheme="minorEastAsia"/>
    </w:rPr>
  </w:style>
  <w:style w:type="paragraph" w:styleId="Revision">
    <w:name w:val="Revision"/>
    <w:hidden/>
    <w:uiPriority w:val="99"/>
    <w:semiHidden/>
    <w:rsid w:val="001E6D48"/>
    <w:pPr>
      <w:spacing w:after="0" w:line="240" w:lineRule="auto"/>
    </w:pPr>
    <w:rPr>
      <w:rFonts w:ascii="Calibri" w:eastAsia="Calibri" w:hAnsi="Calibri" w:cs="Times New Roman"/>
    </w:rPr>
  </w:style>
  <w:style w:type="character" w:styleId="PlaceholderText">
    <w:name w:val="Placeholder Text"/>
    <w:basedOn w:val="DefaultParagraphFont"/>
    <w:uiPriority w:val="99"/>
    <w:semiHidden/>
    <w:rsid w:val="001E6D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930">
      <w:bodyDiv w:val="1"/>
      <w:marLeft w:val="0"/>
      <w:marRight w:val="0"/>
      <w:marTop w:val="0"/>
      <w:marBottom w:val="0"/>
      <w:divBdr>
        <w:top w:val="none" w:sz="0" w:space="0" w:color="auto"/>
        <w:left w:val="none" w:sz="0" w:space="0" w:color="auto"/>
        <w:bottom w:val="none" w:sz="0" w:space="0" w:color="auto"/>
        <w:right w:val="none" w:sz="0" w:space="0" w:color="auto"/>
      </w:divBdr>
    </w:div>
    <w:div w:id="13919090">
      <w:bodyDiv w:val="1"/>
      <w:marLeft w:val="0"/>
      <w:marRight w:val="0"/>
      <w:marTop w:val="0"/>
      <w:marBottom w:val="0"/>
      <w:divBdr>
        <w:top w:val="none" w:sz="0" w:space="0" w:color="auto"/>
        <w:left w:val="none" w:sz="0" w:space="0" w:color="auto"/>
        <w:bottom w:val="none" w:sz="0" w:space="0" w:color="auto"/>
        <w:right w:val="none" w:sz="0" w:space="0" w:color="auto"/>
      </w:divBdr>
    </w:div>
    <w:div w:id="57897456">
      <w:bodyDiv w:val="1"/>
      <w:marLeft w:val="0"/>
      <w:marRight w:val="0"/>
      <w:marTop w:val="0"/>
      <w:marBottom w:val="0"/>
      <w:divBdr>
        <w:top w:val="none" w:sz="0" w:space="0" w:color="auto"/>
        <w:left w:val="none" w:sz="0" w:space="0" w:color="auto"/>
        <w:bottom w:val="none" w:sz="0" w:space="0" w:color="auto"/>
        <w:right w:val="none" w:sz="0" w:space="0" w:color="auto"/>
      </w:divBdr>
    </w:div>
    <w:div w:id="145555834">
      <w:bodyDiv w:val="1"/>
      <w:marLeft w:val="0"/>
      <w:marRight w:val="0"/>
      <w:marTop w:val="0"/>
      <w:marBottom w:val="0"/>
      <w:divBdr>
        <w:top w:val="none" w:sz="0" w:space="0" w:color="auto"/>
        <w:left w:val="none" w:sz="0" w:space="0" w:color="auto"/>
        <w:bottom w:val="none" w:sz="0" w:space="0" w:color="auto"/>
        <w:right w:val="none" w:sz="0" w:space="0" w:color="auto"/>
      </w:divBdr>
    </w:div>
    <w:div w:id="188839019">
      <w:bodyDiv w:val="1"/>
      <w:marLeft w:val="0"/>
      <w:marRight w:val="0"/>
      <w:marTop w:val="0"/>
      <w:marBottom w:val="0"/>
      <w:divBdr>
        <w:top w:val="none" w:sz="0" w:space="0" w:color="auto"/>
        <w:left w:val="none" w:sz="0" w:space="0" w:color="auto"/>
        <w:bottom w:val="none" w:sz="0" w:space="0" w:color="auto"/>
        <w:right w:val="none" w:sz="0" w:space="0" w:color="auto"/>
      </w:divBdr>
    </w:div>
    <w:div w:id="192887997">
      <w:bodyDiv w:val="1"/>
      <w:marLeft w:val="0"/>
      <w:marRight w:val="0"/>
      <w:marTop w:val="0"/>
      <w:marBottom w:val="0"/>
      <w:divBdr>
        <w:top w:val="none" w:sz="0" w:space="0" w:color="auto"/>
        <w:left w:val="none" w:sz="0" w:space="0" w:color="auto"/>
        <w:bottom w:val="none" w:sz="0" w:space="0" w:color="auto"/>
        <w:right w:val="none" w:sz="0" w:space="0" w:color="auto"/>
      </w:divBdr>
    </w:div>
    <w:div w:id="208689706">
      <w:bodyDiv w:val="1"/>
      <w:marLeft w:val="0"/>
      <w:marRight w:val="0"/>
      <w:marTop w:val="0"/>
      <w:marBottom w:val="0"/>
      <w:divBdr>
        <w:top w:val="none" w:sz="0" w:space="0" w:color="auto"/>
        <w:left w:val="none" w:sz="0" w:space="0" w:color="auto"/>
        <w:bottom w:val="none" w:sz="0" w:space="0" w:color="auto"/>
        <w:right w:val="none" w:sz="0" w:space="0" w:color="auto"/>
      </w:divBdr>
    </w:div>
    <w:div w:id="209388079">
      <w:bodyDiv w:val="1"/>
      <w:marLeft w:val="0"/>
      <w:marRight w:val="0"/>
      <w:marTop w:val="0"/>
      <w:marBottom w:val="0"/>
      <w:divBdr>
        <w:top w:val="none" w:sz="0" w:space="0" w:color="auto"/>
        <w:left w:val="none" w:sz="0" w:space="0" w:color="auto"/>
        <w:bottom w:val="none" w:sz="0" w:space="0" w:color="auto"/>
        <w:right w:val="none" w:sz="0" w:space="0" w:color="auto"/>
      </w:divBdr>
    </w:div>
    <w:div w:id="224072972">
      <w:bodyDiv w:val="1"/>
      <w:marLeft w:val="0"/>
      <w:marRight w:val="0"/>
      <w:marTop w:val="0"/>
      <w:marBottom w:val="0"/>
      <w:divBdr>
        <w:top w:val="none" w:sz="0" w:space="0" w:color="auto"/>
        <w:left w:val="none" w:sz="0" w:space="0" w:color="auto"/>
        <w:bottom w:val="none" w:sz="0" w:space="0" w:color="auto"/>
        <w:right w:val="none" w:sz="0" w:space="0" w:color="auto"/>
      </w:divBdr>
    </w:div>
    <w:div w:id="249386507">
      <w:bodyDiv w:val="1"/>
      <w:marLeft w:val="0"/>
      <w:marRight w:val="0"/>
      <w:marTop w:val="0"/>
      <w:marBottom w:val="0"/>
      <w:divBdr>
        <w:top w:val="none" w:sz="0" w:space="0" w:color="auto"/>
        <w:left w:val="none" w:sz="0" w:space="0" w:color="auto"/>
        <w:bottom w:val="none" w:sz="0" w:space="0" w:color="auto"/>
        <w:right w:val="none" w:sz="0" w:space="0" w:color="auto"/>
      </w:divBdr>
    </w:div>
    <w:div w:id="253101078">
      <w:bodyDiv w:val="1"/>
      <w:marLeft w:val="0"/>
      <w:marRight w:val="0"/>
      <w:marTop w:val="0"/>
      <w:marBottom w:val="0"/>
      <w:divBdr>
        <w:top w:val="none" w:sz="0" w:space="0" w:color="auto"/>
        <w:left w:val="none" w:sz="0" w:space="0" w:color="auto"/>
        <w:bottom w:val="none" w:sz="0" w:space="0" w:color="auto"/>
        <w:right w:val="none" w:sz="0" w:space="0" w:color="auto"/>
      </w:divBdr>
    </w:div>
    <w:div w:id="269707595">
      <w:bodyDiv w:val="1"/>
      <w:marLeft w:val="0"/>
      <w:marRight w:val="0"/>
      <w:marTop w:val="0"/>
      <w:marBottom w:val="0"/>
      <w:divBdr>
        <w:top w:val="none" w:sz="0" w:space="0" w:color="auto"/>
        <w:left w:val="none" w:sz="0" w:space="0" w:color="auto"/>
        <w:bottom w:val="none" w:sz="0" w:space="0" w:color="auto"/>
        <w:right w:val="none" w:sz="0" w:space="0" w:color="auto"/>
      </w:divBdr>
    </w:div>
    <w:div w:id="320697355">
      <w:bodyDiv w:val="1"/>
      <w:marLeft w:val="0"/>
      <w:marRight w:val="0"/>
      <w:marTop w:val="0"/>
      <w:marBottom w:val="0"/>
      <w:divBdr>
        <w:top w:val="none" w:sz="0" w:space="0" w:color="auto"/>
        <w:left w:val="none" w:sz="0" w:space="0" w:color="auto"/>
        <w:bottom w:val="none" w:sz="0" w:space="0" w:color="auto"/>
        <w:right w:val="none" w:sz="0" w:space="0" w:color="auto"/>
      </w:divBdr>
    </w:div>
    <w:div w:id="321592322">
      <w:bodyDiv w:val="1"/>
      <w:marLeft w:val="0"/>
      <w:marRight w:val="0"/>
      <w:marTop w:val="0"/>
      <w:marBottom w:val="0"/>
      <w:divBdr>
        <w:top w:val="none" w:sz="0" w:space="0" w:color="auto"/>
        <w:left w:val="none" w:sz="0" w:space="0" w:color="auto"/>
        <w:bottom w:val="none" w:sz="0" w:space="0" w:color="auto"/>
        <w:right w:val="none" w:sz="0" w:space="0" w:color="auto"/>
      </w:divBdr>
    </w:div>
    <w:div w:id="328413699">
      <w:bodyDiv w:val="1"/>
      <w:marLeft w:val="0"/>
      <w:marRight w:val="0"/>
      <w:marTop w:val="0"/>
      <w:marBottom w:val="0"/>
      <w:divBdr>
        <w:top w:val="none" w:sz="0" w:space="0" w:color="auto"/>
        <w:left w:val="none" w:sz="0" w:space="0" w:color="auto"/>
        <w:bottom w:val="none" w:sz="0" w:space="0" w:color="auto"/>
        <w:right w:val="none" w:sz="0" w:space="0" w:color="auto"/>
      </w:divBdr>
    </w:div>
    <w:div w:id="334456328">
      <w:bodyDiv w:val="1"/>
      <w:marLeft w:val="0"/>
      <w:marRight w:val="0"/>
      <w:marTop w:val="0"/>
      <w:marBottom w:val="0"/>
      <w:divBdr>
        <w:top w:val="none" w:sz="0" w:space="0" w:color="auto"/>
        <w:left w:val="none" w:sz="0" w:space="0" w:color="auto"/>
        <w:bottom w:val="none" w:sz="0" w:space="0" w:color="auto"/>
        <w:right w:val="none" w:sz="0" w:space="0" w:color="auto"/>
      </w:divBdr>
      <w:divsChild>
        <w:div w:id="1527016206">
          <w:marLeft w:val="0"/>
          <w:marRight w:val="0"/>
          <w:marTop w:val="0"/>
          <w:marBottom w:val="0"/>
          <w:divBdr>
            <w:top w:val="single" w:sz="2" w:space="0" w:color="E5E7EB"/>
            <w:left w:val="single" w:sz="2" w:space="0" w:color="E5E7EB"/>
            <w:bottom w:val="single" w:sz="2" w:space="0" w:color="E5E7EB"/>
            <w:right w:val="single" w:sz="2" w:space="0" w:color="E5E7EB"/>
          </w:divBdr>
          <w:divsChild>
            <w:div w:id="424419417">
              <w:marLeft w:val="0"/>
              <w:marRight w:val="0"/>
              <w:marTop w:val="0"/>
              <w:marBottom w:val="0"/>
              <w:divBdr>
                <w:top w:val="single" w:sz="2" w:space="0" w:color="E5E7EB"/>
                <w:left w:val="single" w:sz="2" w:space="9" w:color="E5E7EB"/>
                <w:bottom w:val="single" w:sz="2" w:space="0" w:color="E5E7EB"/>
                <w:right w:val="single" w:sz="2" w:space="0" w:color="E5E7EB"/>
              </w:divBdr>
            </w:div>
          </w:divsChild>
        </w:div>
      </w:divsChild>
    </w:div>
    <w:div w:id="406535055">
      <w:bodyDiv w:val="1"/>
      <w:marLeft w:val="0"/>
      <w:marRight w:val="0"/>
      <w:marTop w:val="0"/>
      <w:marBottom w:val="0"/>
      <w:divBdr>
        <w:top w:val="none" w:sz="0" w:space="0" w:color="auto"/>
        <w:left w:val="none" w:sz="0" w:space="0" w:color="auto"/>
        <w:bottom w:val="none" w:sz="0" w:space="0" w:color="auto"/>
        <w:right w:val="none" w:sz="0" w:space="0" w:color="auto"/>
      </w:divBdr>
    </w:div>
    <w:div w:id="434248219">
      <w:bodyDiv w:val="1"/>
      <w:marLeft w:val="0"/>
      <w:marRight w:val="0"/>
      <w:marTop w:val="0"/>
      <w:marBottom w:val="0"/>
      <w:divBdr>
        <w:top w:val="none" w:sz="0" w:space="0" w:color="auto"/>
        <w:left w:val="none" w:sz="0" w:space="0" w:color="auto"/>
        <w:bottom w:val="none" w:sz="0" w:space="0" w:color="auto"/>
        <w:right w:val="none" w:sz="0" w:space="0" w:color="auto"/>
      </w:divBdr>
    </w:div>
    <w:div w:id="500900463">
      <w:bodyDiv w:val="1"/>
      <w:marLeft w:val="0"/>
      <w:marRight w:val="0"/>
      <w:marTop w:val="0"/>
      <w:marBottom w:val="0"/>
      <w:divBdr>
        <w:top w:val="none" w:sz="0" w:space="0" w:color="auto"/>
        <w:left w:val="none" w:sz="0" w:space="0" w:color="auto"/>
        <w:bottom w:val="none" w:sz="0" w:space="0" w:color="auto"/>
        <w:right w:val="none" w:sz="0" w:space="0" w:color="auto"/>
      </w:divBdr>
    </w:div>
    <w:div w:id="552811421">
      <w:bodyDiv w:val="1"/>
      <w:marLeft w:val="0"/>
      <w:marRight w:val="0"/>
      <w:marTop w:val="0"/>
      <w:marBottom w:val="0"/>
      <w:divBdr>
        <w:top w:val="none" w:sz="0" w:space="0" w:color="auto"/>
        <w:left w:val="none" w:sz="0" w:space="0" w:color="auto"/>
        <w:bottom w:val="none" w:sz="0" w:space="0" w:color="auto"/>
        <w:right w:val="none" w:sz="0" w:space="0" w:color="auto"/>
      </w:divBdr>
    </w:div>
    <w:div w:id="568883607">
      <w:bodyDiv w:val="1"/>
      <w:marLeft w:val="0"/>
      <w:marRight w:val="0"/>
      <w:marTop w:val="0"/>
      <w:marBottom w:val="0"/>
      <w:divBdr>
        <w:top w:val="none" w:sz="0" w:space="0" w:color="auto"/>
        <w:left w:val="none" w:sz="0" w:space="0" w:color="auto"/>
        <w:bottom w:val="none" w:sz="0" w:space="0" w:color="auto"/>
        <w:right w:val="none" w:sz="0" w:space="0" w:color="auto"/>
      </w:divBdr>
    </w:div>
    <w:div w:id="588850197">
      <w:bodyDiv w:val="1"/>
      <w:marLeft w:val="0"/>
      <w:marRight w:val="0"/>
      <w:marTop w:val="0"/>
      <w:marBottom w:val="0"/>
      <w:divBdr>
        <w:top w:val="none" w:sz="0" w:space="0" w:color="auto"/>
        <w:left w:val="none" w:sz="0" w:space="0" w:color="auto"/>
        <w:bottom w:val="none" w:sz="0" w:space="0" w:color="auto"/>
        <w:right w:val="none" w:sz="0" w:space="0" w:color="auto"/>
      </w:divBdr>
    </w:div>
    <w:div w:id="599532830">
      <w:bodyDiv w:val="1"/>
      <w:marLeft w:val="0"/>
      <w:marRight w:val="0"/>
      <w:marTop w:val="0"/>
      <w:marBottom w:val="0"/>
      <w:divBdr>
        <w:top w:val="none" w:sz="0" w:space="0" w:color="auto"/>
        <w:left w:val="none" w:sz="0" w:space="0" w:color="auto"/>
        <w:bottom w:val="none" w:sz="0" w:space="0" w:color="auto"/>
        <w:right w:val="none" w:sz="0" w:space="0" w:color="auto"/>
      </w:divBdr>
    </w:div>
    <w:div w:id="607201674">
      <w:bodyDiv w:val="1"/>
      <w:marLeft w:val="0"/>
      <w:marRight w:val="0"/>
      <w:marTop w:val="0"/>
      <w:marBottom w:val="0"/>
      <w:divBdr>
        <w:top w:val="none" w:sz="0" w:space="0" w:color="auto"/>
        <w:left w:val="none" w:sz="0" w:space="0" w:color="auto"/>
        <w:bottom w:val="none" w:sz="0" w:space="0" w:color="auto"/>
        <w:right w:val="none" w:sz="0" w:space="0" w:color="auto"/>
      </w:divBdr>
    </w:div>
    <w:div w:id="667446385">
      <w:bodyDiv w:val="1"/>
      <w:marLeft w:val="0"/>
      <w:marRight w:val="0"/>
      <w:marTop w:val="0"/>
      <w:marBottom w:val="0"/>
      <w:divBdr>
        <w:top w:val="none" w:sz="0" w:space="0" w:color="auto"/>
        <w:left w:val="none" w:sz="0" w:space="0" w:color="auto"/>
        <w:bottom w:val="none" w:sz="0" w:space="0" w:color="auto"/>
        <w:right w:val="none" w:sz="0" w:space="0" w:color="auto"/>
      </w:divBdr>
    </w:div>
    <w:div w:id="680425303">
      <w:bodyDiv w:val="1"/>
      <w:marLeft w:val="0"/>
      <w:marRight w:val="0"/>
      <w:marTop w:val="0"/>
      <w:marBottom w:val="0"/>
      <w:divBdr>
        <w:top w:val="none" w:sz="0" w:space="0" w:color="auto"/>
        <w:left w:val="none" w:sz="0" w:space="0" w:color="auto"/>
        <w:bottom w:val="none" w:sz="0" w:space="0" w:color="auto"/>
        <w:right w:val="none" w:sz="0" w:space="0" w:color="auto"/>
      </w:divBdr>
    </w:div>
    <w:div w:id="689070662">
      <w:bodyDiv w:val="1"/>
      <w:marLeft w:val="0"/>
      <w:marRight w:val="0"/>
      <w:marTop w:val="0"/>
      <w:marBottom w:val="0"/>
      <w:divBdr>
        <w:top w:val="none" w:sz="0" w:space="0" w:color="auto"/>
        <w:left w:val="none" w:sz="0" w:space="0" w:color="auto"/>
        <w:bottom w:val="none" w:sz="0" w:space="0" w:color="auto"/>
        <w:right w:val="none" w:sz="0" w:space="0" w:color="auto"/>
      </w:divBdr>
    </w:div>
    <w:div w:id="712998388">
      <w:bodyDiv w:val="1"/>
      <w:marLeft w:val="0"/>
      <w:marRight w:val="0"/>
      <w:marTop w:val="0"/>
      <w:marBottom w:val="0"/>
      <w:divBdr>
        <w:top w:val="none" w:sz="0" w:space="0" w:color="auto"/>
        <w:left w:val="none" w:sz="0" w:space="0" w:color="auto"/>
        <w:bottom w:val="none" w:sz="0" w:space="0" w:color="auto"/>
        <w:right w:val="none" w:sz="0" w:space="0" w:color="auto"/>
      </w:divBdr>
    </w:div>
    <w:div w:id="714349251">
      <w:bodyDiv w:val="1"/>
      <w:marLeft w:val="0"/>
      <w:marRight w:val="0"/>
      <w:marTop w:val="0"/>
      <w:marBottom w:val="0"/>
      <w:divBdr>
        <w:top w:val="none" w:sz="0" w:space="0" w:color="auto"/>
        <w:left w:val="none" w:sz="0" w:space="0" w:color="auto"/>
        <w:bottom w:val="none" w:sz="0" w:space="0" w:color="auto"/>
        <w:right w:val="none" w:sz="0" w:space="0" w:color="auto"/>
      </w:divBdr>
    </w:div>
    <w:div w:id="716201255">
      <w:bodyDiv w:val="1"/>
      <w:marLeft w:val="0"/>
      <w:marRight w:val="0"/>
      <w:marTop w:val="0"/>
      <w:marBottom w:val="0"/>
      <w:divBdr>
        <w:top w:val="none" w:sz="0" w:space="0" w:color="auto"/>
        <w:left w:val="none" w:sz="0" w:space="0" w:color="auto"/>
        <w:bottom w:val="none" w:sz="0" w:space="0" w:color="auto"/>
        <w:right w:val="none" w:sz="0" w:space="0" w:color="auto"/>
      </w:divBdr>
    </w:div>
    <w:div w:id="747578458">
      <w:bodyDiv w:val="1"/>
      <w:marLeft w:val="0"/>
      <w:marRight w:val="0"/>
      <w:marTop w:val="0"/>
      <w:marBottom w:val="0"/>
      <w:divBdr>
        <w:top w:val="none" w:sz="0" w:space="0" w:color="auto"/>
        <w:left w:val="none" w:sz="0" w:space="0" w:color="auto"/>
        <w:bottom w:val="none" w:sz="0" w:space="0" w:color="auto"/>
        <w:right w:val="none" w:sz="0" w:space="0" w:color="auto"/>
      </w:divBdr>
    </w:div>
    <w:div w:id="805732280">
      <w:bodyDiv w:val="1"/>
      <w:marLeft w:val="0"/>
      <w:marRight w:val="0"/>
      <w:marTop w:val="0"/>
      <w:marBottom w:val="0"/>
      <w:divBdr>
        <w:top w:val="none" w:sz="0" w:space="0" w:color="auto"/>
        <w:left w:val="none" w:sz="0" w:space="0" w:color="auto"/>
        <w:bottom w:val="none" w:sz="0" w:space="0" w:color="auto"/>
        <w:right w:val="none" w:sz="0" w:space="0" w:color="auto"/>
      </w:divBdr>
      <w:divsChild>
        <w:div w:id="313879183">
          <w:marLeft w:val="0"/>
          <w:marRight w:val="0"/>
          <w:marTop w:val="0"/>
          <w:marBottom w:val="0"/>
          <w:divBdr>
            <w:top w:val="single" w:sz="2" w:space="0" w:color="E5E7EB"/>
            <w:left w:val="single" w:sz="2" w:space="0" w:color="E5E7EB"/>
            <w:bottom w:val="single" w:sz="2" w:space="0" w:color="E5E7EB"/>
            <w:right w:val="single" w:sz="2" w:space="0" w:color="E5E7EB"/>
          </w:divBdr>
          <w:divsChild>
            <w:div w:id="50764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136114">
          <w:marLeft w:val="0"/>
          <w:marRight w:val="0"/>
          <w:marTop w:val="0"/>
          <w:marBottom w:val="0"/>
          <w:divBdr>
            <w:top w:val="single" w:sz="2" w:space="0" w:color="E5E7EB"/>
            <w:left w:val="single" w:sz="2" w:space="0" w:color="E5E7EB"/>
            <w:bottom w:val="single" w:sz="2" w:space="0" w:color="E5E7EB"/>
            <w:right w:val="single" w:sz="2" w:space="0" w:color="E5E7EB"/>
          </w:divBdr>
          <w:divsChild>
            <w:div w:id="1143541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964180">
          <w:marLeft w:val="0"/>
          <w:marRight w:val="0"/>
          <w:marTop w:val="0"/>
          <w:marBottom w:val="0"/>
          <w:divBdr>
            <w:top w:val="single" w:sz="2" w:space="0" w:color="E5E7EB"/>
            <w:left w:val="single" w:sz="2" w:space="0" w:color="E5E7EB"/>
            <w:bottom w:val="single" w:sz="2" w:space="0" w:color="E5E7EB"/>
            <w:right w:val="single" w:sz="2" w:space="0" w:color="E5E7EB"/>
          </w:divBdr>
          <w:divsChild>
            <w:div w:id="61521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067828">
          <w:marLeft w:val="0"/>
          <w:marRight w:val="0"/>
          <w:marTop w:val="0"/>
          <w:marBottom w:val="0"/>
          <w:divBdr>
            <w:top w:val="single" w:sz="2" w:space="0" w:color="E5E7EB"/>
            <w:left w:val="single" w:sz="2" w:space="0" w:color="E5E7EB"/>
            <w:bottom w:val="single" w:sz="2" w:space="0" w:color="E5E7EB"/>
            <w:right w:val="single" w:sz="2" w:space="0" w:color="E5E7EB"/>
          </w:divBdr>
          <w:divsChild>
            <w:div w:id="29630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425567">
      <w:bodyDiv w:val="1"/>
      <w:marLeft w:val="0"/>
      <w:marRight w:val="0"/>
      <w:marTop w:val="0"/>
      <w:marBottom w:val="0"/>
      <w:divBdr>
        <w:top w:val="none" w:sz="0" w:space="0" w:color="auto"/>
        <w:left w:val="none" w:sz="0" w:space="0" w:color="auto"/>
        <w:bottom w:val="none" w:sz="0" w:space="0" w:color="auto"/>
        <w:right w:val="none" w:sz="0" w:space="0" w:color="auto"/>
      </w:divBdr>
    </w:div>
    <w:div w:id="905651926">
      <w:bodyDiv w:val="1"/>
      <w:marLeft w:val="0"/>
      <w:marRight w:val="0"/>
      <w:marTop w:val="0"/>
      <w:marBottom w:val="0"/>
      <w:divBdr>
        <w:top w:val="none" w:sz="0" w:space="0" w:color="auto"/>
        <w:left w:val="none" w:sz="0" w:space="0" w:color="auto"/>
        <w:bottom w:val="none" w:sz="0" w:space="0" w:color="auto"/>
        <w:right w:val="none" w:sz="0" w:space="0" w:color="auto"/>
      </w:divBdr>
      <w:divsChild>
        <w:div w:id="1473865710">
          <w:marLeft w:val="0"/>
          <w:marRight w:val="0"/>
          <w:marTop w:val="0"/>
          <w:marBottom w:val="0"/>
          <w:divBdr>
            <w:top w:val="single" w:sz="2" w:space="0" w:color="E5E7EB"/>
            <w:left w:val="single" w:sz="2" w:space="0" w:color="E5E7EB"/>
            <w:bottom w:val="single" w:sz="2" w:space="0" w:color="E5E7EB"/>
            <w:right w:val="single" w:sz="2" w:space="0" w:color="E5E7EB"/>
          </w:divBdr>
          <w:divsChild>
            <w:div w:id="787748134">
              <w:marLeft w:val="0"/>
              <w:marRight w:val="0"/>
              <w:marTop w:val="0"/>
              <w:marBottom w:val="0"/>
              <w:divBdr>
                <w:top w:val="single" w:sz="2" w:space="0" w:color="E5E7EB"/>
                <w:left w:val="single" w:sz="2" w:space="9" w:color="E5E7EB"/>
                <w:bottom w:val="single" w:sz="2" w:space="0" w:color="E5E7EB"/>
                <w:right w:val="single" w:sz="2" w:space="0" w:color="E5E7EB"/>
              </w:divBdr>
            </w:div>
          </w:divsChild>
        </w:div>
      </w:divsChild>
    </w:div>
    <w:div w:id="928851851">
      <w:bodyDiv w:val="1"/>
      <w:marLeft w:val="0"/>
      <w:marRight w:val="0"/>
      <w:marTop w:val="0"/>
      <w:marBottom w:val="0"/>
      <w:divBdr>
        <w:top w:val="none" w:sz="0" w:space="0" w:color="auto"/>
        <w:left w:val="none" w:sz="0" w:space="0" w:color="auto"/>
        <w:bottom w:val="none" w:sz="0" w:space="0" w:color="auto"/>
        <w:right w:val="none" w:sz="0" w:space="0" w:color="auto"/>
      </w:divBdr>
    </w:div>
    <w:div w:id="941034062">
      <w:bodyDiv w:val="1"/>
      <w:marLeft w:val="0"/>
      <w:marRight w:val="0"/>
      <w:marTop w:val="0"/>
      <w:marBottom w:val="0"/>
      <w:divBdr>
        <w:top w:val="none" w:sz="0" w:space="0" w:color="auto"/>
        <w:left w:val="none" w:sz="0" w:space="0" w:color="auto"/>
        <w:bottom w:val="none" w:sz="0" w:space="0" w:color="auto"/>
        <w:right w:val="none" w:sz="0" w:space="0" w:color="auto"/>
      </w:divBdr>
    </w:div>
    <w:div w:id="1026827179">
      <w:bodyDiv w:val="1"/>
      <w:marLeft w:val="0"/>
      <w:marRight w:val="0"/>
      <w:marTop w:val="0"/>
      <w:marBottom w:val="0"/>
      <w:divBdr>
        <w:top w:val="none" w:sz="0" w:space="0" w:color="auto"/>
        <w:left w:val="none" w:sz="0" w:space="0" w:color="auto"/>
        <w:bottom w:val="none" w:sz="0" w:space="0" w:color="auto"/>
        <w:right w:val="none" w:sz="0" w:space="0" w:color="auto"/>
      </w:divBdr>
    </w:div>
    <w:div w:id="1033774433">
      <w:bodyDiv w:val="1"/>
      <w:marLeft w:val="0"/>
      <w:marRight w:val="0"/>
      <w:marTop w:val="0"/>
      <w:marBottom w:val="0"/>
      <w:divBdr>
        <w:top w:val="none" w:sz="0" w:space="0" w:color="auto"/>
        <w:left w:val="none" w:sz="0" w:space="0" w:color="auto"/>
        <w:bottom w:val="none" w:sz="0" w:space="0" w:color="auto"/>
        <w:right w:val="none" w:sz="0" w:space="0" w:color="auto"/>
      </w:divBdr>
    </w:div>
    <w:div w:id="1039892420">
      <w:bodyDiv w:val="1"/>
      <w:marLeft w:val="0"/>
      <w:marRight w:val="0"/>
      <w:marTop w:val="0"/>
      <w:marBottom w:val="0"/>
      <w:divBdr>
        <w:top w:val="none" w:sz="0" w:space="0" w:color="auto"/>
        <w:left w:val="none" w:sz="0" w:space="0" w:color="auto"/>
        <w:bottom w:val="none" w:sz="0" w:space="0" w:color="auto"/>
        <w:right w:val="none" w:sz="0" w:space="0" w:color="auto"/>
      </w:divBdr>
    </w:div>
    <w:div w:id="1042365245">
      <w:bodyDiv w:val="1"/>
      <w:marLeft w:val="0"/>
      <w:marRight w:val="0"/>
      <w:marTop w:val="0"/>
      <w:marBottom w:val="0"/>
      <w:divBdr>
        <w:top w:val="none" w:sz="0" w:space="0" w:color="auto"/>
        <w:left w:val="none" w:sz="0" w:space="0" w:color="auto"/>
        <w:bottom w:val="none" w:sz="0" w:space="0" w:color="auto"/>
        <w:right w:val="none" w:sz="0" w:space="0" w:color="auto"/>
      </w:divBdr>
    </w:div>
    <w:div w:id="1053698135">
      <w:bodyDiv w:val="1"/>
      <w:marLeft w:val="0"/>
      <w:marRight w:val="0"/>
      <w:marTop w:val="0"/>
      <w:marBottom w:val="0"/>
      <w:divBdr>
        <w:top w:val="none" w:sz="0" w:space="0" w:color="auto"/>
        <w:left w:val="none" w:sz="0" w:space="0" w:color="auto"/>
        <w:bottom w:val="none" w:sz="0" w:space="0" w:color="auto"/>
        <w:right w:val="none" w:sz="0" w:space="0" w:color="auto"/>
      </w:divBdr>
    </w:div>
    <w:div w:id="1079600523">
      <w:bodyDiv w:val="1"/>
      <w:marLeft w:val="0"/>
      <w:marRight w:val="0"/>
      <w:marTop w:val="0"/>
      <w:marBottom w:val="0"/>
      <w:divBdr>
        <w:top w:val="none" w:sz="0" w:space="0" w:color="auto"/>
        <w:left w:val="none" w:sz="0" w:space="0" w:color="auto"/>
        <w:bottom w:val="none" w:sz="0" w:space="0" w:color="auto"/>
        <w:right w:val="none" w:sz="0" w:space="0" w:color="auto"/>
      </w:divBdr>
    </w:div>
    <w:div w:id="1123186559">
      <w:bodyDiv w:val="1"/>
      <w:marLeft w:val="0"/>
      <w:marRight w:val="0"/>
      <w:marTop w:val="0"/>
      <w:marBottom w:val="0"/>
      <w:divBdr>
        <w:top w:val="none" w:sz="0" w:space="0" w:color="auto"/>
        <w:left w:val="none" w:sz="0" w:space="0" w:color="auto"/>
        <w:bottom w:val="none" w:sz="0" w:space="0" w:color="auto"/>
        <w:right w:val="none" w:sz="0" w:space="0" w:color="auto"/>
      </w:divBdr>
    </w:div>
    <w:div w:id="1134832321">
      <w:bodyDiv w:val="1"/>
      <w:marLeft w:val="0"/>
      <w:marRight w:val="0"/>
      <w:marTop w:val="0"/>
      <w:marBottom w:val="0"/>
      <w:divBdr>
        <w:top w:val="none" w:sz="0" w:space="0" w:color="auto"/>
        <w:left w:val="none" w:sz="0" w:space="0" w:color="auto"/>
        <w:bottom w:val="none" w:sz="0" w:space="0" w:color="auto"/>
        <w:right w:val="none" w:sz="0" w:space="0" w:color="auto"/>
      </w:divBdr>
    </w:div>
    <w:div w:id="1135561678">
      <w:bodyDiv w:val="1"/>
      <w:marLeft w:val="0"/>
      <w:marRight w:val="0"/>
      <w:marTop w:val="0"/>
      <w:marBottom w:val="0"/>
      <w:divBdr>
        <w:top w:val="none" w:sz="0" w:space="0" w:color="auto"/>
        <w:left w:val="none" w:sz="0" w:space="0" w:color="auto"/>
        <w:bottom w:val="none" w:sz="0" w:space="0" w:color="auto"/>
        <w:right w:val="none" w:sz="0" w:space="0" w:color="auto"/>
      </w:divBdr>
    </w:div>
    <w:div w:id="1136678475">
      <w:bodyDiv w:val="1"/>
      <w:marLeft w:val="0"/>
      <w:marRight w:val="0"/>
      <w:marTop w:val="0"/>
      <w:marBottom w:val="0"/>
      <w:divBdr>
        <w:top w:val="none" w:sz="0" w:space="0" w:color="auto"/>
        <w:left w:val="none" w:sz="0" w:space="0" w:color="auto"/>
        <w:bottom w:val="none" w:sz="0" w:space="0" w:color="auto"/>
        <w:right w:val="none" w:sz="0" w:space="0" w:color="auto"/>
      </w:divBdr>
    </w:div>
    <w:div w:id="1148519032">
      <w:bodyDiv w:val="1"/>
      <w:marLeft w:val="0"/>
      <w:marRight w:val="0"/>
      <w:marTop w:val="0"/>
      <w:marBottom w:val="0"/>
      <w:divBdr>
        <w:top w:val="none" w:sz="0" w:space="0" w:color="auto"/>
        <w:left w:val="none" w:sz="0" w:space="0" w:color="auto"/>
        <w:bottom w:val="none" w:sz="0" w:space="0" w:color="auto"/>
        <w:right w:val="none" w:sz="0" w:space="0" w:color="auto"/>
      </w:divBdr>
    </w:div>
    <w:div w:id="1208107175">
      <w:bodyDiv w:val="1"/>
      <w:marLeft w:val="0"/>
      <w:marRight w:val="0"/>
      <w:marTop w:val="0"/>
      <w:marBottom w:val="0"/>
      <w:divBdr>
        <w:top w:val="none" w:sz="0" w:space="0" w:color="auto"/>
        <w:left w:val="none" w:sz="0" w:space="0" w:color="auto"/>
        <w:bottom w:val="none" w:sz="0" w:space="0" w:color="auto"/>
        <w:right w:val="none" w:sz="0" w:space="0" w:color="auto"/>
      </w:divBdr>
    </w:div>
    <w:div w:id="1229531362">
      <w:bodyDiv w:val="1"/>
      <w:marLeft w:val="0"/>
      <w:marRight w:val="0"/>
      <w:marTop w:val="0"/>
      <w:marBottom w:val="0"/>
      <w:divBdr>
        <w:top w:val="none" w:sz="0" w:space="0" w:color="auto"/>
        <w:left w:val="none" w:sz="0" w:space="0" w:color="auto"/>
        <w:bottom w:val="none" w:sz="0" w:space="0" w:color="auto"/>
        <w:right w:val="none" w:sz="0" w:space="0" w:color="auto"/>
      </w:divBdr>
    </w:div>
    <w:div w:id="1233464107">
      <w:bodyDiv w:val="1"/>
      <w:marLeft w:val="0"/>
      <w:marRight w:val="0"/>
      <w:marTop w:val="0"/>
      <w:marBottom w:val="0"/>
      <w:divBdr>
        <w:top w:val="none" w:sz="0" w:space="0" w:color="auto"/>
        <w:left w:val="none" w:sz="0" w:space="0" w:color="auto"/>
        <w:bottom w:val="none" w:sz="0" w:space="0" w:color="auto"/>
        <w:right w:val="none" w:sz="0" w:space="0" w:color="auto"/>
      </w:divBdr>
    </w:div>
    <w:div w:id="1308128955">
      <w:bodyDiv w:val="1"/>
      <w:marLeft w:val="0"/>
      <w:marRight w:val="0"/>
      <w:marTop w:val="0"/>
      <w:marBottom w:val="0"/>
      <w:divBdr>
        <w:top w:val="none" w:sz="0" w:space="0" w:color="auto"/>
        <w:left w:val="none" w:sz="0" w:space="0" w:color="auto"/>
        <w:bottom w:val="none" w:sz="0" w:space="0" w:color="auto"/>
        <w:right w:val="none" w:sz="0" w:space="0" w:color="auto"/>
      </w:divBdr>
    </w:div>
    <w:div w:id="1327048935">
      <w:bodyDiv w:val="1"/>
      <w:marLeft w:val="0"/>
      <w:marRight w:val="0"/>
      <w:marTop w:val="0"/>
      <w:marBottom w:val="0"/>
      <w:divBdr>
        <w:top w:val="none" w:sz="0" w:space="0" w:color="auto"/>
        <w:left w:val="none" w:sz="0" w:space="0" w:color="auto"/>
        <w:bottom w:val="none" w:sz="0" w:space="0" w:color="auto"/>
        <w:right w:val="none" w:sz="0" w:space="0" w:color="auto"/>
      </w:divBdr>
    </w:div>
    <w:div w:id="1332879085">
      <w:bodyDiv w:val="1"/>
      <w:marLeft w:val="0"/>
      <w:marRight w:val="0"/>
      <w:marTop w:val="0"/>
      <w:marBottom w:val="0"/>
      <w:divBdr>
        <w:top w:val="none" w:sz="0" w:space="0" w:color="auto"/>
        <w:left w:val="none" w:sz="0" w:space="0" w:color="auto"/>
        <w:bottom w:val="none" w:sz="0" w:space="0" w:color="auto"/>
        <w:right w:val="none" w:sz="0" w:space="0" w:color="auto"/>
      </w:divBdr>
    </w:div>
    <w:div w:id="1340886735">
      <w:bodyDiv w:val="1"/>
      <w:marLeft w:val="0"/>
      <w:marRight w:val="0"/>
      <w:marTop w:val="0"/>
      <w:marBottom w:val="0"/>
      <w:divBdr>
        <w:top w:val="none" w:sz="0" w:space="0" w:color="auto"/>
        <w:left w:val="none" w:sz="0" w:space="0" w:color="auto"/>
        <w:bottom w:val="none" w:sz="0" w:space="0" w:color="auto"/>
        <w:right w:val="none" w:sz="0" w:space="0" w:color="auto"/>
      </w:divBdr>
    </w:div>
    <w:div w:id="1415858975">
      <w:bodyDiv w:val="1"/>
      <w:marLeft w:val="0"/>
      <w:marRight w:val="0"/>
      <w:marTop w:val="0"/>
      <w:marBottom w:val="0"/>
      <w:divBdr>
        <w:top w:val="none" w:sz="0" w:space="0" w:color="auto"/>
        <w:left w:val="none" w:sz="0" w:space="0" w:color="auto"/>
        <w:bottom w:val="none" w:sz="0" w:space="0" w:color="auto"/>
        <w:right w:val="none" w:sz="0" w:space="0" w:color="auto"/>
      </w:divBdr>
    </w:div>
    <w:div w:id="1425767284">
      <w:bodyDiv w:val="1"/>
      <w:marLeft w:val="0"/>
      <w:marRight w:val="0"/>
      <w:marTop w:val="0"/>
      <w:marBottom w:val="0"/>
      <w:divBdr>
        <w:top w:val="none" w:sz="0" w:space="0" w:color="auto"/>
        <w:left w:val="none" w:sz="0" w:space="0" w:color="auto"/>
        <w:bottom w:val="none" w:sz="0" w:space="0" w:color="auto"/>
        <w:right w:val="none" w:sz="0" w:space="0" w:color="auto"/>
      </w:divBdr>
      <w:divsChild>
        <w:div w:id="72244734">
          <w:marLeft w:val="0"/>
          <w:marRight w:val="0"/>
          <w:marTop w:val="0"/>
          <w:marBottom w:val="0"/>
          <w:divBdr>
            <w:top w:val="single" w:sz="2" w:space="0" w:color="E5E7EB"/>
            <w:left w:val="single" w:sz="2" w:space="0" w:color="E5E7EB"/>
            <w:bottom w:val="single" w:sz="2" w:space="0" w:color="E5E7EB"/>
            <w:right w:val="single" w:sz="2" w:space="0" w:color="E5E7EB"/>
          </w:divBdr>
          <w:divsChild>
            <w:div w:id="99572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451031">
          <w:marLeft w:val="0"/>
          <w:marRight w:val="0"/>
          <w:marTop w:val="0"/>
          <w:marBottom w:val="0"/>
          <w:divBdr>
            <w:top w:val="single" w:sz="2" w:space="0" w:color="E5E7EB"/>
            <w:left w:val="single" w:sz="2" w:space="0" w:color="E5E7EB"/>
            <w:bottom w:val="single" w:sz="2" w:space="0" w:color="E5E7EB"/>
            <w:right w:val="single" w:sz="2" w:space="0" w:color="E5E7EB"/>
          </w:divBdr>
          <w:divsChild>
            <w:div w:id="1118181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618629">
          <w:marLeft w:val="0"/>
          <w:marRight w:val="0"/>
          <w:marTop w:val="0"/>
          <w:marBottom w:val="0"/>
          <w:divBdr>
            <w:top w:val="single" w:sz="2" w:space="0" w:color="E5E7EB"/>
            <w:left w:val="single" w:sz="2" w:space="0" w:color="E5E7EB"/>
            <w:bottom w:val="single" w:sz="2" w:space="0" w:color="E5E7EB"/>
            <w:right w:val="single" w:sz="2" w:space="0" w:color="E5E7EB"/>
          </w:divBdr>
          <w:divsChild>
            <w:div w:id="183383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973076">
          <w:marLeft w:val="0"/>
          <w:marRight w:val="0"/>
          <w:marTop w:val="0"/>
          <w:marBottom w:val="0"/>
          <w:divBdr>
            <w:top w:val="single" w:sz="2" w:space="0" w:color="E5E7EB"/>
            <w:left w:val="single" w:sz="2" w:space="0" w:color="E5E7EB"/>
            <w:bottom w:val="single" w:sz="2" w:space="0" w:color="E5E7EB"/>
            <w:right w:val="single" w:sz="2" w:space="0" w:color="E5E7EB"/>
          </w:divBdr>
          <w:divsChild>
            <w:div w:id="87116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1456373">
      <w:bodyDiv w:val="1"/>
      <w:marLeft w:val="0"/>
      <w:marRight w:val="0"/>
      <w:marTop w:val="0"/>
      <w:marBottom w:val="0"/>
      <w:divBdr>
        <w:top w:val="none" w:sz="0" w:space="0" w:color="auto"/>
        <w:left w:val="none" w:sz="0" w:space="0" w:color="auto"/>
        <w:bottom w:val="none" w:sz="0" w:space="0" w:color="auto"/>
        <w:right w:val="none" w:sz="0" w:space="0" w:color="auto"/>
      </w:divBdr>
    </w:div>
    <w:div w:id="1485854410">
      <w:bodyDiv w:val="1"/>
      <w:marLeft w:val="0"/>
      <w:marRight w:val="0"/>
      <w:marTop w:val="0"/>
      <w:marBottom w:val="0"/>
      <w:divBdr>
        <w:top w:val="none" w:sz="0" w:space="0" w:color="auto"/>
        <w:left w:val="none" w:sz="0" w:space="0" w:color="auto"/>
        <w:bottom w:val="none" w:sz="0" w:space="0" w:color="auto"/>
        <w:right w:val="none" w:sz="0" w:space="0" w:color="auto"/>
      </w:divBdr>
    </w:div>
    <w:div w:id="1487747379">
      <w:bodyDiv w:val="1"/>
      <w:marLeft w:val="0"/>
      <w:marRight w:val="0"/>
      <w:marTop w:val="0"/>
      <w:marBottom w:val="0"/>
      <w:divBdr>
        <w:top w:val="none" w:sz="0" w:space="0" w:color="auto"/>
        <w:left w:val="none" w:sz="0" w:space="0" w:color="auto"/>
        <w:bottom w:val="none" w:sz="0" w:space="0" w:color="auto"/>
        <w:right w:val="none" w:sz="0" w:space="0" w:color="auto"/>
      </w:divBdr>
    </w:div>
    <w:div w:id="1488790016">
      <w:bodyDiv w:val="1"/>
      <w:marLeft w:val="0"/>
      <w:marRight w:val="0"/>
      <w:marTop w:val="0"/>
      <w:marBottom w:val="0"/>
      <w:divBdr>
        <w:top w:val="none" w:sz="0" w:space="0" w:color="auto"/>
        <w:left w:val="none" w:sz="0" w:space="0" w:color="auto"/>
        <w:bottom w:val="none" w:sz="0" w:space="0" w:color="auto"/>
        <w:right w:val="none" w:sz="0" w:space="0" w:color="auto"/>
      </w:divBdr>
    </w:div>
    <w:div w:id="1488790316">
      <w:bodyDiv w:val="1"/>
      <w:marLeft w:val="0"/>
      <w:marRight w:val="0"/>
      <w:marTop w:val="0"/>
      <w:marBottom w:val="0"/>
      <w:divBdr>
        <w:top w:val="none" w:sz="0" w:space="0" w:color="auto"/>
        <w:left w:val="none" w:sz="0" w:space="0" w:color="auto"/>
        <w:bottom w:val="none" w:sz="0" w:space="0" w:color="auto"/>
        <w:right w:val="none" w:sz="0" w:space="0" w:color="auto"/>
      </w:divBdr>
    </w:div>
    <w:div w:id="1493401112">
      <w:bodyDiv w:val="1"/>
      <w:marLeft w:val="0"/>
      <w:marRight w:val="0"/>
      <w:marTop w:val="0"/>
      <w:marBottom w:val="0"/>
      <w:divBdr>
        <w:top w:val="none" w:sz="0" w:space="0" w:color="auto"/>
        <w:left w:val="none" w:sz="0" w:space="0" w:color="auto"/>
        <w:bottom w:val="none" w:sz="0" w:space="0" w:color="auto"/>
        <w:right w:val="none" w:sz="0" w:space="0" w:color="auto"/>
      </w:divBdr>
      <w:divsChild>
        <w:div w:id="58944357">
          <w:marLeft w:val="0"/>
          <w:marRight w:val="0"/>
          <w:marTop w:val="0"/>
          <w:marBottom w:val="0"/>
          <w:divBdr>
            <w:top w:val="single" w:sz="2" w:space="0" w:color="E5E7EB"/>
            <w:left w:val="single" w:sz="2" w:space="0" w:color="E5E7EB"/>
            <w:bottom w:val="single" w:sz="2" w:space="0" w:color="E5E7EB"/>
            <w:right w:val="single" w:sz="2" w:space="0" w:color="E5E7EB"/>
          </w:divBdr>
          <w:divsChild>
            <w:div w:id="1824588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864955">
          <w:marLeft w:val="0"/>
          <w:marRight w:val="0"/>
          <w:marTop w:val="0"/>
          <w:marBottom w:val="0"/>
          <w:divBdr>
            <w:top w:val="single" w:sz="2" w:space="0" w:color="E5E7EB"/>
            <w:left w:val="single" w:sz="2" w:space="0" w:color="E5E7EB"/>
            <w:bottom w:val="single" w:sz="2" w:space="0" w:color="E5E7EB"/>
            <w:right w:val="single" w:sz="2" w:space="0" w:color="E5E7EB"/>
          </w:divBdr>
          <w:divsChild>
            <w:div w:id="1805806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980674">
          <w:marLeft w:val="0"/>
          <w:marRight w:val="0"/>
          <w:marTop w:val="0"/>
          <w:marBottom w:val="0"/>
          <w:divBdr>
            <w:top w:val="single" w:sz="2" w:space="0" w:color="E5E7EB"/>
            <w:left w:val="single" w:sz="2" w:space="0" w:color="E5E7EB"/>
            <w:bottom w:val="single" w:sz="2" w:space="0" w:color="E5E7EB"/>
            <w:right w:val="single" w:sz="2" w:space="0" w:color="E5E7EB"/>
          </w:divBdr>
          <w:divsChild>
            <w:div w:id="703822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197977">
          <w:marLeft w:val="0"/>
          <w:marRight w:val="0"/>
          <w:marTop w:val="0"/>
          <w:marBottom w:val="0"/>
          <w:divBdr>
            <w:top w:val="single" w:sz="2" w:space="0" w:color="E5E7EB"/>
            <w:left w:val="single" w:sz="2" w:space="0" w:color="E5E7EB"/>
            <w:bottom w:val="single" w:sz="2" w:space="0" w:color="E5E7EB"/>
            <w:right w:val="single" w:sz="2" w:space="0" w:color="E5E7EB"/>
          </w:divBdr>
          <w:divsChild>
            <w:div w:id="451754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3374336">
      <w:bodyDiv w:val="1"/>
      <w:marLeft w:val="0"/>
      <w:marRight w:val="0"/>
      <w:marTop w:val="0"/>
      <w:marBottom w:val="0"/>
      <w:divBdr>
        <w:top w:val="none" w:sz="0" w:space="0" w:color="auto"/>
        <w:left w:val="none" w:sz="0" w:space="0" w:color="auto"/>
        <w:bottom w:val="none" w:sz="0" w:space="0" w:color="auto"/>
        <w:right w:val="none" w:sz="0" w:space="0" w:color="auto"/>
      </w:divBdr>
    </w:div>
    <w:div w:id="1598247811">
      <w:bodyDiv w:val="1"/>
      <w:marLeft w:val="0"/>
      <w:marRight w:val="0"/>
      <w:marTop w:val="0"/>
      <w:marBottom w:val="0"/>
      <w:divBdr>
        <w:top w:val="none" w:sz="0" w:space="0" w:color="auto"/>
        <w:left w:val="none" w:sz="0" w:space="0" w:color="auto"/>
        <w:bottom w:val="none" w:sz="0" w:space="0" w:color="auto"/>
        <w:right w:val="none" w:sz="0" w:space="0" w:color="auto"/>
      </w:divBdr>
    </w:div>
    <w:div w:id="1635482244">
      <w:bodyDiv w:val="1"/>
      <w:marLeft w:val="0"/>
      <w:marRight w:val="0"/>
      <w:marTop w:val="0"/>
      <w:marBottom w:val="0"/>
      <w:divBdr>
        <w:top w:val="none" w:sz="0" w:space="0" w:color="auto"/>
        <w:left w:val="none" w:sz="0" w:space="0" w:color="auto"/>
        <w:bottom w:val="none" w:sz="0" w:space="0" w:color="auto"/>
        <w:right w:val="none" w:sz="0" w:space="0" w:color="auto"/>
      </w:divBdr>
    </w:div>
    <w:div w:id="1677997062">
      <w:bodyDiv w:val="1"/>
      <w:marLeft w:val="0"/>
      <w:marRight w:val="0"/>
      <w:marTop w:val="0"/>
      <w:marBottom w:val="0"/>
      <w:divBdr>
        <w:top w:val="none" w:sz="0" w:space="0" w:color="auto"/>
        <w:left w:val="none" w:sz="0" w:space="0" w:color="auto"/>
        <w:bottom w:val="none" w:sz="0" w:space="0" w:color="auto"/>
        <w:right w:val="none" w:sz="0" w:space="0" w:color="auto"/>
      </w:divBdr>
    </w:div>
    <w:div w:id="1744713758">
      <w:bodyDiv w:val="1"/>
      <w:marLeft w:val="0"/>
      <w:marRight w:val="0"/>
      <w:marTop w:val="0"/>
      <w:marBottom w:val="0"/>
      <w:divBdr>
        <w:top w:val="none" w:sz="0" w:space="0" w:color="auto"/>
        <w:left w:val="none" w:sz="0" w:space="0" w:color="auto"/>
        <w:bottom w:val="none" w:sz="0" w:space="0" w:color="auto"/>
        <w:right w:val="none" w:sz="0" w:space="0" w:color="auto"/>
      </w:divBdr>
    </w:div>
    <w:div w:id="1782337062">
      <w:bodyDiv w:val="1"/>
      <w:marLeft w:val="0"/>
      <w:marRight w:val="0"/>
      <w:marTop w:val="0"/>
      <w:marBottom w:val="0"/>
      <w:divBdr>
        <w:top w:val="none" w:sz="0" w:space="0" w:color="auto"/>
        <w:left w:val="none" w:sz="0" w:space="0" w:color="auto"/>
        <w:bottom w:val="none" w:sz="0" w:space="0" w:color="auto"/>
        <w:right w:val="none" w:sz="0" w:space="0" w:color="auto"/>
      </w:divBdr>
    </w:div>
    <w:div w:id="1793207015">
      <w:bodyDiv w:val="1"/>
      <w:marLeft w:val="0"/>
      <w:marRight w:val="0"/>
      <w:marTop w:val="0"/>
      <w:marBottom w:val="0"/>
      <w:divBdr>
        <w:top w:val="none" w:sz="0" w:space="0" w:color="auto"/>
        <w:left w:val="none" w:sz="0" w:space="0" w:color="auto"/>
        <w:bottom w:val="none" w:sz="0" w:space="0" w:color="auto"/>
        <w:right w:val="none" w:sz="0" w:space="0" w:color="auto"/>
      </w:divBdr>
    </w:div>
    <w:div w:id="1820461399">
      <w:bodyDiv w:val="1"/>
      <w:marLeft w:val="0"/>
      <w:marRight w:val="0"/>
      <w:marTop w:val="0"/>
      <w:marBottom w:val="0"/>
      <w:divBdr>
        <w:top w:val="none" w:sz="0" w:space="0" w:color="auto"/>
        <w:left w:val="none" w:sz="0" w:space="0" w:color="auto"/>
        <w:bottom w:val="none" w:sz="0" w:space="0" w:color="auto"/>
        <w:right w:val="none" w:sz="0" w:space="0" w:color="auto"/>
      </w:divBdr>
    </w:div>
    <w:div w:id="1961570510">
      <w:bodyDiv w:val="1"/>
      <w:marLeft w:val="0"/>
      <w:marRight w:val="0"/>
      <w:marTop w:val="0"/>
      <w:marBottom w:val="0"/>
      <w:divBdr>
        <w:top w:val="none" w:sz="0" w:space="0" w:color="auto"/>
        <w:left w:val="none" w:sz="0" w:space="0" w:color="auto"/>
        <w:bottom w:val="none" w:sz="0" w:space="0" w:color="auto"/>
        <w:right w:val="none" w:sz="0" w:space="0" w:color="auto"/>
      </w:divBdr>
    </w:div>
    <w:div w:id="1962179548">
      <w:bodyDiv w:val="1"/>
      <w:marLeft w:val="0"/>
      <w:marRight w:val="0"/>
      <w:marTop w:val="0"/>
      <w:marBottom w:val="0"/>
      <w:divBdr>
        <w:top w:val="none" w:sz="0" w:space="0" w:color="auto"/>
        <w:left w:val="none" w:sz="0" w:space="0" w:color="auto"/>
        <w:bottom w:val="none" w:sz="0" w:space="0" w:color="auto"/>
        <w:right w:val="none" w:sz="0" w:space="0" w:color="auto"/>
      </w:divBdr>
    </w:div>
    <w:div w:id="1981035852">
      <w:bodyDiv w:val="1"/>
      <w:marLeft w:val="0"/>
      <w:marRight w:val="0"/>
      <w:marTop w:val="0"/>
      <w:marBottom w:val="0"/>
      <w:divBdr>
        <w:top w:val="none" w:sz="0" w:space="0" w:color="auto"/>
        <w:left w:val="none" w:sz="0" w:space="0" w:color="auto"/>
        <w:bottom w:val="none" w:sz="0" w:space="0" w:color="auto"/>
        <w:right w:val="none" w:sz="0" w:space="0" w:color="auto"/>
      </w:divBdr>
    </w:div>
    <w:div w:id="1989938996">
      <w:bodyDiv w:val="1"/>
      <w:marLeft w:val="0"/>
      <w:marRight w:val="0"/>
      <w:marTop w:val="0"/>
      <w:marBottom w:val="0"/>
      <w:divBdr>
        <w:top w:val="none" w:sz="0" w:space="0" w:color="auto"/>
        <w:left w:val="none" w:sz="0" w:space="0" w:color="auto"/>
        <w:bottom w:val="none" w:sz="0" w:space="0" w:color="auto"/>
        <w:right w:val="none" w:sz="0" w:space="0" w:color="auto"/>
      </w:divBdr>
    </w:div>
    <w:div w:id="2013675234">
      <w:bodyDiv w:val="1"/>
      <w:marLeft w:val="0"/>
      <w:marRight w:val="0"/>
      <w:marTop w:val="0"/>
      <w:marBottom w:val="0"/>
      <w:divBdr>
        <w:top w:val="none" w:sz="0" w:space="0" w:color="auto"/>
        <w:left w:val="none" w:sz="0" w:space="0" w:color="auto"/>
        <w:bottom w:val="none" w:sz="0" w:space="0" w:color="auto"/>
        <w:right w:val="none" w:sz="0" w:space="0" w:color="auto"/>
      </w:divBdr>
    </w:div>
    <w:div w:id="2036955743">
      <w:bodyDiv w:val="1"/>
      <w:marLeft w:val="0"/>
      <w:marRight w:val="0"/>
      <w:marTop w:val="0"/>
      <w:marBottom w:val="0"/>
      <w:divBdr>
        <w:top w:val="none" w:sz="0" w:space="0" w:color="auto"/>
        <w:left w:val="none" w:sz="0" w:space="0" w:color="auto"/>
        <w:bottom w:val="none" w:sz="0" w:space="0" w:color="auto"/>
        <w:right w:val="none" w:sz="0" w:space="0" w:color="auto"/>
      </w:divBdr>
    </w:div>
    <w:div w:id="2100830143">
      <w:bodyDiv w:val="1"/>
      <w:marLeft w:val="0"/>
      <w:marRight w:val="0"/>
      <w:marTop w:val="0"/>
      <w:marBottom w:val="0"/>
      <w:divBdr>
        <w:top w:val="none" w:sz="0" w:space="0" w:color="auto"/>
        <w:left w:val="none" w:sz="0" w:space="0" w:color="auto"/>
        <w:bottom w:val="none" w:sz="0" w:space="0" w:color="auto"/>
        <w:right w:val="none" w:sz="0" w:space="0" w:color="auto"/>
      </w:divBdr>
    </w:div>
    <w:div w:id="210425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5.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E2B33-283F-48E4-8B37-BF2804C6E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76</Pages>
  <Words>17914</Words>
  <Characters>102110</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Quinn</dc:creator>
  <cp:keywords/>
  <dc:description/>
  <cp:lastModifiedBy>Jason Froelich</cp:lastModifiedBy>
  <cp:revision>2</cp:revision>
  <cp:lastPrinted>2025-07-18T19:29:00Z</cp:lastPrinted>
  <dcterms:created xsi:type="dcterms:W3CDTF">2025-08-07T18:11:00Z</dcterms:created>
  <dcterms:modified xsi:type="dcterms:W3CDTF">2025-08-07T18:11:00Z</dcterms:modified>
</cp:coreProperties>
</file>