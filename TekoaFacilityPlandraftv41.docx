
<file path=[Content_Types].xml><?xml version="1.0" encoding="utf-8"?>
<Types xmlns="http://schemas.openxmlformats.org/package/2006/content-types">
  <Default Extension="png" ContentType="image/png"/>
  <Default Extension="rels" ContentType="application/vnd.openxmlformats-package.relationships+xml"/>
  <Default Extension="tmp" ContentType="image/png"/>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1F1E1B0" w14:textId="3F729204" w:rsidR="00152E27" w:rsidRPr="00152E27" w:rsidRDefault="00152E27" w:rsidP="00152E27">
      <w:pPr>
        <w:spacing w:after="480" w:line="240" w:lineRule="auto"/>
        <w:ind w:left="810"/>
        <w:rPr>
          <w:rFonts w:ascii="Arial" w:hAnsi="Arial" w:cs="Arial"/>
          <w:color w:val="A6A6A6" w:themeColor="background1" w:themeShade="A6"/>
          <w:sz w:val="56"/>
          <w:szCs w:val="56"/>
        </w:rPr>
      </w:pPr>
      <w:r>
        <w:rPr>
          <w:rFonts w:ascii="Arial" w:hAnsi="Arial" w:cs="Arial"/>
          <w:color w:val="595959" w:themeColor="text1" w:themeTint="A6"/>
          <w:sz w:val="56"/>
          <w:szCs w:val="56"/>
        </w:rPr>
        <w:t>City of Tekoa</w:t>
      </w:r>
      <w:r w:rsidR="006A7EE6" w:rsidRPr="00DE1C22">
        <w:rPr>
          <w:rFonts w:ascii="Arial" w:hAnsi="Arial" w:cs="Arial"/>
          <w:color w:val="808080" w:themeColor="background1" w:themeShade="80"/>
          <w:sz w:val="56"/>
          <w:szCs w:val="56"/>
        </w:rPr>
        <w:br/>
      </w:r>
      <w:r>
        <w:rPr>
          <w:rFonts w:ascii="Arial" w:hAnsi="Arial" w:cs="Arial"/>
          <w:color w:val="A6A6A6" w:themeColor="background1" w:themeShade="A6"/>
          <w:sz w:val="56"/>
          <w:szCs w:val="56"/>
        </w:rPr>
        <w:t xml:space="preserve">Wastewater </w:t>
      </w:r>
      <w:r w:rsidR="002269D6">
        <w:rPr>
          <w:rFonts w:ascii="Arial" w:hAnsi="Arial" w:cs="Arial"/>
          <w:color w:val="A6A6A6" w:themeColor="background1" w:themeShade="A6"/>
          <w:sz w:val="56"/>
          <w:szCs w:val="56"/>
        </w:rPr>
        <w:t>Treatment</w:t>
      </w:r>
      <w:r>
        <w:rPr>
          <w:rFonts w:ascii="Arial" w:hAnsi="Arial" w:cs="Arial"/>
          <w:color w:val="A6A6A6" w:themeColor="background1" w:themeShade="A6"/>
          <w:sz w:val="56"/>
          <w:szCs w:val="56"/>
        </w:rPr>
        <w:t xml:space="preserve"> Plant Facility Plan</w:t>
      </w:r>
    </w:p>
    <w:p w14:paraId="225063BA" w14:textId="77777777" w:rsidR="006A7EE6" w:rsidRDefault="006A7EE6" w:rsidP="006A7EE6">
      <w:pPr>
        <w:spacing w:after="480" w:line="240" w:lineRule="auto"/>
        <w:ind w:left="810"/>
        <w:rPr>
          <w:rFonts w:ascii="Arial" w:hAnsi="Arial" w:cs="Arial"/>
          <w:sz w:val="40"/>
        </w:rPr>
      </w:pPr>
    </w:p>
    <w:p w14:paraId="010EA45A" w14:textId="72B196BB" w:rsidR="006A7EE6" w:rsidRPr="00D75B83" w:rsidRDefault="006A7EE6" w:rsidP="006A7EE6">
      <w:pPr>
        <w:spacing w:after="480" w:line="240" w:lineRule="auto"/>
        <w:ind w:left="810"/>
        <w:rPr>
          <w:rFonts w:ascii="Arial" w:hAnsi="Arial" w:cs="Arial"/>
          <w:sz w:val="40"/>
        </w:rPr>
      </w:pPr>
      <w:r w:rsidRPr="00D75B83">
        <w:rPr>
          <w:rFonts w:ascii="Arial" w:hAnsi="Arial" w:cs="Arial"/>
          <w:noProof/>
        </w:rPr>
        <mc:AlternateContent>
          <mc:Choice Requires="wps">
            <w:drawing>
              <wp:anchor distT="0" distB="0" distL="114300" distR="114300" simplePos="0" relativeHeight="251669504" behindDoc="0" locked="0" layoutInCell="1" allowOverlap="1" wp14:anchorId="65781FE7" wp14:editId="4C6CDB47">
                <wp:simplePos x="0" y="0"/>
                <wp:positionH relativeFrom="column">
                  <wp:posOffset>518795</wp:posOffset>
                </wp:positionH>
                <wp:positionV relativeFrom="paragraph">
                  <wp:posOffset>410400</wp:posOffset>
                </wp:positionV>
                <wp:extent cx="2867025" cy="0"/>
                <wp:effectExtent l="0" t="19050" r="47625" b="38100"/>
                <wp:wrapNone/>
                <wp:docPr id="36" name="Straight Connector 36"/>
                <wp:cNvGraphicFramePr/>
                <a:graphic xmlns:a="http://schemas.openxmlformats.org/drawingml/2006/main">
                  <a:graphicData uri="http://schemas.microsoft.com/office/word/2010/wordprocessingShape">
                    <wps:wsp>
                      <wps:cNvCnPr/>
                      <wps:spPr>
                        <a:xfrm>
                          <a:off x="0" y="0"/>
                          <a:ext cx="2867025" cy="0"/>
                        </a:xfrm>
                        <a:prstGeom prst="line">
                          <a:avLst/>
                        </a:prstGeom>
                        <a:ln w="57150">
                          <a:solidFill>
                            <a:srgbClr val="3281B7"/>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7C680A9C" id="Straight Connector 36" o:spid="_x0000_s1026" style="position:absolute;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40.85pt,32.3pt" to="266.6pt,32.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" strokecolor="#3281b7" strokeweight="4.5pt">
                <v:stroke joinstyle="miter"/>
              </v:line>
            </w:pict>
          </mc:Fallback>
        </mc:AlternateContent>
      </w:r>
      <w:r>
        <w:rPr>
          <w:rFonts w:ascii="Arial" w:hAnsi="Arial" w:cs="Arial"/>
          <w:sz w:val="40"/>
        </w:rPr>
        <w:t>Engineering Report</w:t>
      </w:r>
    </w:p>
    <w:p w14:paraId="29C3B2A4" w14:textId="0571803F" w:rsidR="006A7EE6" w:rsidRDefault="00B72E76" w:rsidP="006A7EE6">
      <w:pPr>
        <w:spacing w:before="120" w:after="0" w:line="240" w:lineRule="auto"/>
        <w:ind w:left="806"/>
        <w:rPr>
          <w:rFonts w:ascii="Arial" w:hAnsi="Arial" w:cs="Arial"/>
          <w:b/>
          <w:sz w:val="24"/>
          <w:szCs w:val="24"/>
        </w:rPr>
      </w:pPr>
      <w:r>
        <w:rPr>
          <w:rFonts w:ascii="Arial" w:hAnsi="Arial" w:cs="Arial"/>
          <w:b/>
          <w:sz w:val="24"/>
          <w:szCs w:val="24"/>
        </w:rPr>
        <w:t xml:space="preserve">July </w:t>
      </w:r>
      <w:r w:rsidR="006A7EE6">
        <w:rPr>
          <w:rFonts w:ascii="Arial" w:hAnsi="Arial" w:cs="Arial"/>
          <w:b/>
          <w:sz w:val="24"/>
          <w:szCs w:val="24"/>
        </w:rPr>
        <w:t>202</w:t>
      </w:r>
      <w:r w:rsidR="00152E27">
        <w:rPr>
          <w:rFonts w:ascii="Arial" w:hAnsi="Arial" w:cs="Arial"/>
          <w:b/>
          <w:sz w:val="24"/>
          <w:szCs w:val="24"/>
        </w:rPr>
        <w:t>5</w:t>
      </w:r>
    </w:p>
    <w:p w14:paraId="53A8FBEB" w14:textId="22C4A1DB" w:rsidR="006A7EE6" w:rsidRPr="00AA3052" w:rsidRDefault="006A7EE6" w:rsidP="006A7EE6">
      <w:pPr>
        <w:spacing w:before="120" w:after="480" w:line="240" w:lineRule="auto"/>
        <w:ind w:left="806"/>
        <w:rPr>
          <w:rFonts w:ascii="Arial" w:hAnsi="Arial" w:cs="Arial"/>
          <w:b/>
          <w:sz w:val="24"/>
          <w:szCs w:val="24"/>
        </w:rPr>
      </w:pPr>
      <w:r>
        <w:rPr>
          <w:rFonts w:ascii="Arial" w:hAnsi="Arial" w:cs="Arial"/>
          <w:color w:val="808080" w:themeColor="background1" w:themeShade="80"/>
          <w:sz w:val="18"/>
          <w:szCs w:val="18"/>
        </w:rPr>
        <w:t>30</w:t>
      </w:r>
      <w:r w:rsidR="00152E27">
        <w:rPr>
          <w:rFonts w:ascii="Arial" w:hAnsi="Arial" w:cs="Arial"/>
          <w:color w:val="808080" w:themeColor="background1" w:themeShade="80"/>
          <w:sz w:val="18"/>
          <w:szCs w:val="18"/>
        </w:rPr>
        <w:t>393</w:t>
      </w:r>
      <w:r>
        <w:rPr>
          <w:rFonts w:ascii="Arial" w:hAnsi="Arial" w:cs="Arial"/>
          <w:color w:val="808080" w:themeColor="background1" w:themeShade="80"/>
          <w:sz w:val="18"/>
          <w:szCs w:val="18"/>
        </w:rPr>
        <w:t>.0</w:t>
      </w:r>
      <w:r w:rsidR="00152E27">
        <w:rPr>
          <w:rFonts w:ascii="Arial" w:hAnsi="Arial" w:cs="Arial"/>
          <w:color w:val="808080" w:themeColor="background1" w:themeShade="80"/>
          <w:sz w:val="18"/>
          <w:szCs w:val="18"/>
        </w:rPr>
        <w:t>41</w:t>
      </w:r>
      <w:r>
        <w:rPr>
          <w:rFonts w:ascii="Arial" w:hAnsi="Arial" w:cs="Arial"/>
          <w:color w:val="808080" w:themeColor="background1" w:themeShade="80"/>
          <w:sz w:val="18"/>
          <w:szCs w:val="18"/>
        </w:rPr>
        <w:t>.01</w:t>
      </w:r>
    </w:p>
    <w:p w14:paraId="14D55083" w14:textId="77777777" w:rsidR="006A7EE6" w:rsidRDefault="006A7EE6" w:rsidP="006A7EE6">
      <w:pPr>
        <w:tabs>
          <w:tab w:val="left" w:pos="6210"/>
        </w:tabs>
        <w:spacing w:before="360"/>
        <w:ind w:left="810"/>
        <w:rPr>
          <w:rFonts w:ascii="Arial" w:hAnsi="Arial" w:cs="Arial"/>
          <w:b/>
          <w:sz w:val="24"/>
          <w:szCs w:val="24"/>
        </w:rPr>
      </w:pPr>
    </w:p>
    <w:p w14:paraId="567E5D32" w14:textId="77777777" w:rsidR="006A7EE6" w:rsidRDefault="006A7EE6" w:rsidP="006A7EE6">
      <w:pPr>
        <w:tabs>
          <w:tab w:val="left" w:pos="6210"/>
        </w:tabs>
        <w:spacing w:before="360"/>
        <w:ind w:left="810"/>
        <w:rPr>
          <w:rFonts w:ascii="Arial" w:hAnsi="Arial" w:cs="Arial"/>
          <w:b/>
          <w:sz w:val="24"/>
          <w:szCs w:val="24"/>
        </w:rPr>
      </w:pPr>
    </w:p>
    <w:p w14:paraId="48CA3C6D" w14:textId="77777777" w:rsidR="006A7EE6" w:rsidRDefault="006A7EE6" w:rsidP="006A7EE6">
      <w:pPr>
        <w:tabs>
          <w:tab w:val="left" w:pos="6210"/>
        </w:tabs>
        <w:spacing w:before="360"/>
        <w:ind w:left="810"/>
        <w:rPr>
          <w:rFonts w:ascii="Arial" w:hAnsi="Arial" w:cs="Arial"/>
          <w:b/>
          <w:sz w:val="24"/>
          <w:szCs w:val="24"/>
        </w:rPr>
      </w:pPr>
      <w:r>
        <w:rPr>
          <w:rFonts w:ascii="Arial" w:hAnsi="Arial" w:cs="Arial"/>
          <w:b/>
          <w:sz w:val="24"/>
          <w:szCs w:val="24"/>
        </w:rPr>
        <w:tab/>
      </w:r>
    </w:p>
    <w:p w14:paraId="117D05B4" w14:textId="77777777" w:rsidR="006A7EE6" w:rsidRDefault="006A7EE6" w:rsidP="006A7EE6">
      <w:pPr>
        <w:spacing w:before="360"/>
        <w:rPr>
          <w:rFonts w:ascii="Arial" w:hAnsi="Arial" w:cs="Arial"/>
          <w:b/>
          <w:sz w:val="24"/>
          <w:szCs w:val="24"/>
        </w:rPr>
      </w:pPr>
    </w:p>
    <w:p w14:paraId="045097A5" w14:textId="24474108" w:rsidR="006A7EE6" w:rsidRDefault="006A7EE6" w:rsidP="006A7EE6">
      <w:pPr>
        <w:spacing w:before="360"/>
        <w:ind w:left="810"/>
        <w:rPr>
          <w:rFonts w:ascii="Arial" w:hAnsi="Arial" w:cs="Arial"/>
          <w:b/>
          <w:sz w:val="24"/>
          <w:szCs w:val="24"/>
        </w:rPr>
      </w:pPr>
    </w:p>
    <w:p w14:paraId="5C9689F9" w14:textId="77777777" w:rsidR="00874A77" w:rsidRDefault="00874A77" w:rsidP="006A7EE6">
      <w:pPr>
        <w:spacing w:before="360"/>
        <w:ind w:left="810"/>
        <w:rPr>
          <w:rFonts w:ascii="Arial" w:hAnsi="Arial" w:cs="Arial"/>
          <w:b/>
          <w:sz w:val="24"/>
          <w:szCs w:val="24"/>
        </w:rPr>
      </w:pPr>
    </w:p>
    <w:p w14:paraId="629AE6B0" w14:textId="4EB5C591" w:rsidR="006A7EE6" w:rsidRDefault="006A7EE6" w:rsidP="006A7EE6">
      <w:pPr>
        <w:spacing w:after="0" w:line="260" w:lineRule="exact"/>
        <w:ind w:left="810"/>
        <w:rPr>
          <w:rFonts w:ascii="Arial" w:hAnsi="Arial" w:cs="Arial"/>
          <w:b/>
          <w:sz w:val="24"/>
          <w:szCs w:val="24"/>
        </w:rPr>
      </w:pPr>
      <w:r w:rsidRPr="009F2CB3">
        <w:rPr>
          <w:rFonts w:ascii="Arial" w:hAnsi="Arial" w:cs="Arial"/>
          <w:b/>
          <w:sz w:val="24"/>
          <w:szCs w:val="24"/>
        </w:rPr>
        <w:t>Prepared for:</w:t>
      </w:r>
      <w:r w:rsidRPr="009F2CB3">
        <w:rPr>
          <w:rFonts w:ascii="Arial" w:hAnsi="Arial" w:cs="Arial"/>
          <w:b/>
          <w:sz w:val="24"/>
          <w:szCs w:val="24"/>
        </w:rPr>
        <w:br/>
      </w:r>
      <w:r w:rsidR="00152E27">
        <w:rPr>
          <w:rFonts w:ascii="Arial" w:hAnsi="Arial" w:cs="Arial"/>
          <w:bCs/>
          <w:sz w:val="20"/>
        </w:rPr>
        <w:t>The City of Tekoa</w:t>
      </w:r>
      <w:r w:rsidRPr="00DA7AAB">
        <w:rPr>
          <w:rFonts w:ascii="Arial" w:hAnsi="Arial" w:cs="Arial"/>
          <w:bCs/>
          <w:sz w:val="20"/>
        </w:rPr>
        <w:br/>
      </w:r>
      <w:r w:rsidRPr="00DA7AAB">
        <w:rPr>
          <w:rFonts w:ascii="Arial" w:hAnsi="Arial" w:cs="Arial"/>
          <w:bCs/>
          <w:sz w:val="20"/>
        </w:rPr>
        <w:br/>
      </w:r>
    </w:p>
    <w:p w14:paraId="6B90C9DF" w14:textId="48BD0D2E" w:rsidR="006A7EE6" w:rsidRDefault="006A7EE6" w:rsidP="006A7EE6">
      <w:pPr>
        <w:spacing w:after="0" w:line="260" w:lineRule="exact"/>
        <w:ind w:left="810"/>
        <w:rPr>
          <w:rFonts w:ascii="Arial" w:hAnsi="Arial" w:cs="Arial"/>
          <w:bCs/>
          <w:sz w:val="20"/>
        </w:rPr>
      </w:pPr>
      <w:r w:rsidRPr="009F2CB3">
        <w:rPr>
          <w:rFonts w:ascii="Arial" w:hAnsi="Arial" w:cs="Arial"/>
          <w:b/>
          <w:noProof/>
          <w:sz w:val="24"/>
          <w:szCs w:val="24"/>
        </w:rPr>
        <w:drawing>
          <wp:anchor distT="0" distB="0" distL="114300" distR="114300" simplePos="0" relativeHeight="251670528" behindDoc="0" locked="0" layoutInCell="1" allowOverlap="1" wp14:anchorId="0724FE06" wp14:editId="750320EC">
            <wp:simplePos x="0" y="0"/>
            <wp:positionH relativeFrom="column">
              <wp:posOffset>4238625</wp:posOffset>
            </wp:positionH>
            <wp:positionV relativeFrom="paragraph">
              <wp:posOffset>29845</wp:posOffset>
            </wp:positionV>
            <wp:extent cx="1606550" cy="733425"/>
            <wp:effectExtent l="0" t="0" r="0" b="9525"/>
            <wp:wrapNone/>
            <wp:docPr id="42" name="Picture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70254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6550" cy="733425"/>
                    </a:xfrm>
                    <a:prstGeom prst="rect">
                      <a:avLst/>
                    </a:prstGeom>
                  </pic:spPr>
                </pic:pic>
              </a:graphicData>
            </a:graphic>
            <wp14:sizeRelH relativeFrom="page">
              <wp14:pctWidth>0</wp14:pctWidth>
            </wp14:sizeRelH>
            <wp14:sizeRelV relativeFrom="page">
              <wp14:pctHeight>0</wp14:pctHeight>
            </wp14:sizeRelV>
          </wp:anchor>
        </w:drawing>
      </w:r>
      <w:r w:rsidRPr="009F2CB3">
        <w:rPr>
          <w:rFonts w:ascii="Arial" w:hAnsi="Arial" w:cs="Arial"/>
          <w:b/>
          <w:sz w:val="24"/>
          <w:szCs w:val="24"/>
        </w:rPr>
        <w:t>Prepared by:</w:t>
      </w:r>
      <w:r w:rsidRPr="00DA7AAB">
        <w:rPr>
          <w:rFonts w:ascii="Arial" w:hAnsi="Arial" w:cs="Arial"/>
          <w:bCs/>
          <w:sz w:val="20"/>
        </w:rPr>
        <w:br/>
        <w:t>Century West Engineering</w:t>
      </w:r>
      <w:r w:rsidRPr="00DA7AAB">
        <w:rPr>
          <w:rFonts w:ascii="Arial" w:hAnsi="Arial" w:cs="Arial"/>
          <w:bCs/>
          <w:sz w:val="20"/>
        </w:rPr>
        <w:br/>
      </w:r>
      <w:r w:rsidR="00870D4A">
        <w:rPr>
          <w:rFonts w:ascii="Arial" w:hAnsi="Arial" w:cs="Arial"/>
          <w:bCs/>
          <w:sz w:val="20"/>
        </w:rPr>
        <w:t>11707 E Montgomery Drive</w:t>
      </w:r>
    </w:p>
    <w:p w14:paraId="2C9D6B58" w14:textId="129AB3E3" w:rsidR="006A7EE6" w:rsidRPr="00DA7AAB" w:rsidRDefault="00870D4A" w:rsidP="006A7EE6">
      <w:pPr>
        <w:spacing w:after="0" w:line="260" w:lineRule="exact"/>
        <w:ind w:left="810"/>
        <w:rPr>
          <w:rFonts w:ascii="Arial" w:hAnsi="Arial" w:cs="Arial"/>
          <w:bCs/>
          <w:sz w:val="20"/>
        </w:rPr>
      </w:pPr>
      <w:r>
        <w:rPr>
          <w:rFonts w:ascii="Arial" w:hAnsi="Arial" w:cs="Arial"/>
          <w:bCs/>
          <w:sz w:val="20"/>
        </w:rPr>
        <w:t>Spokane Valley, WA 99206</w:t>
      </w:r>
    </w:p>
    <w:p w14:paraId="2E2BE836" w14:textId="77777777" w:rsidR="006A7EE6" w:rsidRDefault="006A7EE6" w:rsidP="006A7EE6"/>
    <w:p w14:paraId="3313ED24" w14:textId="4A757831" w:rsidR="00C24782" w:rsidRDefault="00C24782" w:rsidP="00B9684F">
      <w:pPr>
        <w:spacing w:before="422" w:line="365" w:lineRule="exact"/>
        <w:jc w:val="center"/>
        <w:textAlignment w:val="baseline"/>
        <w:rPr>
          <w:rFonts w:cstheme="minorHAnsi"/>
          <w:b/>
          <w:caps/>
          <w:sz w:val="32"/>
          <w:szCs w:val="32"/>
        </w:rPr>
        <w:sectPr w:rsidR="00C24782">
          <w:pgSz w:w="12240" w:h="15840"/>
          <w:pgMar w:top="1440" w:right="1440" w:bottom="1440" w:left="1440" w:header="720" w:footer="720" w:gutter="0"/>
          <w:cols w:space="720"/>
          <w:docGrid w:linePitch="360"/>
        </w:sectPr>
      </w:pPr>
    </w:p>
    <w:p w14:paraId="7EE8C5E5" w14:textId="72EC2726" w:rsidR="00152E27" w:rsidRPr="00152E27" w:rsidRDefault="00152E27" w:rsidP="00C24782">
      <w:pPr>
        <w:spacing w:after="480" w:line="240" w:lineRule="auto"/>
        <w:rPr>
          <w:rFonts w:ascii="Arial" w:hAnsi="Arial" w:cs="Arial"/>
          <w:color w:val="A6A6A6" w:themeColor="background1" w:themeShade="A6"/>
          <w:sz w:val="52"/>
          <w:szCs w:val="52"/>
        </w:rPr>
      </w:pPr>
      <w:r>
        <w:rPr>
          <w:rFonts w:ascii="Arial" w:hAnsi="Arial" w:cs="Arial"/>
          <w:color w:val="595959" w:themeColor="text1" w:themeTint="A6"/>
          <w:sz w:val="52"/>
          <w:szCs w:val="52"/>
        </w:rPr>
        <w:lastRenderedPageBreak/>
        <w:t>City of Tekoa</w:t>
      </w:r>
      <w:r w:rsidR="00C24782" w:rsidRPr="00254CD9">
        <w:rPr>
          <w:rFonts w:ascii="Arial" w:hAnsi="Arial" w:cs="Arial"/>
          <w:color w:val="808080" w:themeColor="background1" w:themeShade="80"/>
          <w:sz w:val="52"/>
          <w:szCs w:val="52"/>
        </w:rPr>
        <w:br/>
      </w:r>
      <w:r>
        <w:rPr>
          <w:rFonts w:ascii="Arial" w:hAnsi="Arial" w:cs="Arial"/>
          <w:color w:val="A6A6A6" w:themeColor="background1" w:themeShade="A6"/>
          <w:sz w:val="52"/>
          <w:szCs w:val="52"/>
        </w:rPr>
        <w:t>Wastewater Treatment Plant Facility Plan</w:t>
      </w:r>
      <w:r w:rsidR="00C24782">
        <w:rPr>
          <w:rFonts w:ascii="Arial" w:hAnsi="Arial" w:cs="Arial"/>
          <w:color w:val="595959" w:themeColor="text1" w:themeTint="A6"/>
          <w:sz w:val="52"/>
          <w:szCs w:val="52"/>
        </w:rPr>
        <w:br/>
      </w:r>
    </w:p>
    <w:p w14:paraId="16789D31" w14:textId="53585604" w:rsidR="00034FEE" w:rsidRDefault="00C24782" w:rsidP="00C24782">
      <w:pPr>
        <w:spacing w:after="480" w:line="240" w:lineRule="auto"/>
        <w:rPr>
          <w:rFonts w:ascii="Arial" w:hAnsi="Arial" w:cs="Arial"/>
          <w:color w:val="808080" w:themeColor="background1" w:themeShade="80"/>
          <w:sz w:val="18"/>
          <w:szCs w:val="18"/>
        </w:rPr>
      </w:pPr>
      <w:r>
        <w:rPr>
          <w:rFonts w:ascii="Arial" w:hAnsi="Arial" w:cs="Arial"/>
          <w:color w:val="595959" w:themeColor="text1" w:themeTint="A6"/>
          <w:sz w:val="36"/>
          <w:szCs w:val="36"/>
        </w:rPr>
        <w:br/>
      </w:r>
      <w:r w:rsidR="00FB2567">
        <w:rPr>
          <w:rFonts w:ascii="Arial" w:hAnsi="Arial" w:cs="Arial"/>
          <w:color w:val="595959" w:themeColor="text1" w:themeTint="A6"/>
          <w:sz w:val="36"/>
          <w:szCs w:val="36"/>
        </w:rPr>
        <w:t>Engineering Report</w:t>
      </w:r>
      <w:r>
        <w:rPr>
          <w:rFonts w:ascii="Arial" w:hAnsi="Arial" w:cs="Arial"/>
          <w:color w:val="595959" w:themeColor="text1" w:themeTint="A6"/>
          <w:sz w:val="36"/>
          <w:szCs w:val="36"/>
        </w:rPr>
        <w:br/>
      </w:r>
      <w:r w:rsidR="00FB2567">
        <w:rPr>
          <w:rFonts w:ascii="Arial" w:hAnsi="Arial" w:cs="Arial"/>
          <w:color w:val="808080" w:themeColor="background1" w:themeShade="80"/>
          <w:sz w:val="18"/>
          <w:szCs w:val="18"/>
        </w:rPr>
        <w:t>30</w:t>
      </w:r>
      <w:r w:rsidR="00152E27">
        <w:rPr>
          <w:rFonts w:ascii="Arial" w:hAnsi="Arial" w:cs="Arial"/>
          <w:color w:val="808080" w:themeColor="background1" w:themeShade="80"/>
          <w:sz w:val="18"/>
          <w:szCs w:val="18"/>
        </w:rPr>
        <w:t>393</w:t>
      </w:r>
      <w:r w:rsidR="00FB2567">
        <w:rPr>
          <w:rFonts w:ascii="Arial" w:hAnsi="Arial" w:cs="Arial"/>
          <w:color w:val="808080" w:themeColor="background1" w:themeShade="80"/>
          <w:sz w:val="18"/>
          <w:szCs w:val="18"/>
        </w:rPr>
        <w:t>.0</w:t>
      </w:r>
      <w:r w:rsidR="00152E27">
        <w:rPr>
          <w:rFonts w:ascii="Arial" w:hAnsi="Arial" w:cs="Arial"/>
          <w:color w:val="808080" w:themeColor="background1" w:themeShade="80"/>
          <w:sz w:val="18"/>
          <w:szCs w:val="18"/>
        </w:rPr>
        <w:t>41</w:t>
      </w:r>
      <w:r w:rsidR="00FB2567">
        <w:rPr>
          <w:rFonts w:ascii="Arial" w:hAnsi="Arial" w:cs="Arial"/>
          <w:color w:val="808080" w:themeColor="background1" w:themeShade="80"/>
          <w:sz w:val="18"/>
          <w:szCs w:val="18"/>
        </w:rPr>
        <w:t>.01</w:t>
      </w:r>
    </w:p>
    <w:p w14:paraId="3EA938F3" w14:textId="77777777" w:rsidR="00034FEE" w:rsidRDefault="00034FEE" w:rsidP="00C24782">
      <w:pPr>
        <w:spacing w:after="480" w:line="240" w:lineRule="auto"/>
        <w:rPr>
          <w:rFonts w:ascii="Arial" w:hAnsi="Arial" w:cs="Arial"/>
          <w:color w:val="808080" w:themeColor="background1" w:themeShade="80"/>
          <w:sz w:val="18"/>
          <w:szCs w:val="18"/>
        </w:rPr>
      </w:pPr>
    </w:p>
    <w:tbl>
      <w:tblPr>
        <w:tblStyle w:val="TableGrid"/>
        <w:tblpPr w:leftFromText="187" w:rightFromText="187" w:vertAnchor="text" w:horzAnchor="margin" w:tblpX="-180" w:tblpY="3358"/>
        <w:tblW w:w="1017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95"/>
        <w:gridCol w:w="5075"/>
      </w:tblGrid>
      <w:tr w:rsidR="00034FEE" w14:paraId="3A90C005" w14:textId="77777777" w:rsidTr="001117B9">
        <w:trPr>
          <w:trHeight w:val="2101"/>
        </w:trPr>
        <w:tc>
          <w:tcPr>
            <w:tcW w:w="5095" w:type="dxa"/>
          </w:tcPr>
          <w:p w14:paraId="6EE77736" w14:textId="77777777" w:rsidR="00034FEE" w:rsidRDefault="00034FEE" w:rsidP="001117B9">
            <w:pPr>
              <w:spacing w:line="260" w:lineRule="exact"/>
              <w:rPr>
                <w:rFonts w:ascii="Arial" w:hAnsi="Arial" w:cs="Arial"/>
                <w:b/>
                <w:sz w:val="20"/>
              </w:rPr>
            </w:pPr>
          </w:p>
          <w:p w14:paraId="40D53CB7" w14:textId="10440829" w:rsidR="00034FEE" w:rsidRDefault="00034FEE" w:rsidP="001117B9">
            <w:pPr>
              <w:spacing w:after="0" w:line="260" w:lineRule="exact"/>
              <w:rPr>
                <w:rFonts w:ascii="Arial" w:hAnsi="Arial" w:cs="Arial"/>
                <w:b/>
                <w:sz w:val="20"/>
              </w:rPr>
            </w:pPr>
            <w:r>
              <w:rPr>
                <w:rFonts w:ascii="Arial" w:hAnsi="Arial" w:cs="Arial"/>
                <w:b/>
                <w:sz w:val="20"/>
              </w:rPr>
              <w:br/>
            </w:r>
          </w:p>
          <w:p w14:paraId="1CF9CD1C" w14:textId="363E7833" w:rsidR="00034FEE" w:rsidRDefault="00034FEE" w:rsidP="001117B9">
            <w:pPr>
              <w:spacing w:after="0" w:line="260" w:lineRule="exact"/>
              <w:rPr>
                <w:rFonts w:ascii="Arial" w:hAnsi="Arial" w:cs="Arial"/>
                <w:b/>
                <w:sz w:val="20"/>
              </w:rPr>
            </w:pPr>
          </w:p>
          <w:p w14:paraId="15960BE1" w14:textId="385277ED" w:rsidR="00034FEE" w:rsidRDefault="00034FEE" w:rsidP="001117B9">
            <w:pPr>
              <w:spacing w:after="0" w:line="260" w:lineRule="exact"/>
              <w:rPr>
                <w:rFonts w:ascii="Arial" w:hAnsi="Arial" w:cs="Arial"/>
                <w:b/>
                <w:sz w:val="20"/>
              </w:rPr>
            </w:pPr>
          </w:p>
          <w:p w14:paraId="382904AF" w14:textId="18A57043" w:rsidR="00034FEE" w:rsidRDefault="00034FEE" w:rsidP="001117B9">
            <w:pPr>
              <w:spacing w:after="0" w:line="260" w:lineRule="exact"/>
              <w:rPr>
                <w:rFonts w:ascii="Arial" w:hAnsi="Arial" w:cs="Arial"/>
                <w:b/>
                <w:sz w:val="20"/>
              </w:rPr>
            </w:pPr>
          </w:p>
          <w:p w14:paraId="3C74E204" w14:textId="77777777" w:rsidR="00034FEE" w:rsidRDefault="00034FEE" w:rsidP="001117B9">
            <w:pPr>
              <w:spacing w:after="0" w:line="260" w:lineRule="exact"/>
              <w:rPr>
                <w:rFonts w:ascii="Arial" w:hAnsi="Arial" w:cs="Arial"/>
                <w:b/>
                <w:sz w:val="20"/>
              </w:rPr>
            </w:pPr>
          </w:p>
          <w:p w14:paraId="2F2A8C87" w14:textId="77777777" w:rsidR="00874A77" w:rsidRDefault="00874A77" w:rsidP="001117B9">
            <w:pPr>
              <w:spacing w:after="0" w:line="260" w:lineRule="exact"/>
              <w:rPr>
                <w:rFonts w:ascii="Arial" w:hAnsi="Arial" w:cs="Arial"/>
                <w:b/>
                <w:sz w:val="20"/>
              </w:rPr>
            </w:pPr>
          </w:p>
          <w:p w14:paraId="6EA156E7" w14:textId="0449F3D7" w:rsidR="00874A77" w:rsidRDefault="00034FEE" w:rsidP="001117B9">
            <w:pPr>
              <w:spacing w:after="0" w:line="260" w:lineRule="exact"/>
              <w:rPr>
                <w:rFonts w:ascii="Arial" w:hAnsi="Arial" w:cs="Arial"/>
                <w:bCs/>
                <w:sz w:val="20"/>
              </w:rPr>
            </w:pPr>
            <w:r w:rsidRPr="00DA7AAB">
              <w:rPr>
                <w:rFonts w:ascii="Arial" w:hAnsi="Arial" w:cs="Arial"/>
                <w:b/>
                <w:sz w:val="20"/>
              </w:rPr>
              <w:t>Prepared for:</w:t>
            </w:r>
            <w:r w:rsidRPr="00DA7AAB">
              <w:rPr>
                <w:rFonts w:ascii="Arial" w:hAnsi="Arial" w:cs="Arial"/>
                <w:bCs/>
                <w:sz w:val="20"/>
              </w:rPr>
              <w:br/>
            </w:r>
            <w:r w:rsidR="00152E27">
              <w:rPr>
                <w:rFonts w:ascii="Arial" w:hAnsi="Arial" w:cs="Arial"/>
                <w:bCs/>
                <w:sz w:val="20"/>
              </w:rPr>
              <w:t>The City of Tekoa</w:t>
            </w:r>
          </w:p>
          <w:p w14:paraId="4F871A1D" w14:textId="0DEA3FE1" w:rsidR="00034FEE" w:rsidRDefault="00034FEE" w:rsidP="001117B9">
            <w:pPr>
              <w:spacing w:after="0" w:line="260" w:lineRule="exact"/>
              <w:rPr>
                <w:rFonts w:ascii="Arial" w:hAnsi="Arial" w:cs="Arial"/>
                <w:bCs/>
                <w:sz w:val="20"/>
              </w:rPr>
            </w:pPr>
            <w:r w:rsidRPr="00DA7AAB">
              <w:rPr>
                <w:rFonts w:ascii="Arial" w:hAnsi="Arial" w:cs="Arial"/>
                <w:bCs/>
                <w:sz w:val="20"/>
              </w:rPr>
              <w:br/>
            </w:r>
            <w:r w:rsidRPr="00DA7AAB">
              <w:rPr>
                <w:rFonts w:ascii="Arial" w:hAnsi="Arial" w:cs="Arial"/>
                <w:bCs/>
                <w:sz w:val="20"/>
              </w:rPr>
              <w:br/>
            </w:r>
            <w:r w:rsidRPr="00DA7AAB">
              <w:rPr>
                <w:rFonts w:ascii="Arial" w:hAnsi="Arial" w:cs="Arial"/>
                <w:b/>
                <w:sz w:val="20"/>
              </w:rPr>
              <w:t>Prepared by:</w:t>
            </w:r>
            <w:r w:rsidRPr="00DA7AAB">
              <w:rPr>
                <w:rFonts w:ascii="Arial" w:hAnsi="Arial" w:cs="Arial"/>
                <w:bCs/>
                <w:sz w:val="20"/>
              </w:rPr>
              <w:br/>
              <w:t>Century West Engineering</w:t>
            </w:r>
            <w:r w:rsidRPr="00DA7AAB">
              <w:rPr>
                <w:rFonts w:ascii="Arial" w:hAnsi="Arial" w:cs="Arial"/>
                <w:bCs/>
                <w:sz w:val="20"/>
              </w:rPr>
              <w:br/>
            </w:r>
            <w:r>
              <w:rPr>
                <w:rFonts w:ascii="Arial" w:hAnsi="Arial" w:cs="Arial"/>
                <w:bCs/>
                <w:sz w:val="20"/>
              </w:rPr>
              <w:t>11707 E Montgomery Drive</w:t>
            </w:r>
          </w:p>
          <w:p w14:paraId="11317DE4" w14:textId="3C9CFD66" w:rsidR="00034FEE" w:rsidRPr="004219E9" w:rsidRDefault="00034FEE" w:rsidP="004219E9">
            <w:pPr>
              <w:spacing w:after="0" w:line="260" w:lineRule="exact"/>
              <w:rPr>
                <w:rFonts w:ascii="Arial" w:hAnsi="Arial" w:cs="Arial"/>
                <w:bCs/>
                <w:sz w:val="20"/>
              </w:rPr>
            </w:pPr>
            <w:r>
              <w:rPr>
                <w:rFonts w:ascii="Arial" w:hAnsi="Arial" w:cs="Arial"/>
                <w:bCs/>
                <w:sz w:val="20"/>
              </w:rPr>
              <w:t>Spokane Valley, WA 99206</w:t>
            </w:r>
          </w:p>
        </w:tc>
        <w:tc>
          <w:tcPr>
            <w:tcW w:w="5075" w:type="dxa"/>
          </w:tcPr>
          <w:p w14:paraId="32B73C4A" w14:textId="7257AE41" w:rsidR="00034FEE" w:rsidRDefault="00034FEE" w:rsidP="001117B9">
            <w:pPr>
              <w:rPr>
                <w:sz w:val="32"/>
              </w:rPr>
            </w:pPr>
            <w:r>
              <w:rPr>
                <w:noProof/>
              </w:rPr>
              <w:drawing>
                <wp:anchor distT="0" distB="0" distL="114300" distR="114300" simplePos="0" relativeHeight="251672576" behindDoc="0" locked="0" layoutInCell="1" allowOverlap="1" wp14:anchorId="5E235130" wp14:editId="1DDE522C">
                  <wp:simplePos x="0" y="0"/>
                  <wp:positionH relativeFrom="column">
                    <wp:posOffset>1357096</wp:posOffset>
                  </wp:positionH>
                  <wp:positionV relativeFrom="paragraph">
                    <wp:posOffset>2055799</wp:posOffset>
                  </wp:positionV>
                  <wp:extent cx="1606550" cy="733425"/>
                  <wp:effectExtent l="0" t="0" r="0" b="9525"/>
                  <wp:wrapNone/>
                  <wp:docPr id="43" name="Picture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A70254D.tmp"/>
                          <pic:cNvPicPr/>
                        </pic:nvPicPr>
                        <pic:blipFill>
                          <a:blip r:embed="rId8" cstate="print">
                            <a:extLst>
                              <a:ext uri="{28A0092B-C50C-407E-A947-70E740481C1C}">
                                <a14:useLocalDpi xmlns:a14="http://schemas.microsoft.com/office/drawing/2010/main" val="0"/>
                              </a:ext>
                            </a:extLst>
                          </a:blip>
                          <a:stretch>
                            <a:fillRect/>
                          </a:stretch>
                        </pic:blipFill>
                        <pic:spPr>
                          <a:xfrm>
                            <a:off x="0" y="0"/>
                            <a:ext cx="1606550" cy="733425"/>
                          </a:xfrm>
                          <a:prstGeom prst="rect">
                            <a:avLst/>
                          </a:prstGeom>
                        </pic:spPr>
                      </pic:pic>
                    </a:graphicData>
                  </a:graphic>
                  <wp14:sizeRelH relativeFrom="page">
                    <wp14:pctWidth>0</wp14:pctWidth>
                  </wp14:sizeRelH>
                  <wp14:sizeRelV relativeFrom="page">
                    <wp14:pctHeight>0</wp14:pctHeight>
                  </wp14:sizeRelV>
                </wp:anchor>
              </w:drawing>
            </w:r>
          </w:p>
        </w:tc>
      </w:tr>
    </w:tbl>
    <w:p w14:paraId="73DF78DC" w14:textId="603B5258" w:rsidR="002A6CFB" w:rsidRDefault="002A6CFB" w:rsidP="00C24782">
      <w:pPr>
        <w:spacing w:after="480" w:line="240" w:lineRule="auto"/>
        <w:rPr>
          <w:rFonts w:ascii="Arial" w:hAnsi="Arial" w:cs="Arial"/>
          <w:color w:val="808080" w:themeColor="background1" w:themeShade="80"/>
          <w:sz w:val="18"/>
          <w:szCs w:val="18"/>
        </w:rPr>
      </w:pPr>
    </w:p>
    <w:p w14:paraId="5ED2D5C1" w14:textId="77777777" w:rsidR="002A6CFB" w:rsidRDefault="002A6CFB">
      <w:pPr>
        <w:spacing w:after="160" w:line="259" w:lineRule="auto"/>
        <w:rPr>
          <w:rFonts w:ascii="Arial" w:hAnsi="Arial" w:cs="Arial"/>
          <w:color w:val="808080" w:themeColor="background1" w:themeShade="80"/>
          <w:sz w:val="18"/>
          <w:szCs w:val="18"/>
        </w:rPr>
      </w:pPr>
      <w:r>
        <w:rPr>
          <w:rFonts w:ascii="Arial" w:hAnsi="Arial" w:cs="Arial"/>
          <w:color w:val="808080" w:themeColor="background1" w:themeShade="80"/>
          <w:sz w:val="18"/>
          <w:szCs w:val="18"/>
        </w:rPr>
        <w:br w:type="page"/>
      </w:r>
    </w:p>
    <w:p w14:paraId="105EDD2A" w14:textId="77777777" w:rsidR="000C19A5" w:rsidRPr="00591649" w:rsidRDefault="000C19A5" w:rsidP="00591649">
      <w:pPr>
        <w:pStyle w:val="TableofContents"/>
      </w:pPr>
      <w:r w:rsidRPr="00591649">
        <w:lastRenderedPageBreak/>
        <w:t>Table of Contents</w:t>
      </w:r>
    </w:p>
    <w:sdt>
      <w:sdtPr>
        <w:rPr>
          <w:rFonts w:asciiTheme="minorHAnsi" w:eastAsia="Calibri" w:hAnsiTheme="minorHAnsi" w:cs="Times New Roman"/>
          <w:b w:val="0"/>
          <w:caps w:val="0"/>
        </w:rPr>
        <w:id w:val="572477925"/>
        <w:docPartObj>
          <w:docPartGallery w:val="Table of Contents"/>
          <w:docPartUnique/>
        </w:docPartObj>
      </w:sdtPr>
      <w:sdtEndPr>
        <w:rPr>
          <w:rFonts w:ascii="Calibri" w:eastAsiaTheme="minorHAnsi" w:hAnsi="Calibri" w:cstheme="minorBidi"/>
          <w:b/>
          <w:caps/>
        </w:rPr>
      </w:sdtEndPr>
      <w:sdtContent>
        <w:p w14:paraId="51810EB0" w14:textId="1E415CDB" w:rsidR="00F17BB5" w:rsidRDefault="003064B6">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r>
            <w:rPr>
              <w:bCs/>
              <w:caps w:val="0"/>
              <w:noProof/>
            </w:rPr>
            <w:fldChar w:fldCharType="begin"/>
          </w:r>
          <w:r>
            <w:rPr>
              <w:bCs/>
              <w:caps w:val="0"/>
              <w:noProof/>
            </w:rPr>
            <w:instrText xml:space="preserve"> TOC \o "2-3" \h \z \u \t "Heading 1,1" </w:instrText>
          </w:r>
          <w:r>
            <w:rPr>
              <w:bCs/>
              <w:caps w:val="0"/>
              <w:noProof/>
            </w:rPr>
            <w:fldChar w:fldCharType="separate"/>
          </w:r>
          <w:hyperlink w:anchor="_Toc206075548" w:history="1">
            <w:r w:rsidR="00F17BB5" w:rsidRPr="00BA77A5">
              <w:rPr>
                <w:rStyle w:val="Hyperlink"/>
                <w:noProof/>
              </w:rPr>
              <w:t>1</w:t>
            </w:r>
            <w:r w:rsidR="00F17BB5">
              <w:rPr>
                <w:rFonts w:asciiTheme="minorHAnsi" w:eastAsiaTheme="minorEastAsia" w:hAnsiTheme="minorHAnsi"/>
                <w:b w:val="0"/>
                <w:caps w:val="0"/>
                <w:noProof/>
                <w:kern w:val="2"/>
                <w:sz w:val="24"/>
                <w:szCs w:val="24"/>
                <w14:ligatures w14:val="standardContextual"/>
              </w:rPr>
              <w:tab/>
            </w:r>
            <w:r w:rsidR="00F17BB5" w:rsidRPr="00BA77A5">
              <w:rPr>
                <w:rStyle w:val="Hyperlink"/>
                <w:noProof/>
              </w:rPr>
              <w:t>INTRODUCTION</w:t>
            </w:r>
            <w:r w:rsidR="00F17BB5">
              <w:rPr>
                <w:noProof/>
                <w:webHidden/>
              </w:rPr>
              <w:tab/>
            </w:r>
            <w:r w:rsidR="00F17BB5">
              <w:rPr>
                <w:noProof/>
                <w:webHidden/>
              </w:rPr>
              <w:fldChar w:fldCharType="begin"/>
            </w:r>
            <w:r w:rsidR="00F17BB5">
              <w:rPr>
                <w:noProof/>
                <w:webHidden/>
              </w:rPr>
              <w:instrText xml:space="preserve"> PAGEREF _Toc206075548 \h </w:instrText>
            </w:r>
            <w:r w:rsidR="00F17BB5">
              <w:rPr>
                <w:noProof/>
                <w:webHidden/>
              </w:rPr>
            </w:r>
            <w:r w:rsidR="00F17BB5">
              <w:rPr>
                <w:noProof/>
                <w:webHidden/>
              </w:rPr>
              <w:fldChar w:fldCharType="separate"/>
            </w:r>
            <w:r w:rsidR="00EB04C0">
              <w:rPr>
                <w:noProof/>
                <w:webHidden/>
              </w:rPr>
              <w:t>19</w:t>
            </w:r>
            <w:r w:rsidR="00F17BB5">
              <w:rPr>
                <w:noProof/>
                <w:webHidden/>
              </w:rPr>
              <w:fldChar w:fldCharType="end"/>
            </w:r>
          </w:hyperlink>
        </w:p>
        <w:p w14:paraId="5F1D594A" w14:textId="178C100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49" w:history="1">
            <w:r w:rsidRPr="00BA77A5">
              <w:rPr>
                <w:rStyle w:val="Hyperlink"/>
                <w:noProof/>
              </w:rPr>
              <w:t>1.1</w:t>
            </w:r>
            <w:r>
              <w:rPr>
                <w:rFonts w:eastAsiaTheme="minorEastAsia"/>
                <w:noProof/>
                <w:kern w:val="2"/>
                <w:sz w:val="24"/>
                <w:szCs w:val="24"/>
                <w14:ligatures w14:val="standardContextual"/>
              </w:rPr>
              <w:tab/>
            </w:r>
            <w:r w:rsidRPr="00BA77A5">
              <w:rPr>
                <w:rStyle w:val="Hyperlink"/>
                <w:noProof/>
              </w:rPr>
              <w:t>Regulatory Requirements</w:t>
            </w:r>
            <w:r>
              <w:rPr>
                <w:noProof/>
                <w:webHidden/>
              </w:rPr>
              <w:tab/>
            </w:r>
            <w:r>
              <w:rPr>
                <w:noProof/>
                <w:webHidden/>
              </w:rPr>
              <w:fldChar w:fldCharType="begin"/>
            </w:r>
            <w:r>
              <w:rPr>
                <w:noProof/>
                <w:webHidden/>
              </w:rPr>
              <w:instrText xml:space="preserve"> PAGEREF _Toc206075549 \h </w:instrText>
            </w:r>
            <w:r>
              <w:rPr>
                <w:noProof/>
                <w:webHidden/>
              </w:rPr>
            </w:r>
            <w:r>
              <w:rPr>
                <w:noProof/>
                <w:webHidden/>
              </w:rPr>
              <w:fldChar w:fldCharType="separate"/>
            </w:r>
            <w:r w:rsidR="00EB04C0">
              <w:rPr>
                <w:noProof/>
                <w:webHidden/>
              </w:rPr>
              <w:t>19</w:t>
            </w:r>
            <w:r>
              <w:rPr>
                <w:noProof/>
                <w:webHidden/>
              </w:rPr>
              <w:fldChar w:fldCharType="end"/>
            </w:r>
          </w:hyperlink>
        </w:p>
        <w:p w14:paraId="03F7668B" w14:textId="76063851"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0" w:history="1">
            <w:r w:rsidRPr="00BA77A5">
              <w:rPr>
                <w:rStyle w:val="Hyperlink"/>
                <w:noProof/>
              </w:rPr>
              <w:t>1.2</w:t>
            </w:r>
            <w:r>
              <w:rPr>
                <w:rFonts w:eastAsiaTheme="minorEastAsia"/>
                <w:noProof/>
                <w:kern w:val="2"/>
                <w:sz w:val="24"/>
                <w:szCs w:val="24"/>
                <w14:ligatures w14:val="standardContextual"/>
              </w:rPr>
              <w:tab/>
            </w:r>
            <w:r w:rsidRPr="00BA77A5">
              <w:rPr>
                <w:rStyle w:val="Hyperlink"/>
                <w:noProof/>
              </w:rPr>
              <w:t>Agency Information</w:t>
            </w:r>
            <w:r>
              <w:rPr>
                <w:noProof/>
                <w:webHidden/>
              </w:rPr>
              <w:tab/>
            </w:r>
            <w:r>
              <w:rPr>
                <w:noProof/>
                <w:webHidden/>
              </w:rPr>
              <w:fldChar w:fldCharType="begin"/>
            </w:r>
            <w:r>
              <w:rPr>
                <w:noProof/>
                <w:webHidden/>
              </w:rPr>
              <w:instrText xml:space="preserve"> PAGEREF _Toc206075550 \h </w:instrText>
            </w:r>
            <w:r>
              <w:rPr>
                <w:noProof/>
                <w:webHidden/>
              </w:rPr>
            </w:r>
            <w:r>
              <w:rPr>
                <w:noProof/>
                <w:webHidden/>
              </w:rPr>
              <w:fldChar w:fldCharType="separate"/>
            </w:r>
            <w:r w:rsidR="00EB04C0">
              <w:rPr>
                <w:noProof/>
                <w:webHidden/>
              </w:rPr>
              <w:t>22</w:t>
            </w:r>
            <w:r>
              <w:rPr>
                <w:noProof/>
                <w:webHidden/>
              </w:rPr>
              <w:fldChar w:fldCharType="end"/>
            </w:r>
          </w:hyperlink>
        </w:p>
        <w:p w14:paraId="4525A33C" w14:textId="3A28506C"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1" w:history="1">
            <w:r w:rsidRPr="00BA77A5">
              <w:rPr>
                <w:rStyle w:val="Hyperlink"/>
                <w:noProof/>
              </w:rPr>
              <w:t>1.3</w:t>
            </w:r>
            <w:r>
              <w:rPr>
                <w:rFonts w:eastAsiaTheme="minorEastAsia"/>
                <w:noProof/>
                <w:kern w:val="2"/>
                <w:sz w:val="24"/>
                <w:szCs w:val="24"/>
                <w14:ligatures w14:val="standardContextual"/>
              </w:rPr>
              <w:tab/>
            </w:r>
            <w:r w:rsidRPr="00BA77A5">
              <w:rPr>
                <w:rStyle w:val="Hyperlink"/>
                <w:bCs/>
                <w:noProof/>
              </w:rPr>
              <w:t>Issues and Objectives</w:t>
            </w:r>
            <w:r>
              <w:rPr>
                <w:noProof/>
                <w:webHidden/>
              </w:rPr>
              <w:tab/>
            </w:r>
            <w:r>
              <w:rPr>
                <w:noProof/>
                <w:webHidden/>
              </w:rPr>
              <w:fldChar w:fldCharType="begin"/>
            </w:r>
            <w:r>
              <w:rPr>
                <w:noProof/>
                <w:webHidden/>
              </w:rPr>
              <w:instrText xml:space="preserve"> PAGEREF _Toc206075551 \h </w:instrText>
            </w:r>
            <w:r>
              <w:rPr>
                <w:noProof/>
                <w:webHidden/>
              </w:rPr>
            </w:r>
            <w:r>
              <w:rPr>
                <w:noProof/>
                <w:webHidden/>
              </w:rPr>
              <w:fldChar w:fldCharType="separate"/>
            </w:r>
            <w:r w:rsidR="00EB04C0">
              <w:rPr>
                <w:noProof/>
                <w:webHidden/>
              </w:rPr>
              <w:t>22</w:t>
            </w:r>
            <w:r>
              <w:rPr>
                <w:noProof/>
                <w:webHidden/>
              </w:rPr>
              <w:fldChar w:fldCharType="end"/>
            </w:r>
          </w:hyperlink>
        </w:p>
        <w:p w14:paraId="4FF40C3D" w14:textId="61D691FE" w:rsidR="00F17BB5" w:rsidRDefault="00F17BB5">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6075552" w:history="1">
            <w:r w:rsidRPr="00BA77A5">
              <w:rPr>
                <w:rStyle w:val="Hyperlink"/>
                <w:noProof/>
              </w:rPr>
              <w:t>2</w:t>
            </w:r>
            <w:r>
              <w:rPr>
                <w:rFonts w:asciiTheme="minorHAnsi" w:eastAsiaTheme="minorEastAsia" w:hAnsiTheme="minorHAnsi"/>
                <w:b w:val="0"/>
                <w:caps w:val="0"/>
                <w:noProof/>
                <w:kern w:val="2"/>
                <w:sz w:val="24"/>
                <w:szCs w:val="24"/>
                <w14:ligatures w14:val="standardContextual"/>
              </w:rPr>
              <w:tab/>
            </w:r>
            <w:r w:rsidRPr="00BA77A5">
              <w:rPr>
                <w:rStyle w:val="Hyperlink"/>
                <w:noProof/>
              </w:rPr>
              <w:t>DISCHARGE STANDARDS</w:t>
            </w:r>
            <w:r>
              <w:rPr>
                <w:noProof/>
                <w:webHidden/>
              </w:rPr>
              <w:tab/>
            </w:r>
            <w:r>
              <w:rPr>
                <w:noProof/>
                <w:webHidden/>
              </w:rPr>
              <w:fldChar w:fldCharType="begin"/>
            </w:r>
            <w:r>
              <w:rPr>
                <w:noProof/>
                <w:webHidden/>
              </w:rPr>
              <w:instrText xml:space="preserve"> PAGEREF _Toc206075552 \h </w:instrText>
            </w:r>
            <w:r>
              <w:rPr>
                <w:noProof/>
                <w:webHidden/>
              </w:rPr>
            </w:r>
            <w:r>
              <w:rPr>
                <w:noProof/>
                <w:webHidden/>
              </w:rPr>
              <w:fldChar w:fldCharType="separate"/>
            </w:r>
            <w:r w:rsidR="00EB04C0">
              <w:rPr>
                <w:noProof/>
                <w:webHidden/>
              </w:rPr>
              <w:t>24</w:t>
            </w:r>
            <w:r>
              <w:rPr>
                <w:noProof/>
                <w:webHidden/>
              </w:rPr>
              <w:fldChar w:fldCharType="end"/>
            </w:r>
          </w:hyperlink>
        </w:p>
        <w:p w14:paraId="60865906" w14:textId="78E47642"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3" w:history="1">
            <w:r w:rsidRPr="00BA77A5">
              <w:rPr>
                <w:rStyle w:val="Hyperlink"/>
                <w:noProof/>
              </w:rPr>
              <w:t>2.1</w:t>
            </w:r>
            <w:r>
              <w:rPr>
                <w:rFonts w:eastAsiaTheme="minorEastAsia"/>
                <w:noProof/>
                <w:kern w:val="2"/>
                <w:sz w:val="24"/>
                <w:szCs w:val="24"/>
                <w14:ligatures w14:val="standardContextual"/>
              </w:rPr>
              <w:tab/>
            </w:r>
            <w:r w:rsidRPr="00BA77A5">
              <w:rPr>
                <w:rStyle w:val="Hyperlink"/>
                <w:noProof/>
              </w:rPr>
              <w:t>Existing Permit</w:t>
            </w:r>
            <w:r>
              <w:rPr>
                <w:noProof/>
                <w:webHidden/>
              </w:rPr>
              <w:tab/>
            </w:r>
            <w:r>
              <w:rPr>
                <w:noProof/>
                <w:webHidden/>
              </w:rPr>
              <w:fldChar w:fldCharType="begin"/>
            </w:r>
            <w:r>
              <w:rPr>
                <w:noProof/>
                <w:webHidden/>
              </w:rPr>
              <w:instrText xml:space="preserve"> PAGEREF _Toc206075553 \h </w:instrText>
            </w:r>
            <w:r>
              <w:rPr>
                <w:noProof/>
                <w:webHidden/>
              </w:rPr>
            </w:r>
            <w:r>
              <w:rPr>
                <w:noProof/>
                <w:webHidden/>
              </w:rPr>
              <w:fldChar w:fldCharType="separate"/>
            </w:r>
            <w:r w:rsidR="00EB04C0">
              <w:rPr>
                <w:noProof/>
                <w:webHidden/>
              </w:rPr>
              <w:t>24</w:t>
            </w:r>
            <w:r>
              <w:rPr>
                <w:noProof/>
                <w:webHidden/>
              </w:rPr>
              <w:fldChar w:fldCharType="end"/>
            </w:r>
          </w:hyperlink>
        </w:p>
        <w:p w14:paraId="1D12255B" w14:textId="78B570B7"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4" w:history="1">
            <w:r w:rsidRPr="00BA77A5">
              <w:rPr>
                <w:rStyle w:val="Hyperlink"/>
                <w:noProof/>
              </w:rPr>
              <w:t>2.2</w:t>
            </w:r>
            <w:r>
              <w:rPr>
                <w:rFonts w:eastAsiaTheme="minorEastAsia"/>
                <w:noProof/>
                <w:kern w:val="2"/>
                <w:sz w:val="24"/>
                <w:szCs w:val="24"/>
                <w14:ligatures w14:val="standardContextual"/>
              </w:rPr>
              <w:tab/>
            </w:r>
            <w:r w:rsidRPr="00BA77A5">
              <w:rPr>
                <w:rStyle w:val="Hyperlink"/>
                <w:bCs/>
                <w:noProof/>
              </w:rPr>
              <w:t>Limits</w:t>
            </w:r>
            <w:r>
              <w:rPr>
                <w:noProof/>
                <w:webHidden/>
              </w:rPr>
              <w:tab/>
            </w:r>
            <w:r>
              <w:rPr>
                <w:noProof/>
                <w:webHidden/>
              </w:rPr>
              <w:fldChar w:fldCharType="begin"/>
            </w:r>
            <w:r>
              <w:rPr>
                <w:noProof/>
                <w:webHidden/>
              </w:rPr>
              <w:instrText xml:space="preserve"> PAGEREF _Toc206075554 \h </w:instrText>
            </w:r>
            <w:r>
              <w:rPr>
                <w:noProof/>
                <w:webHidden/>
              </w:rPr>
            </w:r>
            <w:r>
              <w:rPr>
                <w:noProof/>
                <w:webHidden/>
              </w:rPr>
              <w:fldChar w:fldCharType="separate"/>
            </w:r>
            <w:r w:rsidR="00EB04C0">
              <w:rPr>
                <w:noProof/>
                <w:webHidden/>
              </w:rPr>
              <w:t>24</w:t>
            </w:r>
            <w:r>
              <w:rPr>
                <w:noProof/>
                <w:webHidden/>
              </w:rPr>
              <w:fldChar w:fldCharType="end"/>
            </w:r>
          </w:hyperlink>
        </w:p>
        <w:p w14:paraId="5C2FD64B" w14:textId="3F7C9FE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5" w:history="1">
            <w:r w:rsidRPr="00BA77A5">
              <w:rPr>
                <w:rStyle w:val="Hyperlink"/>
                <w:noProof/>
              </w:rPr>
              <w:t>2.3</w:t>
            </w:r>
            <w:r>
              <w:rPr>
                <w:rFonts w:eastAsiaTheme="minorEastAsia"/>
                <w:noProof/>
                <w:kern w:val="2"/>
                <w:sz w:val="24"/>
                <w:szCs w:val="24"/>
                <w14:ligatures w14:val="standardContextual"/>
              </w:rPr>
              <w:tab/>
            </w:r>
            <w:r w:rsidRPr="00BA77A5">
              <w:rPr>
                <w:rStyle w:val="Hyperlink"/>
                <w:noProof/>
              </w:rPr>
              <w:t>Compliance History</w:t>
            </w:r>
            <w:r>
              <w:rPr>
                <w:noProof/>
                <w:webHidden/>
              </w:rPr>
              <w:tab/>
            </w:r>
            <w:r>
              <w:rPr>
                <w:noProof/>
                <w:webHidden/>
              </w:rPr>
              <w:fldChar w:fldCharType="begin"/>
            </w:r>
            <w:r>
              <w:rPr>
                <w:noProof/>
                <w:webHidden/>
              </w:rPr>
              <w:instrText xml:space="preserve"> PAGEREF _Toc206075555 \h </w:instrText>
            </w:r>
            <w:r>
              <w:rPr>
                <w:noProof/>
                <w:webHidden/>
              </w:rPr>
            </w:r>
            <w:r>
              <w:rPr>
                <w:noProof/>
                <w:webHidden/>
              </w:rPr>
              <w:fldChar w:fldCharType="separate"/>
            </w:r>
            <w:r w:rsidR="00EB04C0">
              <w:rPr>
                <w:noProof/>
                <w:webHidden/>
              </w:rPr>
              <w:t>25</w:t>
            </w:r>
            <w:r>
              <w:rPr>
                <w:noProof/>
                <w:webHidden/>
              </w:rPr>
              <w:fldChar w:fldCharType="end"/>
            </w:r>
          </w:hyperlink>
        </w:p>
        <w:p w14:paraId="323CEAF7" w14:textId="29F98D3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56" w:history="1">
            <w:r w:rsidRPr="00BA77A5">
              <w:rPr>
                <w:rStyle w:val="Hyperlink"/>
                <w:noProof/>
              </w:rPr>
              <w:t>2.4</w:t>
            </w:r>
            <w:r>
              <w:rPr>
                <w:rFonts w:eastAsiaTheme="minorEastAsia"/>
                <w:noProof/>
                <w:kern w:val="2"/>
                <w:sz w:val="24"/>
                <w:szCs w:val="24"/>
                <w14:ligatures w14:val="standardContextual"/>
              </w:rPr>
              <w:tab/>
            </w:r>
            <w:r w:rsidRPr="00BA77A5">
              <w:rPr>
                <w:rStyle w:val="Hyperlink"/>
                <w:noProof/>
              </w:rPr>
              <w:t>Watershed Considerations</w:t>
            </w:r>
            <w:r>
              <w:rPr>
                <w:noProof/>
                <w:webHidden/>
              </w:rPr>
              <w:tab/>
            </w:r>
            <w:r>
              <w:rPr>
                <w:noProof/>
                <w:webHidden/>
              </w:rPr>
              <w:fldChar w:fldCharType="begin"/>
            </w:r>
            <w:r>
              <w:rPr>
                <w:noProof/>
                <w:webHidden/>
              </w:rPr>
              <w:instrText xml:space="preserve"> PAGEREF _Toc206075556 \h </w:instrText>
            </w:r>
            <w:r>
              <w:rPr>
                <w:noProof/>
                <w:webHidden/>
              </w:rPr>
            </w:r>
            <w:r>
              <w:rPr>
                <w:noProof/>
                <w:webHidden/>
              </w:rPr>
              <w:fldChar w:fldCharType="separate"/>
            </w:r>
            <w:r w:rsidR="00EB04C0">
              <w:rPr>
                <w:noProof/>
                <w:webHidden/>
              </w:rPr>
              <w:t>27</w:t>
            </w:r>
            <w:r>
              <w:rPr>
                <w:noProof/>
                <w:webHidden/>
              </w:rPr>
              <w:fldChar w:fldCharType="end"/>
            </w:r>
          </w:hyperlink>
        </w:p>
        <w:p w14:paraId="660ED8E6" w14:textId="1D75CDC4"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57" w:history="1">
            <w:r w:rsidRPr="00BA77A5">
              <w:rPr>
                <w:rStyle w:val="Hyperlink"/>
                <w:noProof/>
              </w:rPr>
              <w:t>2.4.1</w:t>
            </w:r>
            <w:r>
              <w:rPr>
                <w:rFonts w:asciiTheme="minorHAnsi" w:eastAsiaTheme="minorEastAsia" w:hAnsiTheme="minorHAnsi" w:cstheme="minorBidi"/>
                <w:noProof/>
                <w:kern w:val="2"/>
                <w:sz w:val="24"/>
                <w:szCs w:val="24"/>
                <w14:ligatures w14:val="standardContextual"/>
              </w:rPr>
              <w:tab/>
            </w:r>
            <w:r w:rsidRPr="00BA77A5">
              <w:rPr>
                <w:rStyle w:val="Hyperlink"/>
                <w:noProof/>
              </w:rPr>
              <w:t>Hangman Creek Watershed Study</w:t>
            </w:r>
            <w:r>
              <w:rPr>
                <w:noProof/>
                <w:webHidden/>
              </w:rPr>
              <w:tab/>
            </w:r>
            <w:r>
              <w:rPr>
                <w:noProof/>
                <w:webHidden/>
              </w:rPr>
              <w:fldChar w:fldCharType="begin"/>
            </w:r>
            <w:r>
              <w:rPr>
                <w:noProof/>
                <w:webHidden/>
              </w:rPr>
              <w:instrText xml:space="preserve"> PAGEREF _Toc206075557 \h </w:instrText>
            </w:r>
            <w:r>
              <w:rPr>
                <w:noProof/>
                <w:webHidden/>
              </w:rPr>
            </w:r>
            <w:r>
              <w:rPr>
                <w:noProof/>
                <w:webHidden/>
              </w:rPr>
              <w:fldChar w:fldCharType="separate"/>
            </w:r>
            <w:r w:rsidR="00EB04C0">
              <w:rPr>
                <w:noProof/>
                <w:webHidden/>
              </w:rPr>
              <w:t>27</w:t>
            </w:r>
            <w:r>
              <w:rPr>
                <w:noProof/>
                <w:webHidden/>
              </w:rPr>
              <w:fldChar w:fldCharType="end"/>
            </w:r>
          </w:hyperlink>
        </w:p>
        <w:p w14:paraId="62A3E138" w14:textId="7C3746E2"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58" w:history="1">
            <w:r w:rsidRPr="00BA77A5">
              <w:rPr>
                <w:rStyle w:val="Hyperlink"/>
                <w:noProof/>
              </w:rPr>
              <w:t>2.4.2</w:t>
            </w:r>
            <w:r>
              <w:rPr>
                <w:rFonts w:asciiTheme="minorHAnsi" w:eastAsiaTheme="minorEastAsia" w:hAnsiTheme="minorHAnsi" w:cstheme="minorBidi"/>
                <w:noProof/>
                <w:kern w:val="2"/>
                <w:sz w:val="24"/>
                <w:szCs w:val="24"/>
                <w14:ligatures w14:val="standardContextual"/>
              </w:rPr>
              <w:tab/>
            </w:r>
            <w:r w:rsidRPr="00BA77A5">
              <w:rPr>
                <w:rStyle w:val="Hyperlink"/>
                <w:noProof/>
              </w:rPr>
              <w:t>Tekoa Receiving Water Study</w:t>
            </w:r>
            <w:r>
              <w:rPr>
                <w:noProof/>
                <w:webHidden/>
              </w:rPr>
              <w:tab/>
            </w:r>
            <w:r>
              <w:rPr>
                <w:noProof/>
                <w:webHidden/>
              </w:rPr>
              <w:fldChar w:fldCharType="begin"/>
            </w:r>
            <w:r>
              <w:rPr>
                <w:noProof/>
                <w:webHidden/>
              </w:rPr>
              <w:instrText xml:space="preserve"> PAGEREF _Toc206075558 \h </w:instrText>
            </w:r>
            <w:r>
              <w:rPr>
                <w:noProof/>
                <w:webHidden/>
              </w:rPr>
              <w:fldChar w:fldCharType="separate"/>
            </w:r>
            <w:r w:rsidR="00EB04C0">
              <w:rPr>
                <w:b/>
                <w:bCs/>
                <w:noProof/>
                <w:webHidden/>
              </w:rPr>
              <w:t>Error! Bookmark not defined.</w:t>
            </w:r>
            <w:r>
              <w:rPr>
                <w:noProof/>
                <w:webHidden/>
              </w:rPr>
              <w:fldChar w:fldCharType="end"/>
            </w:r>
          </w:hyperlink>
        </w:p>
        <w:p w14:paraId="4404103D" w14:textId="01B3CC3D" w:rsidR="00F17BB5" w:rsidRDefault="00F17BB5">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6075559" w:history="1">
            <w:r w:rsidRPr="00BA77A5">
              <w:rPr>
                <w:rStyle w:val="Hyperlink"/>
                <w:noProof/>
              </w:rPr>
              <w:t>3</w:t>
            </w:r>
            <w:r>
              <w:rPr>
                <w:rFonts w:asciiTheme="minorHAnsi" w:eastAsiaTheme="minorEastAsia" w:hAnsiTheme="minorHAnsi"/>
                <w:b w:val="0"/>
                <w:caps w:val="0"/>
                <w:noProof/>
                <w:kern w:val="2"/>
                <w:sz w:val="24"/>
                <w:szCs w:val="24"/>
                <w14:ligatures w14:val="standardContextual"/>
              </w:rPr>
              <w:tab/>
            </w:r>
            <w:r w:rsidRPr="00BA77A5">
              <w:rPr>
                <w:rStyle w:val="Hyperlink"/>
                <w:noProof/>
              </w:rPr>
              <w:t>BACKGROUND INFORMATION</w:t>
            </w:r>
            <w:r>
              <w:rPr>
                <w:noProof/>
                <w:webHidden/>
              </w:rPr>
              <w:tab/>
            </w:r>
            <w:r>
              <w:rPr>
                <w:noProof/>
                <w:webHidden/>
              </w:rPr>
              <w:fldChar w:fldCharType="begin"/>
            </w:r>
            <w:r>
              <w:rPr>
                <w:noProof/>
                <w:webHidden/>
              </w:rPr>
              <w:instrText xml:space="preserve"> PAGEREF _Toc206075559 \h </w:instrText>
            </w:r>
            <w:r>
              <w:rPr>
                <w:noProof/>
                <w:webHidden/>
              </w:rPr>
            </w:r>
            <w:r>
              <w:rPr>
                <w:noProof/>
                <w:webHidden/>
              </w:rPr>
              <w:fldChar w:fldCharType="separate"/>
            </w:r>
            <w:r w:rsidR="00EB04C0">
              <w:rPr>
                <w:noProof/>
                <w:webHidden/>
              </w:rPr>
              <w:t>32</w:t>
            </w:r>
            <w:r>
              <w:rPr>
                <w:noProof/>
                <w:webHidden/>
              </w:rPr>
              <w:fldChar w:fldCharType="end"/>
            </w:r>
          </w:hyperlink>
        </w:p>
        <w:p w14:paraId="6AEFC767" w14:textId="79C52ED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60" w:history="1">
            <w:r w:rsidRPr="00BA77A5">
              <w:rPr>
                <w:rStyle w:val="Hyperlink"/>
                <w:noProof/>
              </w:rPr>
              <w:t>3.1</w:t>
            </w:r>
            <w:r>
              <w:rPr>
                <w:rFonts w:eastAsiaTheme="minorEastAsia"/>
                <w:noProof/>
                <w:kern w:val="2"/>
                <w:sz w:val="24"/>
                <w:szCs w:val="24"/>
                <w14:ligatures w14:val="standardContextual"/>
              </w:rPr>
              <w:tab/>
            </w:r>
            <w:r w:rsidRPr="00BA77A5">
              <w:rPr>
                <w:rStyle w:val="Hyperlink"/>
                <w:noProof/>
              </w:rPr>
              <w:t>Environmental</w:t>
            </w:r>
            <w:r>
              <w:rPr>
                <w:noProof/>
                <w:webHidden/>
              </w:rPr>
              <w:tab/>
            </w:r>
            <w:r>
              <w:rPr>
                <w:noProof/>
                <w:webHidden/>
              </w:rPr>
              <w:fldChar w:fldCharType="begin"/>
            </w:r>
            <w:r>
              <w:rPr>
                <w:noProof/>
                <w:webHidden/>
              </w:rPr>
              <w:instrText xml:space="preserve"> PAGEREF _Toc206075560 \h </w:instrText>
            </w:r>
            <w:r>
              <w:rPr>
                <w:noProof/>
                <w:webHidden/>
              </w:rPr>
            </w:r>
            <w:r>
              <w:rPr>
                <w:noProof/>
                <w:webHidden/>
              </w:rPr>
              <w:fldChar w:fldCharType="separate"/>
            </w:r>
            <w:r w:rsidR="00EB04C0">
              <w:rPr>
                <w:noProof/>
                <w:webHidden/>
              </w:rPr>
              <w:t>32</w:t>
            </w:r>
            <w:r>
              <w:rPr>
                <w:noProof/>
                <w:webHidden/>
              </w:rPr>
              <w:fldChar w:fldCharType="end"/>
            </w:r>
          </w:hyperlink>
        </w:p>
        <w:p w14:paraId="0BC1B30E" w14:textId="345C47A1"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1" w:history="1">
            <w:r w:rsidRPr="00BA77A5">
              <w:rPr>
                <w:rStyle w:val="Hyperlink"/>
                <w:noProof/>
              </w:rPr>
              <w:t>3.1.1</w:t>
            </w:r>
            <w:r>
              <w:rPr>
                <w:rFonts w:asciiTheme="minorHAnsi" w:eastAsiaTheme="minorEastAsia" w:hAnsiTheme="minorHAnsi" w:cstheme="minorBidi"/>
                <w:noProof/>
                <w:kern w:val="2"/>
                <w:sz w:val="24"/>
                <w:szCs w:val="24"/>
                <w14:ligatures w14:val="standardContextual"/>
              </w:rPr>
              <w:tab/>
            </w:r>
            <w:r w:rsidRPr="00BA77A5">
              <w:rPr>
                <w:rStyle w:val="Hyperlink"/>
                <w:noProof/>
              </w:rPr>
              <w:t>Floodplains</w:t>
            </w:r>
            <w:r>
              <w:rPr>
                <w:noProof/>
                <w:webHidden/>
              </w:rPr>
              <w:tab/>
            </w:r>
            <w:r>
              <w:rPr>
                <w:noProof/>
                <w:webHidden/>
              </w:rPr>
              <w:fldChar w:fldCharType="begin"/>
            </w:r>
            <w:r>
              <w:rPr>
                <w:noProof/>
                <w:webHidden/>
              </w:rPr>
              <w:instrText xml:space="preserve"> PAGEREF _Toc206075561 \h </w:instrText>
            </w:r>
            <w:r>
              <w:rPr>
                <w:noProof/>
                <w:webHidden/>
              </w:rPr>
              <w:fldChar w:fldCharType="separate"/>
            </w:r>
            <w:r w:rsidR="00EB04C0">
              <w:rPr>
                <w:b/>
                <w:bCs/>
                <w:noProof/>
                <w:webHidden/>
              </w:rPr>
              <w:t>Error! Bookmark not defined.</w:t>
            </w:r>
            <w:r>
              <w:rPr>
                <w:noProof/>
                <w:webHidden/>
              </w:rPr>
              <w:fldChar w:fldCharType="end"/>
            </w:r>
          </w:hyperlink>
        </w:p>
        <w:p w14:paraId="20FEE4A6" w14:textId="2974C559"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2" w:history="1">
            <w:r w:rsidRPr="00BA77A5">
              <w:rPr>
                <w:rStyle w:val="Hyperlink"/>
                <w:noProof/>
              </w:rPr>
              <w:t>3.1.2</w:t>
            </w:r>
            <w:r>
              <w:rPr>
                <w:rFonts w:asciiTheme="minorHAnsi" w:eastAsiaTheme="minorEastAsia" w:hAnsiTheme="minorHAnsi" w:cstheme="minorBidi"/>
                <w:noProof/>
                <w:kern w:val="2"/>
                <w:sz w:val="24"/>
                <w:szCs w:val="24"/>
                <w14:ligatures w14:val="standardContextual"/>
              </w:rPr>
              <w:tab/>
            </w:r>
            <w:r w:rsidRPr="00BA77A5">
              <w:rPr>
                <w:rStyle w:val="Hyperlink"/>
                <w:noProof/>
              </w:rPr>
              <w:t>Wetlands</w:t>
            </w:r>
            <w:r>
              <w:rPr>
                <w:noProof/>
                <w:webHidden/>
              </w:rPr>
              <w:tab/>
            </w:r>
            <w:r>
              <w:rPr>
                <w:noProof/>
                <w:webHidden/>
              </w:rPr>
              <w:fldChar w:fldCharType="begin"/>
            </w:r>
            <w:r>
              <w:rPr>
                <w:noProof/>
                <w:webHidden/>
              </w:rPr>
              <w:instrText xml:space="preserve"> PAGEREF _Toc206075562 \h </w:instrText>
            </w:r>
            <w:r>
              <w:rPr>
                <w:noProof/>
                <w:webHidden/>
              </w:rPr>
            </w:r>
            <w:r>
              <w:rPr>
                <w:noProof/>
                <w:webHidden/>
              </w:rPr>
              <w:fldChar w:fldCharType="separate"/>
            </w:r>
            <w:r w:rsidR="00EB04C0">
              <w:rPr>
                <w:noProof/>
                <w:webHidden/>
              </w:rPr>
              <w:t>32</w:t>
            </w:r>
            <w:r>
              <w:rPr>
                <w:noProof/>
                <w:webHidden/>
              </w:rPr>
              <w:fldChar w:fldCharType="end"/>
            </w:r>
          </w:hyperlink>
        </w:p>
        <w:p w14:paraId="6D966F7F" w14:textId="0E95432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3" w:history="1">
            <w:r w:rsidRPr="00BA77A5">
              <w:rPr>
                <w:rStyle w:val="Hyperlink"/>
                <w:noProof/>
              </w:rPr>
              <w:t>3.1.3</w:t>
            </w:r>
            <w:r>
              <w:rPr>
                <w:rFonts w:asciiTheme="minorHAnsi" w:eastAsiaTheme="minorEastAsia" w:hAnsiTheme="minorHAnsi" w:cstheme="minorBidi"/>
                <w:noProof/>
                <w:kern w:val="2"/>
                <w:sz w:val="24"/>
                <w:szCs w:val="24"/>
                <w14:ligatures w14:val="standardContextual"/>
              </w:rPr>
              <w:tab/>
            </w:r>
            <w:r w:rsidRPr="00BA77A5">
              <w:rPr>
                <w:rStyle w:val="Hyperlink"/>
                <w:noProof/>
              </w:rPr>
              <w:t>Shoreline</w:t>
            </w:r>
            <w:r>
              <w:rPr>
                <w:noProof/>
                <w:webHidden/>
              </w:rPr>
              <w:tab/>
            </w:r>
            <w:r>
              <w:rPr>
                <w:noProof/>
                <w:webHidden/>
              </w:rPr>
              <w:fldChar w:fldCharType="begin"/>
            </w:r>
            <w:r>
              <w:rPr>
                <w:noProof/>
                <w:webHidden/>
              </w:rPr>
              <w:instrText xml:space="preserve"> PAGEREF _Toc206075563 \h </w:instrText>
            </w:r>
            <w:r>
              <w:rPr>
                <w:noProof/>
                <w:webHidden/>
              </w:rPr>
            </w:r>
            <w:r>
              <w:rPr>
                <w:noProof/>
                <w:webHidden/>
              </w:rPr>
              <w:fldChar w:fldCharType="separate"/>
            </w:r>
            <w:r w:rsidR="00EB04C0">
              <w:rPr>
                <w:noProof/>
                <w:webHidden/>
              </w:rPr>
              <w:t>36</w:t>
            </w:r>
            <w:r>
              <w:rPr>
                <w:noProof/>
                <w:webHidden/>
              </w:rPr>
              <w:fldChar w:fldCharType="end"/>
            </w:r>
          </w:hyperlink>
        </w:p>
        <w:p w14:paraId="3F404802" w14:textId="03B1824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4" w:history="1">
            <w:r w:rsidRPr="00BA77A5">
              <w:rPr>
                <w:rStyle w:val="Hyperlink"/>
                <w:noProof/>
              </w:rPr>
              <w:t>3.1.4</w:t>
            </w:r>
            <w:r>
              <w:rPr>
                <w:rFonts w:asciiTheme="minorHAnsi" w:eastAsiaTheme="minorEastAsia" w:hAnsiTheme="minorHAnsi" w:cstheme="minorBidi"/>
                <w:noProof/>
                <w:kern w:val="2"/>
                <w:sz w:val="24"/>
                <w:szCs w:val="24"/>
                <w14:ligatures w14:val="standardContextual"/>
              </w:rPr>
              <w:tab/>
            </w:r>
            <w:r w:rsidRPr="00BA77A5">
              <w:rPr>
                <w:rStyle w:val="Hyperlink"/>
                <w:noProof/>
              </w:rPr>
              <w:t>Endangered Species/Habitat</w:t>
            </w:r>
            <w:r>
              <w:rPr>
                <w:noProof/>
                <w:webHidden/>
              </w:rPr>
              <w:tab/>
            </w:r>
            <w:r>
              <w:rPr>
                <w:noProof/>
                <w:webHidden/>
              </w:rPr>
              <w:fldChar w:fldCharType="begin"/>
            </w:r>
            <w:r>
              <w:rPr>
                <w:noProof/>
                <w:webHidden/>
              </w:rPr>
              <w:instrText xml:space="preserve"> PAGEREF _Toc206075564 \h </w:instrText>
            </w:r>
            <w:r>
              <w:rPr>
                <w:noProof/>
                <w:webHidden/>
              </w:rPr>
            </w:r>
            <w:r>
              <w:rPr>
                <w:noProof/>
                <w:webHidden/>
              </w:rPr>
              <w:fldChar w:fldCharType="separate"/>
            </w:r>
            <w:r w:rsidR="00EB04C0">
              <w:rPr>
                <w:noProof/>
                <w:webHidden/>
              </w:rPr>
              <w:t>38</w:t>
            </w:r>
            <w:r>
              <w:rPr>
                <w:noProof/>
                <w:webHidden/>
              </w:rPr>
              <w:fldChar w:fldCharType="end"/>
            </w:r>
          </w:hyperlink>
        </w:p>
        <w:p w14:paraId="20174BB8" w14:textId="0B006AE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5" w:history="1">
            <w:r w:rsidRPr="00BA77A5">
              <w:rPr>
                <w:rStyle w:val="Hyperlink"/>
                <w:noProof/>
              </w:rPr>
              <w:t>3.1.5</w:t>
            </w:r>
            <w:r>
              <w:rPr>
                <w:rFonts w:asciiTheme="minorHAnsi" w:eastAsiaTheme="minorEastAsia" w:hAnsiTheme="minorHAnsi" w:cstheme="minorBidi"/>
                <w:noProof/>
                <w:kern w:val="2"/>
                <w:sz w:val="24"/>
                <w:szCs w:val="24"/>
                <w14:ligatures w14:val="standardContextual"/>
              </w:rPr>
              <w:tab/>
            </w:r>
            <w:r w:rsidRPr="00BA77A5">
              <w:rPr>
                <w:rStyle w:val="Hyperlink"/>
                <w:noProof/>
              </w:rPr>
              <w:t>National Wild and Scenic Rivers Act</w:t>
            </w:r>
            <w:r>
              <w:rPr>
                <w:noProof/>
                <w:webHidden/>
              </w:rPr>
              <w:tab/>
            </w:r>
            <w:r>
              <w:rPr>
                <w:noProof/>
                <w:webHidden/>
              </w:rPr>
              <w:fldChar w:fldCharType="begin"/>
            </w:r>
            <w:r>
              <w:rPr>
                <w:noProof/>
                <w:webHidden/>
              </w:rPr>
              <w:instrText xml:space="preserve"> PAGEREF _Toc206075565 \h </w:instrText>
            </w:r>
            <w:r>
              <w:rPr>
                <w:noProof/>
                <w:webHidden/>
              </w:rPr>
            </w:r>
            <w:r>
              <w:rPr>
                <w:noProof/>
                <w:webHidden/>
              </w:rPr>
              <w:fldChar w:fldCharType="separate"/>
            </w:r>
            <w:r w:rsidR="00EB04C0">
              <w:rPr>
                <w:noProof/>
                <w:webHidden/>
              </w:rPr>
              <w:t>39</w:t>
            </w:r>
            <w:r>
              <w:rPr>
                <w:noProof/>
                <w:webHidden/>
              </w:rPr>
              <w:fldChar w:fldCharType="end"/>
            </w:r>
          </w:hyperlink>
        </w:p>
        <w:p w14:paraId="38C0A743" w14:textId="5BC5C805"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66" w:history="1">
            <w:r w:rsidRPr="00BA77A5">
              <w:rPr>
                <w:rStyle w:val="Hyperlink"/>
                <w:noProof/>
              </w:rPr>
              <w:t>3.2</w:t>
            </w:r>
            <w:r>
              <w:rPr>
                <w:rFonts w:eastAsiaTheme="minorEastAsia"/>
                <w:noProof/>
                <w:kern w:val="2"/>
                <w:sz w:val="24"/>
                <w:szCs w:val="24"/>
                <w14:ligatures w14:val="standardContextual"/>
              </w:rPr>
              <w:tab/>
            </w:r>
            <w:r w:rsidRPr="00BA77A5">
              <w:rPr>
                <w:rStyle w:val="Hyperlink"/>
                <w:noProof/>
              </w:rPr>
              <w:t>Community Considerations</w:t>
            </w:r>
            <w:r>
              <w:rPr>
                <w:noProof/>
                <w:webHidden/>
              </w:rPr>
              <w:tab/>
            </w:r>
            <w:r>
              <w:rPr>
                <w:noProof/>
                <w:webHidden/>
              </w:rPr>
              <w:fldChar w:fldCharType="begin"/>
            </w:r>
            <w:r>
              <w:rPr>
                <w:noProof/>
                <w:webHidden/>
              </w:rPr>
              <w:instrText xml:space="preserve"> PAGEREF _Toc206075566 \h </w:instrText>
            </w:r>
            <w:r>
              <w:rPr>
                <w:noProof/>
                <w:webHidden/>
              </w:rPr>
              <w:fldChar w:fldCharType="separate"/>
            </w:r>
            <w:r w:rsidR="00EB04C0">
              <w:rPr>
                <w:b/>
                <w:bCs/>
                <w:noProof/>
                <w:webHidden/>
              </w:rPr>
              <w:t>Error! Bookmark not defined.</w:t>
            </w:r>
            <w:r>
              <w:rPr>
                <w:noProof/>
                <w:webHidden/>
              </w:rPr>
              <w:fldChar w:fldCharType="end"/>
            </w:r>
          </w:hyperlink>
        </w:p>
        <w:p w14:paraId="51DD91E0" w14:textId="1D4B332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7" w:history="1">
            <w:r w:rsidRPr="00BA77A5">
              <w:rPr>
                <w:rStyle w:val="Hyperlink"/>
                <w:noProof/>
              </w:rPr>
              <w:t>3.2.1</w:t>
            </w:r>
            <w:r>
              <w:rPr>
                <w:rFonts w:asciiTheme="minorHAnsi" w:eastAsiaTheme="minorEastAsia" w:hAnsiTheme="minorHAnsi" w:cstheme="minorBidi"/>
                <w:noProof/>
                <w:kern w:val="2"/>
                <w:sz w:val="24"/>
                <w:szCs w:val="24"/>
                <w14:ligatures w14:val="standardContextual"/>
              </w:rPr>
              <w:tab/>
            </w:r>
            <w:r w:rsidRPr="00BA77A5">
              <w:rPr>
                <w:rStyle w:val="Hyperlink"/>
                <w:noProof/>
              </w:rPr>
              <w:t>Community Health</w:t>
            </w:r>
            <w:r>
              <w:rPr>
                <w:noProof/>
                <w:webHidden/>
              </w:rPr>
              <w:tab/>
            </w:r>
            <w:r>
              <w:rPr>
                <w:noProof/>
                <w:webHidden/>
              </w:rPr>
              <w:fldChar w:fldCharType="begin"/>
            </w:r>
            <w:r>
              <w:rPr>
                <w:noProof/>
                <w:webHidden/>
              </w:rPr>
              <w:instrText xml:space="preserve"> PAGEREF _Toc206075567 \h </w:instrText>
            </w:r>
            <w:r>
              <w:rPr>
                <w:noProof/>
                <w:webHidden/>
              </w:rPr>
              <w:fldChar w:fldCharType="separate"/>
            </w:r>
            <w:r w:rsidR="00EB04C0">
              <w:rPr>
                <w:b/>
                <w:bCs/>
                <w:noProof/>
                <w:webHidden/>
              </w:rPr>
              <w:t>Error! Bookmark not defined.</w:t>
            </w:r>
            <w:r>
              <w:rPr>
                <w:noProof/>
                <w:webHidden/>
              </w:rPr>
              <w:fldChar w:fldCharType="end"/>
            </w:r>
          </w:hyperlink>
        </w:p>
        <w:p w14:paraId="3C3224BA" w14:textId="7098CAE0"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68" w:history="1">
            <w:r w:rsidRPr="00BA77A5">
              <w:rPr>
                <w:rStyle w:val="Hyperlink"/>
                <w:noProof/>
              </w:rPr>
              <w:t>3.2.2</w:t>
            </w:r>
            <w:r>
              <w:rPr>
                <w:rFonts w:asciiTheme="minorHAnsi" w:eastAsiaTheme="minorEastAsia" w:hAnsiTheme="minorHAnsi" w:cstheme="minorBidi"/>
                <w:noProof/>
                <w:kern w:val="2"/>
                <w:sz w:val="24"/>
                <w:szCs w:val="24"/>
                <w14:ligatures w14:val="standardContextual"/>
              </w:rPr>
              <w:tab/>
            </w:r>
            <w:r w:rsidRPr="00BA77A5">
              <w:rPr>
                <w:rStyle w:val="Hyperlink"/>
                <w:noProof/>
              </w:rPr>
              <w:t>Archeological and Historical</w:t>
            </w:r>
            <w:r>
              <w:rPr>
                <w:noProof/>
                <w:webHidden/>
              </w:rPr>
              <w:tab/>
            </w:r>
            <w:r>
              <w:rPr>
                <w:noProof/>
                <w:webHidden/>
              </w:rPr>
              <w:fldChar w:fldCharType="begin"/>
            </w:r>
            <w:r>
              <w:rPr>
                <w:noProof/>
                <w:webHidden/>
              </w:rPr>
              <w:instrText xml:space="preserve"> PAGEREF _Toc206075568 \h </w:instrText>
            </w:r>
            <w:r>
              <w:rPr>
                <w:noProof/>
                <w:webHidden/>
              </w:rPr>
            </w:r>
            <w:r>
              <w:rPr>
                <w:noProof/>
                <w:webHidden/>
              </w:rPr>
              <w:fldChar w:fldCharType="separate"/>
            </w:r>
            <w:r w:rsidR="00EB04C0">
              <w:rPr>
                <w:noProof/>
                <w:webHidden/>
              </w:rPr>
              <w:t>40</w:t>
            </w:r>
            <w:r>
              <w:rPr>
                <w:noProof/>
                <w:webHidden/>
              </w:rPr>
              <w:fldChar w:fldCharType="end"/>
            </w:r>
          </w:hyperlink>
        </w:p>
        <w:p w14:paraId="6AB7D20D" w14:textId="4E75D47B"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69" w:history="1">
            <w:r w:rsidRPr="00BA77A5">
              <w:rPr>
                <w:rStyle w:val="Hyperlink"/>
                <w:rFonts w:eastAsia="Calibri" w:cs="Times New Roman"/>
                <w:noProof/>
              </w:rPr>
              <w:t>3.3</w:t>
            </w:r>
            <w:r>
              <w:rPr>
                <w:rFonts w:eastAsiaTheme="minorEastAsia"/>
                <w:noProof/>
                <w:kern w:val="2"/>
                <w:sz w:val="24"/>
                <w:szCs w:val="24"/>
                <w14:ligatures w14:val="standardContextual"/>
              </w:rPr>
              <w:tab/>
            </w:r>
            <w:r w:rsidRPr="00BA77A5">
              <w:rPr>
                <w:rStyle w:val="Hyperlink"/>
                <w:noProof/>
              </w:rPr>
              <w:t>Land Use and Zoning</w:t>
            </w:r>
            <w:r>
              <w:rPr>
                <w:noProof/>
                <w:webHidden/>
              </w:rPr>
              <w:tab/>
            </w:r>
            <w:r>
              <w:rPr>
                <w:noProof/>
                <w:webHidden/>
              </w:rPr>
              <w:fldChar w:fldCharType="begin"/>
            </w:r>
            <w:r>
              <w:rPr>
                <w:noProof/>
                <w:webHidden/>
              </w:rPr>
              <w:instrText xml:space="preserve"> PAGEREF _Toc206075569 \h </w:instrText>
            </w:r>
            <w:r>
              <w:rPr>
                <w:noProof/>
                <w:webHidden/>
              </w:rPr>
            </w:r>
            <w:r>
              <w:rPr>
                <w:noProof/>
                <w:webHidden/>
              </w:rPr>
              <w:fldChar w:fldCharType="separate"/>
            </w:r>
            <w:r w:rsidR="00EB04C0">
              <w:rPr>
                <w:noProof/>
                <w:webHidden/>
              </w:rPr>
              <w:t>40</w:t>
            </w:r>
            <w:r>
              <w:rPr>
                <w:noProof/>
                <w:webHidden/>
              </w:rPr>
              <w:fldChar w:fldCharType="end"/>
            </w:r>
          </w:hyperlink>
        </w:p>
        <w:p w14:paraId="29023ECD" w14:textId="5CE5317B"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70" w:history="1">
            <w:r w:rsidRPr="00BA77A5">
              <w:rPr>
                <w:rStyle w:val="Hyperlink"/>
                <w:i/>
                <w:iCs/>
                <w:noProof/>
              </w:rPr>
              <w:t>3.4</w:t>
            </w:r>
            <w:r>
              <w:rPr>
                <w:rFonts w:eastAsiaTheme="minorEastAsia"/>
                <w:noProof/>
                <w:kern w:val="2"/>
                <w:sz w:val="24"/>
                <w:szCs w:val="24"/>
                <w14:ligatures w14:val="standardContextual"/>
              </w:rPr>
              <w:tab/>
            </w:r>
            <w:r w:rsidRPr="00BA77A5">
              <w:rPr>
                <w:rStyle w:val="Hyperlink"/>
                <w:noProof/>
              </w:rPr>
              <w:t>Urban Growth Areas and Future Development Trends</w:t>
            </w:r>
            <w:r>
              <w:rPr>
                <w:noProof/>
                <w:webHidden/>
              </w:rPr>
              <w:tab/>
            </w:r>
            <w:r>
              <w:rPr>
                <w:noProof/>
                <w:webHidden/>
              </w:rPr>
              <w:fldChar w:fldCharType="begin"/>
            </w:r>
            <w:r>
              <w:rPr>
                <w:noProof/>
                <w:webHidden/>
              </w:rPr>
              <w:instrText xml:space="preserve"> PAGEREF _Toc206075570 \h </w:instrText>
            </w:r>
            <w:r>
              <w:rPr>
                <w:noProof/>
                <w:webHidden/>
              </w:rPr>
            </w:r>
            <w:r>
              <w:rPr>
                <w:noProof/>
                <w:webHidden/>
              </w:rPr>
              <w:fldChar w:fldCharType="separate"/>
            </w:r>
            <w:r w:rsidR="00EB04C0">
              <w:rPr>
                <w:noProof/>
                <w:webHidden/>
              </w:rPr>
              <w:t>42</w:t>
            </w:r>
            <w:r>
              <w:rPr>
                <w:noProof/>
                <w:webHidden/>
              </w:rPr>
              <w:fldChar w:fldCharType="end"/>
            </w:r>
          </w:hyperlink>
        </w:p>
        <w:p w14:paraId="562FFE89" w14:textId="5181C27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71" w:history="1">
            <w:r w:rsidRPr="00BA77A5">
              <w:rPr>
                <w:rStyle w:val="Hyperlink"/>
                <w:noProof/>
              </w:rPr>
              <w:t>3.5</w:t>
            </w:r>
            <w:r>
              <w:rPr>
                <w:rFonts w:eastAsiaTheme="minorEastAsia"/>
                <w:noProof/>
                <w:kern w:val="2"/>
                <w:sz w:val="24"/>
                <w:szCs w:val="24"/>
                <w14:ligatures w14:val="standardContextual"/>
              </w:rPr>
              <w:tab/>
            </w:r>
            <w:r w:rsidRPr="00BA77A5">
              <w:rPr>
                <w:rStyle w:val="Hyperlink"/>
                <w:bCs/>
                <w:noProof/>
              </w:rPr>
              <w:t>Tekoa Area Geography and Landscape</w:t>
            </w:r>
            <w:r>
              <w:rPr>
                <w:noProof/>
                <w:webHidden/>
              </w:rPr>
              <w:tab/>
            </w:r>
            <w:r>
              <w:rPr>
                <w:noProof/>
                <w:webHidden/>
              </w:rPr>
              <w:fldChar w:fldCharType="begin"/>
            </w:r>
            <w:r>
              <w:rPr>
                <w:noProof/>
                <w:webHidden/>
              </w:rPr>
              <w:instrText xml:space="preserve"> PAGEREF _Toc206075571 \h </w:instrText>
            </w:r>
            <w:r>
              <w:rPr>
                <w:noProof/>
                <w:webHidden/>
              </w:rPr>
            </w:r>
            <w:r>
              <w:rPr>
                <w:noProof/>
                <w:webHidden/>
              </w:rPr>
              <w:fldChar w:fldCharType="separate"/>
            </w:r>
            <w:r w:rsidR="00EB04C0">
              <w:rPr>
                <w:noProof/>
                <w:webHidden/>
              </w:rPr>
              <w:t>43</w:t>
            </w:r>
            <w:r>
              <w:rPr>
                <w:noProof/>
                <w:webHidden/>
              </w:rPr>
              <w:fldChar w:fldCharType="end"/>
            </w:r>
          </w:hyperlink>
        </w:p>
        <w:p w14:paraId="0A44B33A" w14:textId="36ADA102"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72" w:history="1">
            <w:r w:rsidRPr="00BA77A5">
              <w:rPr>
                <w:rStyle w:val="Hyperlink"/>
                <w:noProof/>
              </w:rPr>
              <w:t>3.6</w:t>
            </w:r>
            <w:r>
              <w:rPr>
                <w:rFonts w:eastAsiaTheme="minorEastAsia"/>
                <w:noProof/>
                <w:kern w:val="2"/>
                <w:sz w:val="24"/>
                <w:szCs w:val="24"/>
                <w14:ligatures w14:val="standardContextual"/>
              </w:rPr>
              <w:tab/>
            </w:r>
            <w:r w:rsidRPr="00BA77A5">
              <w:rPr>
                <w:rStyle w:val="Hyperlink"/>
                <w:noProof/>
              </w:rPr>
              <w:t>Tekoa Water System Description</w:t>
            </w:r>
            <w:r>
              <w:rPr>
                <w:noProof/>
                <w:webHidden/>
              </w:rPr>
              <w:tab/>
            </w:r>
            <w:r>
              <w:rPr>
                <w:noProof/>
                <w:webHidden/>
              </w:rPr>
              <w:fldChar w:fldCharType="begin"/>
            </w:r>
            <w:r>
              <w:rPr>
                <w:noProof/>
                <w:webHidden/>
              </w:rPr>
              <w:instrText xml:space="preserve"> PAGEREF _Toc206075572 \h </w:instrText>
            </w:r>
            <w:r>
              <w:rPr>
                <w:noProof/>
                <w:webHidden/>
              </w:rPr>
            </w:r>
            <w:r>
              <w:rPr>
                <w:noProof/>
                <w:webHidden/>
              </w:rPr>
              <w:fldChar w:fldCharType="separate"/>
            </w:r>
            <w:r w:rsidR="00EB04C0">
              <w:rPr>
                <w:noProof/>
                <w:webHidden/>
              </w:rPr>
              <w:t>43</w:t>
            </w:r>
            <w:r>
              <w:rPr>
                <w:noProof/>
                <w:webHidden/>
              </w:rPr>
              <w:fldChar w:fldCharType="end"/>
            </w:r>
          </w:hyperlink>
        </w:p>
        <w:p w14:paraId="089C694D" w14:textId="1CB5A645"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3" w:history="1">
            <w:r w:rsidRPr="00BA77A5">
              <w:rPr>
                <w:rStyle w:val="Hyperlink"/>
                <w:noProof/>
              </w:rPr>
              <w:t>3.6.1</w:t>
            </w:r>
            <w:r>
              <w:rPr>
                <w:rFonts w:asciiTheme="minorHAnsi" w:eastAsiaTheme="minorEastAsia" w:hAnsiTheme="minorHAnsi" w:cstheme="minorBidi"/>
                <w:noProof/>
                <w:kern w:val="2"/>
                <w:sz w:val="24"/>
                <w:szCs w:val="24"/>
                <w14:ligatures w14:val="standardContextual"/>
              </w:rPr>
              <w:tab/>
            </w:r>
            <w:r w:rsidRPr="00BA77A5">
              <w:rPr>
                <w:rStyle w:val="Hyperlink"/>
                <w:noProof/>
              </w:rPr>
              <w:t>Water Sources</w:t>
            </w:r>
            <w:r>
              <w:rPr>
                <w:noProof/>
                <w:webHidden/>
              </w:rPr>
              <w:tab/>
            </w:r>
            <w:r>
              <w:rPr>
                <w:noProof/>
                <w:webHidden/>
              </w:rPr>
              <w:fldChar w:fldCharType="begin"/>
            </w:r>
            <w:r>
              <w:rPr>
                <w:noProof/>
                <w:webHidden/>
              </w:rPr>
              <w:instrText xml:space="preserve"> PAGEREF _Toc206075573 \h </w:instrText>
            </w:r>
            <w:r>
              <w:rPr>
                <w:noProof/>
                <w:webHidden/>
              </w:rPr>
            </w:r>
            <w:r>
              <w:rPr>
                <w:noProof/>
                <w:webHidden/>
              </w:rPr>
              <w:fldChar w:fldCharType="separate"/>
            </w:r>
            <w:r w:rsidR="00EB04C0">
              <w:rPr>
                <w:noProof/>
                <w:webHidden/>
              </w:rPr>
              <w:t>43</w:t>
            </w:r>
            <w:r>
              <w:rPr>
                <w:noProof/>
                <w:webHidden/>
              </w:rPr>
              <w:fldChar w:fldCharType="end"/>
            </w:r>
          </w:hyperlink>
        </w:p>
        <w:p w14:paraId="73806F68" w14:textId="5E1E1EA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4" w:history="1">
            <w:r w:rsidRPr="00BA77A5">
              <w:rPr>
                <w:rStyle w:val="Hyperlink"/>
                <w:noProof/>
              </w:rPr>
              <w:t>3.1.1</w:t>
            </w:r>
            <w:r>
              <w:rPr>
                <w:rFonts w:asciiTheme="minorHAnsi" w:eastAsiaTheme="minorEastAsia" w:hAnsiTheme="minorHAnsi" w:cstheme="minorBidi"/>
                <w:noProof/>
                <w:kern w:val="2"/>
                <w:sz w:val="24"/>
                <w:szCs w:val="24"/>
                <w14:ligatures w14:val="standardContextual"/>
              </w:rPr>
              <w:tab/>
            </w:r>
            <w:r w:rsidRPr="00BA77A5">
              <w:rPr>
                <w:rStyle w:val="Hyperlink"/>
                <w:noProof/>
              </w:rPr>
              <w:t>Water Storage</w:t>
            </w:r>
            <w:r>
              <w:rPr>
                <w:noProof/>
                <w:webHidden/>
              </w:rPr>
              <w:tab/>
            </w:r>
            <w:r>
              <w:rPr>
                <w:noProof/>
                <w:webHidden/>
              </w:rPr>
              <w:fldChar w:fldCharType="begin"/>
            </w:r>
            <w:r>
              <w:rPr>
                <w:noProof/>
                <w:webHidden/>
              </w:rPr>
              <w:instrText xml:space="preserve"> PAGEREF _Toc206075574 \h </w:instrText>
            </w:r>
            <w:r>
              <w:rPr>
                <w:noProof/>
                <w:webHidden/>
              </w:rPr>
            </w:r>
            <w:r>
              <w:rPr>
                <w:noProof/>
                <w:webHidden/>
              </w:rPr>
              <w:fldChar w:fldCharType="separate"/>
            </w:r>
            <w:r w:rsidR="00EB04C0">
              <w:rPr>
                <w:noProof/>
                <w:webHidden/>
              </w:rPr>
              <w:t>44</w:t>
            </w:r>
            <w:r>
              <w:rPr>
                <w:noProof/>
                <w:webHidden/>
              </w:rPr>
              <w:fldChar w:fldCharType="end"/>
            </w:r>
          </w:hyperlink>
        </w:p>
        <w:p w14:paraId="213EF114" w14:textId="4B590D3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5" w:history="1">
            <w:r w:rsidRPr="00BA77A5">
              <w:rPr>
                <w:rStyle w:val="Hyperlink"/>
                <w:noProof/>
              </w:rPr>
              <w:t>3.6.2</w:t>
            </w:r>
            <w:r>
              <w:rPr>
                <w:rFonts w:asciiTheme="minorHAnsi" w:eastAsiaTheme="minorEastAsia" w:hAnsiTheme="minorHAnsi" w:cstheme="minorBidi"/>
                <w:noProof/>
                <w:kern w:val="2"/>
                <w:sz w:val="24"/>
                <w:szCs w:val="24"/>
                <w14:ligatures w14:val="standardContextual"/>
              </w:rPr>
              <w:tab/>
            </w:r>
            <w:r w:rsidRPr="00BA77A5">
              <w:rPr>
                <w:rStyle w:val="Hyperlink"/>
                <w:noProof/>
              </w:rPr>
              <w:t>Distribution System</w:t>
            </w:r>
            <w:r>
              <w:rPr>
                <w:noProof/>
                <w:webHidden/>
              </w:rPr>
              <w:tab/>
            </w:r>
            <w:r>
              <w:rPr>
                <w:noProof/>
                <w:webHidden/>
              </w:rPr>
              <w:fldChar w:fldCharType="begin"/>
            </w:r>
            <w:r>
              <w:rPr>
                <w:noProof/>
                <w:webHidden/>
              </w:rPr>
              <w:instrText xml:space="preserve"> PAGEREF _Toc206075575 \h </w:instrText>
            </w:r>
            <w:r>
              <w:rPr>
                <w:noProof/>
                <w:webHidden/>
              </w:rPr>
            </w:r>
            <w:r>
              <w:rPr>
                <w:noProof/>
                <w:webHidden/>
              </w:rPr>
              <w:fldChar w:fldCharType="separate"/>
            </w:r>
            <w:r w:rsidR="00EB04C0">
              <w:rPr>
                <w:noProof/>
                <w:webHidden/>
              </w:rPr>
              <w:t>44</w:t>
            </w:r>
            <w:r>
              <w:rPr>
                <w:noProof/>
                <w:webHidden/>
              </w:rPr>
              <w:fldChar w:fldCharType="end"/>
            </w:r>
          </w:hyperlink>
        </w:p>
        <w:p w14:paraId="06B34F55" w14:textId="5A859677"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6" w:history="1">
            <w:r w:rsidRPr="00BA77A5">
              <w:rPr>
                <w:rStyle w:val="Hyperlink"/>
                <w:noProof/>
              </w:rPr>
              <w:t>3.6.3</w:t>
            </w:r>
            <w:r>
              <w:rPr>
                <w:rFonts w:asciiTheme="minorHAnsi" w:eastAsiaTheme="minorEastAsia" w:hAnsiTheme="minorHAnsi" w:cstheme="minorBidi"/>
                <w:noProof/>
                <w:kern w:val="2"/>
                <w:sz w:val="24"/>
                <w:szCs w:val="24"/>
                <w14:ligatures w14:val="standardContextual"/>
              </w:rPr>
              <w:tab/>
            </w:r>
            <w:r w:rsidRPr="00BA77A5">
              <w:rPr>
                <w:rStyle w:val="Hyperlink"/>
                <w:noProof/>
              </w:rPr>
              <w:t>3.6.1 Water Sources</w:t>
            </w:r>
            <w:r>
              <w:rPr>
                <w:noProof/>
                <w:webHidden/>
              </w:rPr>
              <w:tab/>
            </w:r>
            <w:r>
              <w:rPr>
                <w:noProof/>
                <w:webHidden/>
              </w:rPr>
              <w:fldChar w:fldCharType="begin"/>
            </w:r>
            <w:r>
              <w:rPr>
                <w:noProof/>
                <w:webHidden/>
              </w:rPr>
              <w:instrText xml:space="preserve"> PAGEREF _Toc206075576 \h </w:instrText>
            </w:r>
            <w:r>
              <w:rPr>
                <w:noProof/>
                <w:webHidden/>
              </w:rPr>
            </w:r>
            <w:r>
              <w:rPr>
                <w:noProof/>
                <w:webHidden/>
              </w:rPr>
              <w:fldChar w:fldCharType="separate"/>
            </w:r>
            <w:r w:rsidR="00EB04C0">
              <w:rPr>
                <w:noProof/>
                <w:webHidden/>
              </w:rPr>
              <w:t>44</w:t>
            </w:r>
            <w:r>
              <w:rPr>
                <w:noProof/>
                <w:webHidden/>
              </w:rPr>
              <w:fldChar w:fldCharType="end"/>
            </w:r>
          </w:hyperlink>
        </w:p>
        <w:p w14:paraId="27F712CC" w14:textId="247027EE"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77" w:history="1">
            <w:r w:rsidRPr="00BA77A5">
              <w:rPr>
                <w:rStyle w:val="Hyperlink"/>
                <w:noProof/>
              </w:rPr>
              <w:t>3.7</w:t>
            </w:r>
            <w:r>
              <w:rPr>
                <w:rFonts w:eastAsiaTheme="minorEastAsia"/>
                <w:noProof/>
                <w:kern w:val="2"/>
                <w:sz w:val="24"/>
                <w:szCs w:val="24"/>
                <w14:ligatures w14:val="standardContextual"/>
              </w:rPr>
              <w:tab/>
            </w:r>
            <w:r w:rsidRPr="00BA77A5">
              <w:rPr>
                <w:rStyle w:val="Hyperlink"/>
                <w:noProof/>
              </w:rPr>
              <w:t>Population Growth and Projections</w:t>
            </w:r>
            <w:r>
              <w:rPr>
                <w:noProof/>
                <w:webHidden/>
              </w:rPr>
              <w:tab/>
            </w:r>
            <w:r>
              <w:rPr>
                <w:noProof/>
                <w:webHidden/>
              </w:rPr>
              <w:fldChar w:fldCharType="begin"/>
            </w:r>
            <w:r>
              <w:rPr>
                <w:noProof/>
                <w:webHidden/>
              </w:rPr>
              <w:instrText xml:space="preserve"> PAGEREF _Toc206075577 \h </w:instrText>
            </w:r>
            <w:r>
              <w:rPr>
                <w:noProof/>
                <w:webHidden/>
              </w:rPr>
            </w:r>
            <w:r>
              <w:rPr>
                <w:noProof/>
                <w:webHidden/>
              </w:rPr>
              <w:fldChar w:fldCharType="separate"/>
            </w:r>
            <w:r w:rsidR="00EB04C0">
              <w:rPr>
                <w:noProof/>
                <w:webHidden/>
              </w:rPr>
              <w:t>45</w:t>
            </w:r>
            <w:r>
              <w:rPr>
                <w:noProof/>
                <w:webHidden/>
              </w:rPr>
              <w:fldChar w:fldCharType="end"/>
            </w:r>
          </w:hyperlink>
        </w:p>
        <w:p w14:paraId="4C98E850" w14:textId="2F9D407E"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8" w:history="1">
            <w:r w:rsidRPr="00BA77A5">
              <w:rPr>
                <w:rStyle w:val="Hyperlink"/>
                <w:noProof/>
              </w:rPr>
              <w:t>3.7.1</w:t>
            </w:r>
            <w:r>
              <w:rPr>
                <w:rFonts w:asciiTheme="minorHAnsi" w:eastAsiaTheme="minorEastAsia" w:hAnsiTheme="minorHAnsi" w:cstheme="minorBidi"/>
                <w:noProof/>
                <w:kern w:val="2"/>
                <w:sz w:val="24"/>
                <w:szCs w:val="24"/>
                <w14:ligatures w14:val="standardContextual"/>
              </w:rPr>
              <w:tab/>
            </w:r>
            <w:r w:rsidRPr="00BA77A5">
              <w:rPr>
                <w:rStyle w:val="Hyperlink"/>
                <w:noProof/>
              </w:rPr>
              <w:t>Population Data Sources</w:t>
            </w:r>
            <w:r>
              <w:rPr>
                <w:noProof/>
                <w:webHidden/>
              </w:rPr>
              <w:tab/>
            </w:r>
            <w:r>
              <w:rPr>
                <w:noProof/>
                <w:webHidden/>
              </w:rPr>
              <w:fldChar w:fldCharType="begin"/>
            </w:r>
            <w:r>
              <w:rPr>
                <w:noProof/>
                <w:webHidden/>
              </w:rPr>
              <w:instrText xml:space="preserve"> PAGEREF _Toc206075578 \h </w:instrText>
            </w:r>
            <w:r>
              <w:rPr>
                <w:noProof/>
                <w:webHidden/>
              </w:rPr>
            </w:r>
            <w:r>
              <w:rPr>
                <w:noProof/>
                <w:webHidden/>
              </w:rPr>
              <w:fldChar w:fldCharType="separate"/>
            </w:r>
            <w:r w:rsidR="00EB04C0">
              <w:rPr>
                <w:noProof/>
                <w:webHidden/>
              </w:rPr>
              <w:t>45</w:t>
            </w:r>
            <w:r>
              <w:rPr>
                <w:noProof/>
                <w:webHidden/>
              </w:rPr>
              <w:fldChar w:fldCharType="end"/>
            </w:r>
          </w:hyperlink>
        </w:p>
        <w:p w14:paraId="2115147D" w14:textId="6510941F"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79" w:history="1">
            <w:r w:rsidRPr="00BA77A5">
              <w:rPr>
                <w:rStyle w:val="Hyperlink"/>
                <w:noProof/>
              </w:rPr>
              <w:t>3.7.2</w:t>
            </w:r>
            <w:r>
              <w:rPr>
                <w:rFonts w:asciiTheme="minorHAnsi" w:eastAsiaTheme="minorEastAsia" w:hAnsiTheme="minorHAnsi" w:cstheme="minorBidi"/>
                <w:noProof/>
                <w:kern w:val="2"/>
                <w:sz w:val="24"/>
                <w:szCs w:val="24"/>
                <w14:ligatures w14:val="standardContextual"/>
              </w:rPr>
              <w:tab/>
            </w:r>
            <w:r w:rsidRPr="00BA77A5">
              <w:rPr>
                <w:rStyle w:val="Hyperlink"/>
                <w:noProof/>
              </w:rPr>
              <w:t>Demographic and Housing Analysis (2014-2024)</w:t>
            </w:r>
            <w:r>
              <w:rPr>
                <w:noProof/>
                <w:webHidden/>
              </w:rPr>
              <w:tab/>
            </w:r>
            <w:r>
              <w:rPr>
                <w:noProof/>
                <w:webHidden/>
              </w:rPr>
              <w:fldChar w:fldCharType="begin"/>
            </w:r>
            <w:r>
              <w:rPr>
                <w:noProof/>
                <w:webHidden/>
              </w:rPr>
              <w:instrText xml:space="preserve"> PAGEREF _Toc206075579 \h </w:instrText>
            </w:r>
            <w:r>
              <w:rPr>
                <w:noProof/>
                <w:webHidden/>
              </w:rPr>
            </w:r>
            <w:r>
              <w:rPr>
                <w:noProof/>
                <w:webHidden/>
              </w:rPr>
              <w:fldChar w:fldCharType="separate"/>
            </w:r>
            <w:r w:rsidR="00EB04C0">
              <w:rPr>
                <w:noProof/>
                <w:webHidden/>
              </w:rPr>
              <w:t>45</w:t>
            </w:r>
            <w:r>
              <w:rPr>
                <w:noProof/>
                <w:webHidden/>
              </w:rPr>
              <w:fldChar w:fldCharType="end"/>
            </w:r>
          </w:hyperlink>
        </w:p>
        <w:p w14:paraId="40BFC791" w14:textId="0E48BA34"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0" w:history="1">
            <w:r w:rsidRPr="00BA77A5">
              <w:rPr>
                <w:rStyle w:val="Hyperlink"/>
                <w:noProof/>
              </w:rPr>
              <w:t>3.7.3</w:t>
            </w:r>
            <w:r>
              <w:rPr>
                <w:rFonts w:asciiTheme="minorHAnsi" w:eastAsiaTheme="minorEastAsia" w:hAnsiTheme="minorHAnsi" w:cstheme="minorBidi"/>
                <w:noProof/>
                <w:kern w:val="2"/>
                <w:sz w:val="24"/>
                <w:szCs w:val="24"/>
                <w14:ligatures w14:val="standardContextual"/>
              </w:rPr>
              <w:tab/>
            </w:r>
            <w:r w:rsidRPr="00BA77A5">
              <w:rPr>
                <w:rStyle w:val="Hyperlink"/>
                <w:noProof/>
              </w:rPr>
              <w:t>Comparison of Demographic and Housing Trends: Whitman County Vs. Tekoa</w:t>
            </w:r>
            <w:r>
              <w:rPr>
                <w:noProof/>
                <w:webHidden/>
              </w:rPr>
              <w:tab/>
            </w:r>
            <w:r>
              <w:rPr>
                <w:noProof/>
                <w:webHidden/>
              </w:rPr>
              <w:fldChar w:fldCharType="begin"/>
            </w:r>
            <w:r>
              <w:rPr>
                <w:noProof/>
                <w:webHidden/>
              </w:rPr>
              <w:instrText xml:space="preserve"> PAGEREF _Toc206075580 \h </w:instrText>
            </w:r>
            <w:r>
              <w:rPr>
                <w:noProof/>
                <w:webHidden/>
              </w:rPr>
            </w:r>
            <w:r>
              <w:rPr>
                <w:noProof/>
                <w:webHidden/>
              </w:rPr>
              <w:fldChar w:fldCharType="separate"/>
            </w:r>
            <w:r w:rsidR="00EB04C0">
              <w:rPr>
                <w:noProof/>
                <w:webHidden/>
              </w:rPr>
              <w:t>48</w:t>
            </w:r>
            <w:r>
              <w:rPr>
                <w:noProof/>
                <w:webHidden/>
              </w:rPr>
              <w:fldChar w:fldCharType="end"/>
            </w:r>
          </w:hyperlink>
        </w:p>
        <w:p w14:paraId="1857DC72" w14:textId="2D3C1A56"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1" w:history="1">
            <w:r w:rsidRPr="00BA77A5">
              <w:rPr>
                <w:rStyle w:val="Hyperlink"/>
                <w:noProof/>
              </w:rPr>
              <w:t>3.7.4</w:t>
            </w:r>
            <w:r>
              <w:rPr>
                <w:rFonts w:asciiTheme="minorHAnsi" w:eastAsiaTheme="minorEastAsia" w:hAnsiTheme="minorHAnsi" w:cstheme="minorBidi"/>
                <w:noProof/>
                <w:kern w:val="2"/>
                <w:sz w:val="24"/>
                <w:szCs w:val="24"/>
                <w14:ligatures w14:val="standardContextual"/>
              </w:rPr>
              <w:tab/>
            </w:r>
            <w:r w:rsidRPr="00BA77A5">
              <w:rPr>
                <w:rStyle w:val="Hyperlink"/>
                <w:noProof/>
              </w:rPr>
              <w:t>Comparison of Demographic and Housing Trends: Spokane County Vs. Tekoa</w:t>
            </w:r>
            <w:r>
              <w:rPr>
                <w:noProof/>
                <w:webHidden/>
              </w:rPr>
              <w:tab/>
            </w:r>
            <w:r>
              <w:rPr>
                <w:noProof/>
                <w:webHidden/>
              </w:rPr>
              <w:fldChar w:fldCharType="begin"/>
            </w:r>
            <w:r>
              <w:rPr>
                <w:noProof/>
                <w:webHidden/>
              </w:rPr>
              <w:instrText xml:space="preserve"> PAGEREF _Toc206075581 \h </w:instrText>
            </w:r>
            <w:r>
              <w:rPr>
                <w:noProof/>
                <w:webHidden/>
              </w:rPr>
            </w:r>
            <w:r>
              <w:rPr>
                <w:noProof/>
                <w:webHidden/>
              </w:rPr>
              <w:fldChar w:fldCharType="separate"/>
            </w:r>
            <w:r w:rsidR="00EB04C0">
              <w:rPr>
                <w:noProof/>
                <w:webHidden/>
              </w:rPr>
              <w:t>51</w:t>
            </w:r>
            <w:r>
              <w:rPr>
                <w:noProof/>
                <w:webHidden/>
              </w:rPr>
              <w:fldChar w:fldCharType="end"/>
            </w:r>
          </w:hyperlink>
        </w:p>
        <w:p w14:paraId="7DB0C1ED" w14:textId="0BF46BAC"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82" w:history="1">
            <w:r w:rsidRPr="00BA77A5">
              <w:rPr>
                <w:rStyle w:val="Hyperlink"/>
                <w:noProof/>
              </w:rPr>
              <w:t>3.8</w:t>
            </w:r>
            <w:r>
              <w:rPr>
                <w:rFonts w:eastAsiaTheme="minorEastAsia"/>
                <w:noProof/>
                <w:kern w:val="2"/>
                <w:sz w:val="24"/>
                <w:szCs w:val="24"/>
                <w14:ligatures w14:val="standardContextual"/>
              </w:rPr>
              <w:tab/>
            </w:r>
            <w:r w:rsidRPr="00BA77A5">
              <w:rPr>
                <w:rStyle w:val="Hyperlink"/>
                <w:noProof/>
              </w:rPr>
              <w:t>Population Projection Methodology</w:t>
            </w:r>
            <w:r>
              <w:rPr>
                <w:noProof/>
                <w:webHidden/>
              </w:rPr>
              <w:tab/>
            </w:r>
            <w:r>
              <w:rPr>
                <w:noProof/>
                <w:webHidden/>
              </w:rPr>
              <w:fldChar w:fldCharType="begin"/>
            </w:r>
            <w:r>
              <w:rPr>
                <w:noProof/>
                <w:webHidden/>
              </w:rPr>
              <w:instrText xml:space="preserve"> PAGEREF _Toc206075582 \h </w:instrText>
            </w:r>
            <w:r>
              <w:rPr>
                <w:noProof/>
                <w:webHidden/>
              </w:rPr>
            </w:r>
            <w:r>
              <w:rPr>
                <w:noProof/>
                <w:webHidden/>
              </w:rPr>
              <w:fldChar w:fldCharType="separate"/>
            </w:r>
            <w:r w:rsidR="00EB04C0">
              <w:rPr>
                <w:noProof/>
                <w:webHidden/>
              </w:rPr>
              <w:t>54</w:t>
            </w:r>
            <w:r>
              <w:rPr>
                <w:noProof/>
                <w:webHidden/>
              </w:rPr>
              <w:fldChar w:fldCharType="end"/>
            </w:r>
          </w:hyperlink>
        </w:p>
        <w:p w14:paraId="010C8A00" w14:textId="5753BAB2"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3" w:history="1">
            <w:r w:rsidRPr="00BA77A5">
              <w:rPr>
                <w:rStyle w:val="Hyperlink"/>
                <w:noProof/>
              </w:rPr>
              <w:t>3.8.1</w:t>
            </w:r>
            <w:r>
              <w:rPr>
                <w:rFonts w:asciiTheme="minorHAnsi" w:eastAsiaTheme="minorEastAsia" w:hAnsiTheme="minorHAnsi" w:cstheme="minorBidi"/>
                <w:noProof/>
                <w:kern w:val="2"/>
                <w:sz w:val="24"/>
                <w:szCs w:val="24"/>
                <w14:ligatures w14:val="standardContextual"/>
              </w:rPr>
              <w:tab/>
            </w:r>
            <w:r w:rsidRPr="00BA77A5">
              <w:rPr>
                <w:rStyle w:val="Hyperlink"/>
                <w:noProof/>
              </w:rPr>
              <w:t>Data Sources</w:t>
            </w:r>
            <w:r>
              <w:rPr>
                <w:noProof/>
                <w:webHidden/>
              </w:rPr>
              <w:tab/>
            </w:r>
            <w:r>
              <w:rPr>
                <w:noProof/>
                <w:webHidden/>
              </w:rPr>
              <w:fldChar w:fldCharType="begin"/>
            </w:r>
            <w:r>
              <w:rPr>
                <w:noProof/>
                <w:webHidden/>
              </w:rPr>
              <w:instrText xml:space="preserve"> PAGEREF _Toc206075583 \h </w:instrText>
            </w:r>
            <w:r>
              <w:rPr>
                <w:noProof/>
                <w:webHidden/>
              </w:rPr>
            </w:r>
            <w:r>
              <w:rPr>
                <w:noProof/>
                <w:webHidden/>
              </w:rPr>
              <w:fldChar w:fldCharType="separate"/>
            </w:r>
            <w:r w:rsidR="00EB04C0">
              <w:rPr>
                <w:noProof/>
                <w:webHidden/>
              </w:rPr>
              <w:t>54</w:t>
            </w:r>
            <w:r>
              <w:rPr>
                <w:noProof/>
                <w:webHidden/>
              </w:rPr>
              <w:fldChar w:fldCharType="end"/>
            </w:r>
          </w:hyperlink>
        </w:p>
        <w:p w14:paraId="5916E0DD" w14:textId="7F408995"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4" w:history="1">
            <w:r w:rsidRPr="00BA77A5">
              <w:rPr>
                <w:rStyle w:val="Hyperlink"/>
                <w:noProof/>
              </w:rPr>
              <w:t>3.8.2</w:t>
            </w:r>
            <w:r>
              <w:rPr>
                <w:rFonts w:asciiTheme="minorHAnsi" w:eastAsiaTheme="minorEastAsia" w:hAnsiTheme="minorHAnsi" w:cstheme="minorBidi"/>
                <w:noProof/>
                <w:kern w:val="2"/>
                <w:sz w:val="24"/>
                <w:szCs w:val="24"/>
                <w14:ligatures w14:val="standardContextual"/>
              </w:rPr>
              <w:tab/>
            </w:r>
            <w:r w:rsidRPr="00BA77A5">
              <w:rPr>
                <w:rStyle w:val="Hyperlink"/>
                <w:noProof/>
              </w:rPr>
              <w:t>Method 1: WAOFM’s growth projection</w:t>
            </w:r>
            <w:r>
              <w:rPr>
                <w:noProof/>
                <w:webHidden/>
              </w:rPr>
              <w:tab/>
            </w:r>
            <w:r>
              <w:rPr>
                <w:noProof/>
                <w:webHidden/>
              </w:rPr>
              <w:fldChar w:fldCharType="begin"/>
            </w:r>
            <w:r>
              <w:rPr>
                <w:noProof/>
                <w:webHidden/>
              </w:rPr>
              <w:instrText xml:space="preserve"> PAGEREF _Toc206075584 \h </w:instrText>
            </w:r>
            <w:r>
              <w:rPr>
                <w:noProof/>
                <w:webHidden/>
              </w:rPr>
            </w:r>
            <w:r>
              <w:rPr>
                <w:noProof/>
                <w:webHidden/>
              </w:rPr>
              <w:fldChar w:fldCharType="separate"/>
            </w:r>
            <w:r w:rsidR="00EB04C0">
              <w:rPr>
                <w:noProof/>
                <w:webHidden/>
              </w:rPr>
              <w:t>54</w:t>
            </w:r>
            <w:r>
              <w:rPr>
                <w:noProof/>
                <w:webHidden/>
              </w:rPr>
              <w:fldChar w:fldCharType="end"/>
            </w:r>
          </w:hyperlink>
        </w:p>
        <w:p w14:paraId="5DBD6756" w14:textId="78D63F0A"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5" w:history="1">
            <w:r w:rsidRPr="00BA77A5">
              <w:rPr>
                <w:rStyle w:val="Hyperlink"/>
                <w:noProof/>
              </w:rPr>
              <w:t>3.8.3</w:t>
            </w:r>
            <w:r>
              <w:rPr>
                <w:rFonts w:asciiTheme="minorHAnsi" w:eastAsiaTheme="minorEastAsia" w:hAnsiTheme="minorHAnsi" w:cstheme="minorBidi"/>
                <w:noProof/>
                <w:kern w:val="2"/>
                <w:sz w:val="24"/>
                <w:szCs w:val="24"/>
                <w14:ligatures w14:val="standardContextual"/>
              </w:rPr>
              <w:tab/>
            </w:r>
            <w:r w:rsidRPr="00BA77A5">
              <w:rPr>
                <w:rStyle w:val="Hyperlink"/>
                <w:noProof/>
              </w:rPr>
              <w:t>Method 2: Decennial Census Data</w:t>
            </w:r>
            <w:r>
              <w:rPr>
                <w:noProof/>
                <w:webHidden/>
              </w:rPr>
              <w:tab/>
            </w:r>
            <w:r>
              <w:rPr>
                <w:noProof/>
                <w:webHidden/>
              </w:rPr>
              <w:fldChar w:fldCharType="begin"/>
            </w:r>
            <w:r>
              <w:rPr>
                <w:noProof/>
                <w:webHidden/>
              </w:rPr>
              <w:instrText xml:space="preserve"> PAGEREF _Toc206075585 \h </w:instrText>
            </w:r>
            <w:r>
              <w:rPr>
                <w:noProof/>
                <w:webHidden/>
              </w:rPr>
            </w:r>
            <w:r>
              <w:rPr>
                <w:noProof/>
                <w:webHidden/>
              </w:rPr>
              <w:fldChar w:fldCharType="separate"/>
            </w:r>
            <w:r w:rsidR="00EB04C0">
              <w:rPr>
                <w:noProof/>
                <w:webHidden/>
              </w:rPr>
              <w:t>55</w:t>
            </w:r>
            <w:r>
              <w:rPr>
                <w:noProof/>
                <w:webHidden/>
              </w:rPr>
              <w:fldChar w:fldCharType="end"/>
            </w:r>
          </w:hyperlink>
        </w:p>
        <w:p w14:paraId="46322682" w14:textId="23B22151"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6" w:history="1">
            <w:r w:rsidRPr="00BA77A5">
              <w:rPr>
                <w:rStyle w:val="Hyperlink"/>
                <w:noProof/>
              </w:rPr>
              <w:t>3.8.4</w:t>
            </w:r>
            <w:r>
              <w:rPr>
                <w:rFonts w:asciiTheme="minorHAnsi" w:eastAsiaTheme="minorEastAsia" w:hAnsiTheme="minorHAnsi" w:cstheme="minorBidi"/>
                <w:noProof/>
                <w:kern w:val="2"/>
                <w:sz w:val="24"/>
                <w:szCs w:val="24"/>
                <w14:ligatures w14:val="standardContextual"/>
              </w:rPr>
              <w:tab/>
            </w:r>
            <w:r w:rsidRPr="00BA77A5">
              <w:rPr>
                <w:rStyle w:val="Hyperlink"/>
                <w:noProof/>
              </w:rPr>
              <w:t>Method 3: Intercensal Data</w:t>
            </w:r>
            <w:r>
              <w:rPr>
                <w:noProof/>
                <w:webHidden/>
              </w:rPr>
              <w:tab/>
            </w:r>
            <w:r>
              <w:rPr>
                <w:noProof/>
                <w:webHidden/>
              </w:rPr>
              <w:fldChar w:fldCharType="begin"/>
            </w:r>
            <w:r>
              <w:rPr>
                <w:noProof/>
                <w:webHidden/>
              </w:rPr>
              <w:instrText xml:space="preserve"> PAGEREF _Toc206075586 \h </w:instrText>
            </w:r>
            <w:r>
              <w:rPr>
                <w:noProof/>
                <w:webHidden/>
              </w:rPr>
            </w:r>
            <w:r>
              <w:rPr>
                <w:noProof/>
                <w:webHidden/>
              </w:rPr>
              <w:fldChar w:fldCharType="separate"/>
            </w:r>
            <w:r w:rsidR="00EB04C0">
              <w:rPr>
                <w:noProof/>
                <w:webHidden/>
              </w:rPr>
              <w:t>56</w:t>
            </w:r>
            <w:r>
              <w:rPr>
                <w:noProof/>
                <w:webHidden/>
              </w:rPr>
              <w:fldChar w:fldCharType="end"/>
            </w:r>
          </w:hyperlink>
        </w:p>
        <w:p w14:paraId="0CFC2205" w14:textId="4DE117AE"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7" w:history="1">
            <w:r w:rsidRPr="00BA77A5">
              <w:rPr>
                <w:rStyle w:val="Hyperlink"/>
                <w:noProof/>
              </w:rPr>
              <w:t>3.8.5</w:t>
            </w:r>
            <w:r>
              <w:rPr>
                <w:rFonts w:asciiTheme="minorHAnsi" w:eastAsiaTheme="minorEastAsia" w:hAnsiTheme="minorHAnsi" w:cstheme="minorBidi"/>
                <w:noProof/>
                <w:kern w:val="2"/>
                <w:sz w:val="24"/>
                <w:szCs w:val="24"/>
                <w14:ligatures w14:val="standardContextual"/>
              </w:rPr>
              <w:tab/>
            </w:r>
            <w:r w:rsidRPr="00BA77A5">
              <w:rPr>
                <w:rStyle w:val="Hyperlink"/>
                <w:noProof/>
              </w:rPr>
              <w:t>Method 4: Spokane County Population Trends</w:t>
            </w:r>
            <w:r>
              <w:rPr>
                <w:noProof/>
                <w:webHidden/>
              </w:rPr>
              <w:tab/>
            </w:r>
            <w:r>
              <w:rPr>
                <w:noProof/>
                <w:webHidden/>
              </w:rPr>
              <w:fldChar w:fldCharType="begin"/>
            </w:r>
            <w:r>
              <w:rPr>
                <w:noProof/>
                <w:webHidden/>
              </w:rPr>
              <w:instrText xml:space="preserve"> PAGEREF _Toc206075587 \h </w:instrText>
            </w:r>
            <w:r>
              <w:rPr>
                <w:noProof/>
                <w:webHidden/>
              </w:rPr>
            </w:r>
            <w:r>
              <w:rPr>
                <w:noProof/>
                <w:webHidden/>
              </w:rPr>
              <w:fldChar w:fldCharType="separate"/>
            </w:r>
            <w:r w:rsidR="00EB04C0">
              <w:rPr>
                <w:noProof/>
                <w:webHidden/>
              </w:rPr>
              <w:t>57</w:t>
            </w:r>
            <w:r>
              <w:rPr>
                <w:noProof/>
                <w:webHidden/>
              </w:rPr>
              <w:fldChar w:fldCharType="end"/>
            </w:r>
          </w:hyperlink>
        </w:p>
        <w:p w14:paraId="3FB1D6A9" w14:textId="3DE5B793"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88" w:history="1">
            <w:r w:rsidRPr="00BA77A5">
              <w:rPr>
                <w:rStyle w:val="Hyperlink"/>
                <w:noProof/>
              </w:rPr>
              <w:t>3.8.6</w:t>
            </w:r>
            <w:r>
              <w:rPr>
                <w:rFonts w:asciiTheme="minorHAnsi" w:eastAsiaTheme="minorEastAsia" w:hAnsiTheme="minorHAnsi" w:cstheme="minorBidi"/>
                <w:noProof/>
                <w:kern w:val="2"/>
                <w:sz w:val="24"/>
                <w:szCs w:val="24"/>
                <w14:ligatures w14:val="standardContextual"/>
              </w:rPr>
              <w:tab/>
            </w:r>
            <w:r w:rsidRPr="00BA77A5">
              <w:rPr>
                <w:rStyle w:val="Hyperlink"/>
                <w:noProof/>
              </w:rPr>
              <w:t>Methods 5 &amp; 6: Housing Unit – Based Projection</w:t>
            </w:r>
            <w:r>
              <w:rPr>
                <w:noProof/>
                <w:webHidden/>
              </w:rPr>
              <w:tab/>
            </w:r>
            <w:r>
              <w:rPr>
                <w:noProof/>
                <w:webHidden/>
              </w:rPr>
              <w:fldChar w:fldCharType="begin"/>
            </w:r>
            <w:r>
              <w:rPr>
                <w:noProof/>
                <w:webHidden/>
              </w:rPr>
              <w:instrText xml:space="preserve"> PAGEREF _Toc206075588 \h </w:instrText>
            </w:r>
            <w:r>
              <w:rPr>
                <w:noProof/>
                <w:webHidden/>
              </w:rPr>
            </w:r>
            <w:r>
              <w:rPr>
                <w:noProof/>
                <w:webHidden/>
              </w:rPr>
              <w:fldChar w:fldCharType="separate"/>
            </w:r>
            <w:r w:rsidR="00EB04C0">
              <w:rPr>
                <w:noProof/>
                <w:webHidden/>
              </w:rPr>
              <w:t>58</w:t>
            </w:r>
            <w:r>
              <w:rPr>
                <w:noProof/>
                <w:webHidden/>
              </w:rPr>
              <w:fldChar w:fldCharType="end"/>
            </w:r>
          </w:hyperlink>
        </w:p>
        <w:p w14:paraId="2484D7C1" w14:textId="5CDC3C7F"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89" w:history="1">
            <w:r w:rsidRPr="00BA77A5">
              <w:rPr>
                <w:rStyle w:val="Hyperlink"/>
                <w:noProof/>
              </w:rPr>
              <w:t>3.9</w:t>
            </w:r>
            <w:r>
              <w:rPr>
                <w:rFonts w:eastAsiaTheme="minorEastAsia"/>
                <w:noProof/>
                <w:kern w:val="2"/>
                <w:sz w:val="24"/>
                <w:szCs w:val="24"/>
                <w14:ligatures w14:val="standardContextual"/>
              </w:rPr>
              <w:tab/>
            </w:r>
            <w:r w:rsidRPr="00BA77A5">
              <w:rPr>
                <w:rStyle w:val="Hyperlink"/>
                <w:noProof/>
              </w:rPr>
              <w:t>Summary and Conclusion</w:t>
            </w:r>
            <w:r>
              <w:rPr>
                <w:noProof/>
                <w:webHidden/>
              </w:rPr>
              <w:tab/>
            </w:r>
            <w:r>
              <w:rPr>
                <w:noProof/>
                <w:webHidden/>
              </w:rPr>
              <w:fldChar w:fldCharType="begin"/>
            </w:r>
            <w:r>
              <w:rPr>
                <w:noProof/>
                <w:webHidden/>
              </w:rPr>
              <w:instrText xml:space="preserve"> PAGEREF _Toc206075589 \h </w:instrText>
            </w:r>
            <w:r>
              <w:rPr>
                <w:noProof/>
                <w:webHidden/>
              </w:rPr>
            </w:r>
            <w:r>
              <w:rPr>
                <w:noProof/>
                <w:webHidden/>
              </w:rPr>
              <w:fldChar w:fldCharType="separate"/>
            </w:r>
            <w:r w:rsidR="00EB04C0">
              <w:rPr>
                <w:noProof/>
                <w:webHidden/>
              </w:rPr>
              <w:t>61</w:t>
            </w:r>
            <w:r>
              <w:rPr>
                <w:noProof/>
                <w:webHidden/>
              </w:rPr>
              <w:fldChar w:fldCharType="end"/>
            </w:r>
          </w:hyperlink>
        </w:p>
        <w:p w14:paraId="1755D019" w14:textId="38987A62"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90" w:history="1">
            <w:r w:rsidRPr="00BA77A5">
              <w:rPr>
                <w:rStyle w:val="Hyperlink"/>
                <w:noProof/>
              </w:rPr>
              <w:t>3.10</w:t>
            </w:r>
            <w:r>
              <w:rPr>
                <w:rFonts w:eastAsiaTheme="minorEastAsia"/>
                <w:noProof/>
                <w:kern w:val="2"/>
                <w:sz w:val="24"/>
                <w:szCs w:val="24"/>
                <w14:ligatures w14:val="standardContextual"/>
              </w:rPr>
              <w:tab/>
            </w:r>
            <w:r w:rsidRPr="00BA77A5">
              <w:rPr>
                <w:rStyle w:val="Hyperlink"/>
                <w:noProof/>
              </w:rPr>
              <w:t>Conclusion</w:t>
            </w:r>
            <w:r>
              <w:rPr>
                <w:noProof/>
                <w:webHidden/>
              </w:rPr>
              <w:tab/>
            </w:r>
            <w:r>
              <w:rPr>
                <w:noProof/>
                <w:webHidden/>
              </w:rPr>
              <w:fldChar w:fldCharType="begin"/>
            </w:r>
            <w:r>
              <w:rPr>
                <w:noProof/>
                <w:webHidden/>
              </w:rPr>
              <w:instrText xml:space="preserve"> PAGEREF _Toc206075590 \h </w:instrText>
            </w:r>
            <w:r>
              <w:rPr>
                <w:noProof/>
                <w:webHidden/>
              </w:rPr>
              <w:fldChar w:fldCharType="separate"/>
            </w:r>
            <w:r w:rsidR="00EB04C0">
              <w:rPr>
                <w:b/>
                <w:bCs/>
                <w:noProof/>
                <w:webHidden/>
              </w:rPr>
              <w:t>Error! Bookmark not defined.</w:t>
            </w:r>
            <w:r>
              <w:rPr>
                <w:noProof/>
                <w:webHidden/>
              </w:rPr>
              <w:fldChar w:fldCharType="end"/>
            </w:r>
          </w:hyperlink>
        </w:p>
        <w:p w14:paraId="521CFF69" w14:textId="121051CC" w:rsidR="00F17BB5" w:rsidRDefault="00F17BB5">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6075591" w:history="1">
            <w:r w:rsidRPr="00BA77A5">
              <w:rPr>
                <w:rStyle w:val="Hyperlink"/>
                <w:noProof/>
              </w:rPr>
              <w:t>4</w:t>
            </w:r>
            <w:r>
              <w:rPr>
                <w:rFonts w:asciiTheme="minorHAnsi" w:eastAsiaTheme="minorEastAsia" w:hAnsiTheme="minorHAnsi"/>
                <w:b w:val="0"/>
                <w:caps w:val="0"/>
                <w:noProof/>
                <w:kern w:val="2"/>
                <w:sz w:val="24"/>
                <w:szCs w:val="24"/>
                <w14:ligatures w14:val="standardContextual"/>
              </w:rPr>
              <w:tab/>
            </w:r>
            <w:r w:rsidRPr="00BA77A5">
              <w:rPr>
                <w:rStyle w:val="Hyperlink"/>
                <w:noProof/>
              </w:rPr>
              <w:t>PRESENT WASTEWATER CONDITIONS</w:t>
            </w:r>
            <w:r>
              <w:rPr>
                <w:noProof/>
                <w:webHidden/>
              </w:rPr>
              <w:tab/>
            </w:r>
            <w:r>
              <w:rPr>
                <w:noProof/>
                <w:webHidden/>
              </w:rPr>
              <w:fldChar w:fldCharType="begin"/>
            </w:r>
            <w:r>
              <w:rPr>
                <w:noProof/>
                <w:webHidden/>
              </w:rPr>
              <w:instrText xml:space="preserve"> PAGEREF _Toc206075591 \h </w:instrText>
            </w:r>
            <w:r>
              <w:rPr>
                <w:noProof/>
                <w:webHidden/>
              </w:rPr>
            </w:r>
            <w:r>
              <w:rPr>
                <w:noProof/>
                <w:webHidden/>
              </w:rPr>
              <w:fldChar w:fldCharType="separate"/>
            </w:r>
            <w:r w:rsidR="00EB04C0">
              <w:rPr>
                <w:noProof/>
                <w:webHidden/>
              </w:rPr>
              <w:t>62</w:t>
            </w:r>
            <w:r>
              <w:rPr>
                <w:noProof/>
                <w:webHidden/>
              </w:rPr>
              <w:fldChar w:fldCharType="end"/>
            </w:r>
          </w:hyperlink>
        </w:p>
        <w:p w14:paraId="3D7F3F0E" w14:textId="0E06C991" w:rsidR="00F17BB5" w:rsidRDefault="00F17BB5">
          <w:pPr>
            <w:pStyle w:val="TOC2"/>
            <w:tabs>
              <w:tab w:val="right" w:leader="dot" w:pos="9350"/>
            </w:tabs>
            <w:rPr>
              <w:rFonts w:eastAsiaTheme="minorEastAsia"/>
              <w:noProof/>
              <w:kern w:val="2"/>
              <w:sz w:val="24"/>
              <w:szCs w:val="24"/>
              <w14:ligatures w14:val="standardContextual"/>
            </w:rPr>
          </w:pPr>
          <w:hyperlink w:anchor="_Toc206075592" w:history="1">
            <w:r w:rsidRPr="00BA77A5">
              <w:rPr>
                <w:rStyle w:val="Hyperlink"/>
                <w:noProof/>
              </w:rPr>
              <w:t>4.1 Waste Loading</w:t>
            </w:r>
            <w:r>
              <w:rPr>
                <w:noProof/>
                <w:webHidden/>
              </w:rPr>
              <w:tab/>
            </w:r>
            <w:r>
              <w:rPr>
                <w:noProof/>
                <w:webHidden/>
              </w:rPr>
              <w:fldChar w:fldCharType="begin"/>
            </w:r>
            <w:r>
              <w:rPr>
                <w:noProof/>
                <w:webHidden/>
              </w:rPr>
              <w:instrText xml:space="preserve"> PAGEREF _Toc206075592 \h </w:instrText>
            </w:r>
            <w:r>
              <w:rPr>
                <w:noProof/>
                <w:webHidden/>
              </w:rPr>
            </w:r>
            <w:r>
              <w:rPr>
                <w:noProof/>
                <w:webHidden/>
              </w:rPr>
              <w:fldChar w:fldCharType="separate"/>
            </w:r>
            <w:r w:rsidR="00EB04C0">
              <w:rPr>
                <w:noProof/>
                <w:webHidden/>
              </w:rPr>
              <w:t>63</w:t>
            </w:r>
            <w:r>
              <w:rPr>
                <w:noProof/>
                <w:webHidden/>
              </w:rPr>
              <w:fldChar w:fldCharType="end"/>
            </w:r>
          </w:hyperlink>
        </w:p>
        <w:p w14:paraId="55A2C2BE" w14:textId="1036EA1E" w:rsidR="00F17BB5" w:rsidRDefault="00F17BB5">
          <w:pPr>
            <w:pStyle w:val="TOC2"/>
            <w:tabs>
              <w:tab w:val="right" w:leader="dot" w:pos="9350"/>
            </w:tabs>
            <w:rPr>
              <w:rFonts w:eastAsiaTheme="minorEastAsia"/>
              <w:noProof/>
              <w:kern w:val="2"/>
              <w:sz w:val="24"/>
              <w:szCs w:val="24"/>
              <w14:ligatures w14:val="standardContextual"/>
            </w:rPr>
          </w:pPr>
          <w:hyperlink w:anchor="_Toc206075593" w:history="1">
            <w:r w:rsidRPr="00BA77A5">
              <w:rPr>
                <w:rStyle w:val="Hyperlink"/>
                <w:noProof/>
              </w:rPr>
              <w:t>4.2  Wastewater Sources</w:t>
            </w:r>
            <w:r>
              <w:rPr>
                <w:noProof/>
                <w:webHidden/>
              </w:rPr>
              <w:tab/>
            </w:r>
            <w:r>
              <w:rPr>
                <w:noProof/>
                <w:webHidden/>
              </w:rPr>
              <w:fldChar w:fldCharType="begin"/>
            </w:r>
            <w:r>
              <w:rPr>
                <w:noProof/>
                <w:webHidden/>
              </w:rPr>
              <w:instrText xml:space="preserve"> PAGEREF _Toc206075593 \h </w:instrText>
            </w:r>
            <w:r>
              <w:rPr>
                <w:noProof/>
                <w:webHidden/>
              </w:rPr>
            </w:r>
            <w:r>
              <w:rPr>
                <w:noProof/>
                <w:webHidden/>
              </w:rPr>
              <w:fldChar w:fldCharType="separate"/>
            </w:r>
            <w:r w:rsidR="00EB04C0">
              <w:rPr>
                <w:noProof/>
                <w:webHidden/>
              </w:rPr>
              <w:t>64</w:t>
            </w:r>
            <w:r>
              <w:rPr>
                <w:noProof/>
                <w:webHidden/>
              </w:rPr>
              <w:fldChar w:fldCharType="end"/>
            </w:r>
          </w:hyperlink>
        </w:p>
        <w:p w14:paraId="6015D7E0" w14:textId="5BF63DE8" w:rsidR="00F17BB5" w:rsidRDefault="00F17BB5">
          <w:pPr>
            <w:pStyle w:val="TOC2"/>
            <w:tabs>
              <w:tab w:val="right" w:leader="dot" w:pos="9350"/>
            </w:tabs>
            <w:rPr>
              <w:rFonts w:eastAsiaTheme="minorEastAsia"/>
              <w:noProof/>
              <w:kern w:val="2"/>
              <w:sz w:val="24"/>
              <w:szCs w:val="24"/>
              <w14:ligatures w14:val="standardContextual"/>
            </w:rPr>
          </w:pPr>
          <w:hyperlink w:anchor="_Toc206075594" w:history="1">
            <w:r w:rsidRPr="00BA77A5">
              <w:rPr>
                <w:rStyle w:val="Hyperlink"/>
                <w:noProof/>
              </w:rPr>
              <w:t>4.3 Infiltration and Inflow Assessment</w:t>
            </w:r>
            <w:r>
              <w:rPr>
                <w:noProof/>
                <w:webHidden/>
              </w:rPr>
              <w:tab/>
            </w:r>
            <w:r>
              <w:rPr>
                <w:noProof/>
                <w:webHidden/>
              </w:rPr>
              <w:fldChar w:fldCharType="begin"/>
            </w:r>
            <w:r>
              <w:rPr>
                <w:noProof/>
                <w:webHidden/>
              </w:rPr>
              <w:instrText xml:space="preserve"> PAGEREF _Toc206075594 \h </w:instrText>
            </w:r>
            <w:r>
              <w:rPr>
                <w:noProof/>
                <w:webHidden/>
              </w:rPr>
            </w:r>
            <w:r>
              <w:rPr>
                <w:noProof/>
                <w:webHidden/>
              </w:rPr>
              <w:fldChar w:fldCharType="separate"/>
            </w:r>
            <w:r w:rsidR="00EB04C0">
              <w:rPr>
                <w:noProof/>
                <w:webHidden/>
              </w:rPr>
              <w:t>64</w:t>
            </w:r>
            <w:r>
              <w:rPr>
                <w:noProof/>
                <w:webHidden/>
              </w:rPr>
              <w:fldChar w:fldCharType="end"/>
            </w:r>
          </w:hyperlink>
        </w:p>
        <w:p w14:paraId="410798F2" w14:textId="0E61CB40"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95" w:history="1">
            <w:r w:rsidRPr="00BA77A5">
              <w:rPr>
                <w:rStyle w:val="Hyperlink"/>
                <w:rFonts w:eastAsia="Calibri" w:cs="Times New Roman"/>
                <w:noProof/>
              </w:rPr>
              <w:t>4.1</w:t>
            </w:r>
            <w:r>
              <w:rPr>
                <w:rFonts w:eastAsiaTheme="minorEastAsia"/>
                <w:noProof/>
                <w:kern w:val="2"/>
                <w:sz w:val="24"/>
                <w:szCs w:val="24"/>
                <w14:ligatures w14:val="standardContextual"/>
              </w:rPr>
              <w:tab/>
            </w:r>
            <w:r w:rsidRPr="00BA77A5">
              <w:rPr>
                <w:rStyle w:val="Hyperlink"/>
                <w:noProof/>
              </w:rPr>
              <w:t>Load and Flow Variations</w:t>
            </w:r>
            <w:r>
              <w:rPr>
                <w:noProof/>
                <w:webHidden/>
              </w:rPr>
              <w:tab/>
            </w:r>
            <w:r>
              <w:rPr>
                <w:noProof/>
                <w:webHidden/>
              </w:rPr>
              <w:fldChar w:fldCharType="begin"/>
            </w:r>
            <w:r>
              <w:rPr>
                <w:noProof/>
                <w:webHidden/>
              </w:rPr>
              <w:instrText xml:space="preserve"> PAGEREF _Toc206075595 \h </w:instrText>
            </w:r>
            <w:r>
              <w:rPr>
                <w:noProof/>
                <w:webHidden/>
              </w:rPr>
            </w:r>
            <w:r>
              <w:rPr>
                <w:noProof/>
                <w:webHidden/>
              </w:rPr>
              <w:fldChar w:fldCharType="separate"/>
            </w:r>
            <w:r w:rsidR="00EB04C0">
              <w:rPr>
                <w:noProof/>
                <w:webHidden/>
              </w:rPr>
              <w:t>64</w:t>
            </w:r>
            <w:r>
              <w:rPr>
                <w:noProof/>
                <w:webHidden/>
              </w:rPr>
              <w:fldChar w:fldCharType="end"/>
            </w:r>
          </w:hyperlink>
        </w:p>
        <w:p w14:paraId="5B835D52" w14:textId="324CC89C"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96" w:history="1">
            <w:r w:rsidRPr="00BA77A5">
              <w:rPr>
                <w:rStyle w:val="Hyperlink"/>
                <w:noProof/>
              </w:rPr>
              <w:t>4.1.1</w:t>
            </w:r>
            <w:r>
              <w:rPr>
                <w:rFonts w:asciiTheme="minorHAnsi" w:eastAsiaTheme="minorEastAsia" w:hAnsiTheme="minorHAnsi" w:cstheme="minorBidi"/>
                <w:noProof/>
                <w:kern w:val="2"/>
                <w:sz w:val="24"/>
                <w:szCs w:val="24"/>
                <w14:ligatures w14:val="standardContextual"/>
              </w:rPr>
              <w:tab/>
            </w:r>
            <w:r w:rsidRPr="00BA77A5">
              <w:rPr>
                <w:rStyle w:val="Hyperlink"/>
                <w:noProof/>
              </w:rPr>
              <w:t>Seasonal</w:t>
            </w:r>
            <w:r>
              <w:rPr>
                <w:noProof/>
                <w:webHidden/>
              </w:rPr>
              <w:tab/>
            </w:r>
            <w:r>
              <w:rPr>
                <w:noProof/>
                <w:webHidden/>
              </w:rPr>
              <w:fldChar w:fldCharType="begin"/>
            </w:r>
            <w:r>
              <w:rPr>
                <w:noProof/>
                <w:webHidden/>
              </w:rPr>
              <w:instrText xml:space="preserve"> PAGEREF _Toc206075596 \h </w:instrText>
            </w:r>
            <w:r>
              <w:rPr>
                <w:noProof/>
                <w:webHidden/>
              </w:rPr>
            </w:r>
            <w:r>
              <w:rPr>
                <w:noProof/>
                <w:webHidden/>
              </w:rPr>
              <w:fldChar w:fldCharType="separate"/>
            </w:r>
            <w:r w:rsidR="00EB04C0">
              <w:rPr>
                <w:noProof/>
                <w:webHidden/>
              </w:rPr>
              <w:t>64</w:t>
            </w:r>
            <w:r>
              <w:rPr>
                <w:noProof/>
                <w:webHidden/>
              </w:rPr>
              <w:fldChar w:fldCharType="end"/>
            </w:r>
          </w:hyperlink>
        </w:p>
        <w:p w14:paraId="599FF1B9" w14:textId="397B3F71"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597" w:history="1">
            <w:r w:rsidRPr="00BA77A5">
              <w:rPr>
                <w:rStyle w:val="Hyperlink"/>
                <w:noProof/>
              </w:rPr>
              <w:t>4.1.2</w:t>
            </w:r>
            <w:r>
              <w:rPr>
                <w:rFonts w:asciiTheme="minorHAnsi" w:eastAsiaTheme="minorEastAsia" w:hAnsiTheme="minorHAnsi" w:cstheme="minorBidi"/>
                <w:noProof/>
                <w:kern w:val="2"/>
                <w:sz w:val="24"/>
                <w:szCs w:val="24"/>
                <w14:ligatures w14:val="standardContextual"/>
              </w:rPr>
              <w:tab/>
            </w:r>
            <w:r w:rsidRPr="00BA77A5">
              <w:rPr>
                <w:rStyle w:val="Hyperlink"/>
                <w:noProof/>
              </w:rPr>
              <w:t>Diurnal</w:t>
            </w:r>
            <w:r>
              <w:rPr>
                <w:noProof/>
                <w:webHidden/>
              </w:rPr>
              <w:tab/>
            </w:r>
            <w:r>
              <w:rPr>
                <w:noProof/>
                <w:webHidden/>
              </w:rPr>
              <w:fldChar w:fldCharType="begin"/>
            </w:r>
            <w:r>
              <w:rPr>
                <w:noProof/>
                <w:webHidden/>
              </w:rPr>
              <w:instrText xml:space="preserve"> PAGEREF _Toc206075597 \h </w:instrText>
            </w:r>
            <w:r>
              <w:rPr>
                <w:noProof/>
                <w:webHidden/>
              </w:rPr>
            </w:r>
            <w:r>
              <w:rPr>
                <w:noProof/>
                <w:webHidden/>
              </w:rPr>
              <w:fldChar w:fldCharType="separate"/>
            </w:r>
            <w:r w:rsidR="00EB04C0">
              <w:rPr>
                <w:noProof/>
                <w:webHidden/>
              </w:rPr>
              <w:t>64</w:t>
            </w:r>
            <w:r>
              <w:rPr>
                <w:noProof/>
                <w:webHidden/>
              </w:rPr>
              <w:fldChar w:fldCharType="end"/>
            </w:r>
          </w:hyperlink>
        </w:p>
        <w:p w14:paraId="6809255D" w14:textId="7F0F717B" w:rsidR="00F17BB5" w:rsidRDefault="00F17BB5">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6075598" w:history="1">
            <w:r w:rsidRPr="00BA77A5">
              <w:rPr>
                <w:rStyle w:val="Hyperlink"/>
                <w:noProof/>
              </w:rPr>
              <w:t>5</w:t>
            </w:r>
            <w:r>
              <w:rPr>
                <w:rFonts w:asciiTheme="minorHAnsi" w:eastAsiaTheme="minorEastAsia" w:hAnsiTheme="minorHAnsi"/>
                <w:b w:val="0"/>
                <w:caps w:val="0"/>
                <w:noProof/>
                <w:kern w:val="2"/>
                <w:sz w:val="24"/>
                <w:szCs w:val="24"/>
                <w14:ligatures w14:val="standardContextual"/>
              </w:rPr>
              <w:tab/>
            </w:r>
            <w:r w:rsidRPr="00BA77A5">
              <w:rPr>
                <w:rStyle w:val="Hyperlink"/>
                <w:noProof/>
              </w:rPr>
              <w:t>Existing and Projected Wastewater Characteristics</w:t>
            </w:r>
            <w:r>
              <w:rPr>
                <w:noProof/>
                <w:webHidden/>
              </w:rPr>
              <w:tab/>
            </w:r>
            <w:r>
              <w:rPr>
                <w:noProof/>
                <w:webHidden/>
              </w:rPr>
              <w:fldChar w:fldCharType="begin"/>
            </w:r>
            <w:r>
              <w:rPr>
                <w:noProof/>
                <w:webHidden/>
              </w:rPr>
              <w:instrText xml:space="preserve"> PAGEREF _Toc206075598 \h </w:instrText>
            </w:r>
            <w:r>
              <w:rPr>
                <w:noProof/>
                <w:webHidden/>
              </w:rPr>
            </w:r>
            <w:r>
              <w:rPr>
                <w:noProof/>
                <w:webHidden/>
              </w:rPr>
              <w:fldChar w:fldCharType="separate"/>
            </w:r>
            <w:r w:rsidR="00EB04C0">
              <w:rPr>
                <w:noProof/>
                <w:webHidden/>
              </w:rPr>
              <w:t>65</w:t>
            </w:r>
            <w:r>
              <w:rPr>
                <w:noProof/>
                <w:webHidden/>
              </w:rPr>
              <w:fldChar w:fldCharType="end"/>
            </w:r>
          </w:hyperlink>
        </w:p>
        <w:p w14:paraId="41EB54D9" w14:textId="19EA74A9"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599" w:history="1">
            <w:r w:rsidRPr="00BA77A5">
              <w:rPr>
                <w:rStyle w:val="Hyperlink"/>
                <w:noProof/>
              </w:rPr>
              <w:t>5.1</w:t>
            </w:r>
            <w:r>
              <w:rPr>
                <w:rFonts w:eastAsiaTheme="minorEastAsia"/>
                <w:noProof/>
                <w:kern w:val="2"/>
                <w:sz w:val="24"/>
                <w:szCs w:val="24"/>
                <w14:ligatures w14:val="standardContextual"/>
              </w:rPr>
              <w:tab/>
            </w:r>
            <w:r w:rsidRPr="00BA77A5">
              <w:rPr>
                <w:rStyle w:val="Hyperlink"/>
                <w:noProof/>
              </w:rPr>
              <w:t>Introduction</w:t>
            </w:r>
            <w:r>
              <w:rPr>
                <w:noProof/>
                <w:webHidden/>
              </w:rPr>
              <w:tab/>
            </w:r>
            <w:r>
              <w:rPr>
                <w:noProof/>
                <w:webHidden/>
              </w:rPr>
              <w:fldChar w:fldCharType="begin"/>
            </w:r>
            <w:r>
              <w:rPr>
                <w:noProof/>
                <w:webHidden/>
              </w:rPr>
              <w:instrText xml:space="preserve"> PAGEREF _Toc206075599 \h </w:instrText>
            </w:r>
            <w:r>
              <w:rPr>
                <w:noProof/>
                <w:webHidden/>
              </w:rPr>
            </w:r>
            <w:r>
              <w:rPr>
                <w:noProof/>
                <w:webHidden/>
              </w:rPr>
              <w:fldChar w:fldCharType="separate"/>
            </w:r>
            <w:r w:rsidR="00EB04C0">
              <w:rPr>
                <w:noProof/>
                <w:webHidden/>
              </w:rPr>
              <w:t>65</w:t>
            </w:r>
            <w:r>
              <w:rPr>
                <w:noProof/>
                <w:webHidden/>
              </w:rPr>
              <w:fldChar w:fldCharType="end"/>
            </w:r>
          </w:hyperlink>
        </w:p>
        <w:p w14:paraId="7C22F088" w14:textId="1C0582E2"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600" w:history="1">
            <w:r w:rsidRPr="00BA77A5">
              <w:rPr>
                <w:rStyle w:val="Hyperlink"/>
                <w:noProof/>
              </w:rPr>
              <w:t>5.2</w:t>
            </w:r>
            <w:r>
              <w:rPr>
                <w:rFonts w:eastAsiaTheme="minorEastAsia"/>
                <w:noProof/>
                <w:kern w:val="2"/>
                <w:sz w:val="24"/>
                <w:szCs w:val="24"/>
                <w14:ligatures w14:val="standardContextual"/>
              </w:rPr>
              <w:tab/>
            </w:r>
            <w:r w:rsidRPr="00BA77A5">
              <w:rPr>
                <w:rStyle w:val="Hyperlink"/>
                <w:noProof/>
              </w:rPr>
              <w:t>Wastewater Flow Characteristic Terms</w:t>
            </w:r>
            <w:r>
              <w:rPr>
                <w:noProof/>
                <w:webHidden/>
              </w:rPr>
              <w:tab/>
            </w:r>
            <w:r>
              <w:rPr>
                <w:noProof/>
                <w:webHidden/>
              </w:rPr>
              <w:fldChar w:fldCharType="begin"/>
            </w:r>
            <w:r>
              <w:rPr>
                <w:noProof/>
                <w:webHidden/>
              </w:rPr>
              <w:instrText xml:space="preserve"> PAGEREF _Toc206075600 \h </w:instrText>
            </w:r>
            <w:r>
              <w:rPr>
                <w:noProof/>
                <w:webHidden/>
              </w:rPr>
            </w:r>
            <w:r>
              <w:rPr>
                <w:noProof/>
                <w:webHidden/>
              </w:rPr>
              <w:fldChar w:fldCharType="separate"/>
            </w:r>
            <w:r w:rsidR="00EB04C0">
              <w:rPr>
                <w:noProof/>
                <w:webHidden/>
              </w:rPr>
              <w:t>65</w:t>
            </w:r>
            <w:r>
              <w:rPr>
                <w:noProof/>
                <w:webHidden/>
              </w:rPr>
              <w:fldChar w:fldCharType="end"/>
            </w:r>
          </w:hyperlink>
        </w:p>
        <w:p w14:paraId="63727A3B" w14:textId="7342A58C"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601" w:history="1">
            <w:r w:rsidRPr="00BA77A5">
              <w:rPr>
                <w:rStyle w:val="Hyperlink"/>
                <w:noProof/>
              </w:rPr>
              <w:t>5.3</w:t>
            </w:r>
            <w:r>
              <w:rPr>
                <w:rFonts w:eastAsiaTheme="minorEastAsia"/>
                <w:noProof/>
                <w:kern w:val="2"/>
                <w:sz w:val="24"/>
                <w:szCs w:val="24"/>
                <w14:ligatures w14:val="standardContextual"/>
              </w:rPr>
              <w:tab/>
            </w:r>
            <w:r w:rsidRPr="00BA77A5">
              <w:rPr>
                <w:rStyle w:val="Hyperlink"/>
                <w:noProof/>
              </w:rPr>
              <w:t>Wastewater Flow Summary</w:t>
            </w:r>
            <w:r>
              <w:rPr>
                <w:noProof/>
                <w:webHidden/>
              </w:rPr>
              <w:tab/>
            </w:r>
            <w:r>
              <w:rPr>
                <w:noProof/>
                <w:webHidden/>
              </w:rPr>
              <w:fldChar w:fldCharType="begin"/>
            </w:r>
            <w:r>
              <w:rPr>
                <w:noProof/>
                <w:webHidden/>
              </w:rPr>
              <w:instrText xml:space="preserve"> PAGEREF _Toc206075601 \h </w:instrText>
            </w:r>
            <w:r>
              <w:rPr>
                <w:noProof/>
                <w:webHidden/>
              </w:rPr>
            </w:r>
            <w:r>
              <w:rPr>
                <w:noProof/>
                <w:webHidden/>
              </w:rPr>
              <w:fldChar w:fldCharType="separate"/>
            </w:r>
            <w:r w:rsidR="00EB04C0">
              <w:rPr>
                <w:noProof/>
                <w:webHidden/>
              </w:rPr>
              <w:t>1</w:t>
            </w:r>
            <w:r>
              <w:rPr>
                <w:noProof/>
                <w:webHidden/>
              </w:rPr>
              <w:fldChar w:fldCharType="end"/>
            </w:r>
          </w:hyperlink>
        </w:p>
        <w:p w14:paraId="39C807C5" w14:textId="4F359A7D"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2" w:history="1">
            <w:r w:rsidRPr="00BA77A5">
              <w:rPr>
                <w:rStyle w:val="Hyperlink"/>
                <w:noProof/>
              </w:rPr>
              <w:t>5.3.1</w:t>
            </w:r>
            <w:r>
              <w:rPr>
                <w:rFonts w:asciiTheme="minorHAnsi" w:eastAsiaTheme="minorEastAsia" w:hAnsiTheme="minorHAnsi" w:cstheme="minorBidi"/>
                <w:noProof/>
                <w:kern w:val="2"/>
                <w:sz w:val="24"/>
                <w:szCs w:val="24"/>
                <w14:ligatures w14:val="standardContextual"/>
              </w:rPr>
              <w:tab/>
            </w:r>
            <w:r w:rsidRPr="00BA77A5">
              <w:rPr>
                <w:rStyle w:val="Hyperlink"/>
                <w:noProof/>
              </w:rPr>
              <w:t>ERU Calculations</w:t>
            </w:r>
            <w:r>
              <w:rPr>
                <w:noProof/>
                <w:webHidden/>
              </w:rPr>
              <w:tab/>
            </w:r>
            <w:r>
              <w:rPr>
                <w:noProof/>
                <w:webHidden/>
              </w:rPr>
              <w:fldChar w:fldCharType="begin"/>
            </w:r>
            <w:r>
              <w:rPr>
                <w:noProof/>
                <w:webHidden/>
              </w:rPr>
              <w:instrText xml:space="preserve"> PAGEREF _Toc206075602 \h </w:instrText>
            </w:r>
            <w:r>
              <w:rPr>
                <w:noProof/>
                <w:webHidden/>
              </w:rPr>
            </w:r>
            <w:r>
              <w:rPr>
                <w:noProof/>
                <w:webHidden/>
              </w:rPr>
              <w:fldChar w:fldCharType="separate"/>
            </w:r>
            <w:r w:rsidR="00EB04C0">
              <w:rPr>
                <w:noProof/>
                <w:webHidden/>
              </w:rPr>
              <w:t>2</w:t>
            </w:r>
            <w:r>
              <w:rPr>
                <w:noProof/>
                <w:webHidden/>
              </w:rPr>
              <w:fldChar w:fldCharType="end"/>
            </w:r>
          </w:hyperlink>
        </w:p>
        <w:p w14:paraId="49DEDE57" w14:textId="4FB790F2"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3" w:history="1">
            <w:r w:rsidRPr="00BA77A5">
              <w:rPr>
                <w:rStyle w:val="Hyperlink"/>
                <w:noProof/>
              </w:rPr>
              <w:t>5.3.2</w:t>
            </w:r>
            <w:r>
              <w:rPr>
                <w:rFonts w:asciiTheme="minorHAnsi" w:eastAsiaTheme="minorEastAsia" w:hAnsiTheme="minorHAnsi" w:cstheme="minorBidi"/>
                <w:noProof/>
                <w:kern w:val="2"/>
                <w:sz w:val="24"/>
                <w:szCs w:val="24"/>
                <w14:ligatures w14:val="standardContextual"/>
              </w:rPr>
              <w:tab/>
            </w:r>
            <w:r w:rsidRPr="00BA77A5">
              <w:rPr>
                <w:rStyle w:val="Hyperlink"/>
                <w:noProof/>
              </w:rPr>
              <w:t>Wastewater ERU</w:t>
            </w:r>
            <w:r>
              <w:rPr>
                <w:noProof/>
                <w:webHidden/>
              </w:rPr>
              <w:tab/>
            </w:r>
            <w:r>
              <w:rPr>
                <w:noProof/>
                <w:webHidden/>
              </w:rPr>
              <w:fldChar w:fldCharType="begin"/>
            </w:r>
            <w:r>
              <w:rPr>
                <w:noProof/>
                <w:webHidden/>
              </w:rPr>
              <w:instrText xml:space="preserve"> PAGEREF _Toc206075603 \h </w:instrText>
            </w:r>
            <w:r>
              <w:rPr>
                <w:noProof/>
                <w:webHidden/>
              </w:rPr>
            </w:r>
            <w:r>
              <w:rPr>
                <w:noProof/>
                <w:webHidden/>
              </w:rPr>
              <w:fldChar w:fldCharType="separate"/>
            </w:r>
            <w:r w:rsidR="00EB04C0">
              <w:rPr>
                <w:noProof/>
                <w:webHidden/>
              </w:rPr>
              <w:t>2</w:t>
            </w:r>
            <w:r>
              <w:rPr>
                <w:noProof/>
                <w:webHidden/>
              </w:rPr>
              <w:fldChar w:fldCharType="end"/>
            </w:r>
          </w:hyperlink>
        </w:p>
        <w:p w14:paraId="06049E47" w14:textId="55B91483"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604" w:history="1">
            <w:r w:rsidRPr="00BA77A5">
              <w:rPr>
                <w:rStyle w:val="Hyperlink"/>
                <w:noProof/>
              </w:rPr>
              <w:t>5.4</w:t>
            </w:r>
            <w:r>
              <w:rPr>
                <w:rFonts w:eastAsiaTheme="minorEastAsia"/>
                <w:noProof/>
                <w:kern w:val="2"/>
                <w:sz w:val="24"/>
                <w:szCs w:val="24"/>
                <w14:ligatures w14:val="standardContextual"/>
              </w:rPr>
              <w:tab/>
            </w:r>
            <w:r w:rsidRPr="00BA77A5">
              <w:rPr>
                <w:rStyle w:val="Hyperlink"/>
                <w:noProof/>
              </w:rPr>
              <w:t>Inflow and Infiltration Analysis</w:t>
            </w:r>
            <w:r>
              <w:rPr>
                <w:noProof/>
                <w:webHidden/>
              </w:rPr>
              <w:tab/>
            </w:r>
            <w:r>
              <w:rPr>
                <w:noProof/>
                <w:webHidden/>
              </w:rPr>
              <w:fldChar w:fldCharType="begin"/>
            </w:r>
            <w:r>
              <w:rPr>
                <w:noProof/>
                <w:webHidden/>
              </w:rPr>
              <w:instrText xml:space="preserve"> PAGEREF _Toc206075604 \h </w:instrText>
            </w:r>
            <w:r>
              <w:rPr>
                <w:noProof/>
                <w:webHidden/>
              </w:rPr>
            </w:r>
            <w:r>
              <w:rPr>
                <w:noProof/>
                <w:webHidden/>
              </w:rPr>
              <w:fldChar w:fldCharType="separate"/>
            </w:r>
            <w:r w:rsidR="00EB04C0">
              <w:rPr>
                <w:noProof/>
                <w:webHidden/>
              </w:rPr>
              <w:t>2</w:t>
            </w:r>
            <w:r>
              <w:rPr>
                <w:noProof/>
                <w:webHidden/>
              </w:rPr>
              <w:fldChar w:fldCharType="end"/>
            </w:r>
          </w:hyperlink>
        </w:p>
        <w:p w14:paraId="7A38C821" w14:textId="29402E1B"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5" w:history="1">
            <w:r w:rsidRPr="00BA77A5">
              <w:rPr>
                <w:rStyle w:val="Hyperlink"/>
                <w:noProof/>
              </w:rPr>
              <w:t>5.4.1</w:t>
            </w:r>
            <w:r>
              <w:rPr>
                <w:rFonts w:asciiTheme="minorHAnsi" w:eastAsiaTheme="minorEastAsia" w:hAnsiTheme="minorHAnsi" w:cstheme="minorBidi"/>
                <w:noProof/>
                <w:kern w:val="2"/>
                <w:sz w:val="24"/>
                <w:szCs w:val="24"/>
                <w14:ligatures w14:val="standardContextual"/>
              </w:rPr>
              <w:tab/>
            </w:r>
            <w:r w:rsidRPr="00BA77A5">
              <w:rPr>
                <w:rStyle w:val="Hyperlink"/>
                <w:noProof/>
              </w:rPr>
              <w:t>Estimating Average Base Sanitary Flow (BSF)</w:t>
            </w:r>
            <w:r>
              <w:rPr>
                <w:noProof/>
                <w:webHidden/>
              </w:rPr>
              <w:tab/>
            </w:r>
            <w:r>
              <w:rPr>
                <w:noProof/>
                <w:webHidden/>
              </w:rPr>
              <w:fldChar w:fldCharType="begin"/>
            </w:r>
            <w:r>
              <w:rPr>
                <w:noProof/>
                <w:webHidden/>
              </w:rPr>
              <w:instrText xml:space="preserve"> PAGEREF _Toc206075605 \h </w:instrText>
            </w:r>
            <w:r>
              <w:rPr>
                <w:noProof/>
                <w:webHidden/>
              </w:rPr>
            </w:r>
            <w:r>
              <w:rPr>
                <w:noProof/>
                <w:webHidden/>
              </w:rPr>
              <w:fldChar w:fldCharType="separate"/>
            </w:r>
            <w:r w:rsidR="00EB04C0">
              <w:rPr>
                <w:noProof/>
                <w:webHidden/>
              </w:rPr>
              <w:t>2</w:t>
            </w:r>
            <w:r>
              <w:rPr>
                <w:noProof/>
                <w:webHidden/>
              </w:rPr>
              <w:fldChar w:fldCharType="end"/>
            </w:r>
          </w:hyperlink>
        </w:p>
        <w:p w14:paraId="6F629EFC" w14:textId="05A48EE4"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6" w:history="1">
            <w:r w:rsidRPr="00BA77A5">
              <w:rPr>
                <w:rStyle w:val="Hyperlink"/>
                <w:noProof/>
              </w:rPr>
              <w:t>5.4.2</w:t>
            </w:r>
            <w:r>
              <w:rPr>
                <w:rFonts w:asciiTheme="minorHAnsi" w:eastAsiaTheme="minorEastAsia" w:hAnsiTheme="minorHAnsi" w:cstheme="minorBidi"/>
                <w:noProof/>
                <w:kern w:val="2"/>
                <w:sz w:val="24"/>
                <w:szCs w:val="24"/>
                <w14:ligatures w14:val="standardContextual"/>
              </w:rPr>
              <w:tab/>
            </w:r>
            <w:r w:rsidRPr="00BA77A5">
              <w:rPr>
                <w:rStyle w:val="Hyperlink"/>
                <w:noProof/>
              </w:rPr>
              <w:t>Peak Hour Flow</w:t>
            </w:r>
            <w:r>
              <w:rPr>
                <w:noProof/>
                <w:webHidden/>
              </w:rPr>
              <w:tab/>
            </w:r>
            <w:r>
              <w:rPr>
                <w:noProof/>
                <w:webHidden/>
              </w:rPr>
              <w:fldChar w:fldCharType="begin"/>
            </w:r>
            <w:r>
              <w:rPr>
                <w:noProof/>
                <w:webHidden/>
              </w:rPr>
              <w:instrText xml:space="preserve"> PAGEREF _Toc206075606 \h </w:instrText>
            </w:r>
            <w:r>
              <w:rPr>
                <w:noProof/>
                <w:webHidden/>
              </w:rPr>
            </w:r>
            <w:r>
              <w:rPr>
                <w:noProof/>
                <w:webHidden/>
              </w:rPr>
              <w:fldChar w:fldCharType="separate"/>
            </w:r>
            <w:r w:rsidR="00EB04C0">
              <w:rPr>
                <w:noProof/>
                <w:webHidden/>
              </w:rPr>
              <w:t>3</w:t>
            </w:r>
            <w:r>
              <w:rPr>
                <w:noProof/>
                <w:webHidden/>
              </w:rPr>
              <w:fldChar w:fldCharType="end"/>
            </w:r>
          </w:hyperlink>
        </w:p>
        <w:p w14:paraId="357A1346" w14:textId="4DD1BDDC"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7" w:history="1">
            <w:r w:rsidRPr="00BA77A5">
              <w:rPr>
                <w:rStyle w:val="Hyperlink"/>
                <w:noProof/>
              </w:rPr>
              <w:t>5.4.3</w:t>
            </w:r>
            <w:r>
              <w:rPr>
                <w:rFonts w:asciiTheme="minorHAnsi" w:eastAsiaTheme="minorEastAsia" w:hAnsiTheme="minorHAnsi" w:cstheme="minorBidi"/>
                <w:noProof/>
                <w:kern w:val="2"/>
                <w:sz w:val="24"/>
                <w:szCs w:val="24"/>
                <w14:ligatures w14:val="standardContextual"/>
              </w:rPr>
              <w:tab/>
            </w:r>
            <w:r w:rsidRPr="00BA77A5">
              <w:rPr>
                <w:rStyle w:val="Hyperlink"/>
                <w:noProof/>
              </w:rPr>
              <w:t>Minimum Flow</w:t>
            </w:r>
            <w:r>
              <w:rPr>
                <w:noProof/>
                <w:webHidden/>
              </w:rPr>
              <w:tab/>
            </w:r>
            <w:r>
              <w:rPr>
                <w:noProof/>
                <w:webHidden/>
              </w:rPr>
              <w:fldChar w:fldCharType="begin"/>
            </w:r>
            <w:r>
              <w:rPr>
                <w:noProof/>
                <w:webHidden/>
              </w:rPr>
              <w:instrText xml:space="preserve"> PAGEREF _Toc206075607 \h </w:instrText>
            </w:r>
            <w:r>
              <w:rPr>
                <w:noProof/>
                <w:webHidden/>
              </w:rPr>
            </w:r>
            <w:r>
              <w:rPr>
                <w:noProof/>
                <w:webHidden/>
              </w:rPr>
              <w:fldChar w:fldCharType="separate"/>
            </w:r>
            <w:r w:rsidR="00EB04C0">
              <w:rPr>
                <w:noProof/>
                <w:webHidden/>
              </w:rPr>
              <w:t>5</w:t>
            </w:r>
            <w:r>
              <w:rPr>
                <w:noProof/>
                <w:webHidden/>
              </w:rPr>
              <w:fldChar w:fldCharType="end"/>
            </w:r>
          </w:hyperlink>
        </w:p>
        <w:p w14:paraId="2742234C" w14:textId="3E502DE6"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8" w:history="1">
            <w:r w:rsidRPr="00BA77A5">
              <w:rPr>
                <w:rStyle w:val="Hyperlink"/>
                <w:noProof/>
              </w:rPr>
              <w:t>5.4.4</w:t>
            </w:r>
            <w:r>
              <w:rPr>
                <w:rFonts w:asciiTheme="minorHAnsi" w:eastAsiaTheme="minorEastAsia" w:hAnsiTheme="minorHAnsi" w:cstheme="minorBidi"/>
                <w:noProof/>
                <w:kern w:val="2"/>
                <w:sz w:val="24"/>
                <w:szCs w:val="24"/>
                <w14:ligatures w14:val="standardContextual"/>
              </w:rPr>
              <w:tab/>
            </w:r>
            <w:r w:rsidRPr="00BA77A5">
              <w:rPr>
                <w:rStyle w:val="Hyperlink"/>
                <w:noProof/>
              </w:rPr>
              <w:t>Dry Weather Flow</w:t>
            </w:r>
            <w:r>
              <w:rPr>
                <w:noProof/>
                <w:webHidden/>
              </w:rPr>
              <w:tab/>
            </w:r>
            <w:r>
              <w:rPr>
                <w:noProof/>
                <w:webHidden/>
              </w:rPr>
              <w:fldChar w:fldCharType="begin"/>
            </w:r>
            <w:r>
              <w:rPr>
                <w:noProof/>
                <w:webHidden/>
              </w:rPr>
              <w:instrText xml:space="preserve"> PAGEREF _Toc206075608 \h </w:instrText>
            </w:r>
            <w:r>
              <w:rPr>
                <w:noProof/>
                <w:webHidden/>
              </w:rPr>
            </w:r>
            <w:r>
              <w:rPr>
                <w:noProof/>
                <w:webHidden/>
              </w:rPr>
              <w:fldChar w:fldCharType="separate"/>
            </w:r>
            <w:r w:rsidR="00EB04C0">
              <w:rPr>
                <w:noProof/>
                <w:webHidden/>
              </w:rPr>
              <w:t>5</w:t>
            </w:r>
            <w:r>
              <w:rPr>
                <w:noProof/>
                <w:webHidden/>
              </w:rPr>
              <w:fldChar w:fldCharType="end"/>
            </w:r>
          </w:hyperlink>
        </w:p>
        <w:p w14:paraId="2F50DD4C" w14:textId="31A17753"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09" w:history="1">
            <w:r w:rsidRPr="00BA77A5">
              <w:rPr>
                <w:rStyle w:val="Hyperlink"/>
                <w:noProof/>
              </w:rPr>
              <w:t>5.4.5</w:t>
            </w:r>
            <w:r>
              <w:rPr>
                <w:rFonts w:asciiTheme="minorHAnsi" w:eastAsiaTheme="minorEastAsia" w:hAnsiTheme="minorHAnsi" w:cstheme="minorBidi"/>
                <w:noProof/>
                <w:kern w:val="2"/>
                <w:sz w:val="24"/>
                <w:szCs w:val="24"/>
                <w14:ligatures w14:val="standardContextual"/>
              </w:rPr>
              <w:tab/>
            </w:r>
            <w:r w:rsidRPr="00BA77A5">
              <w:rPr>
                <w:rStyle w:val="Hyperlink"/>
                <w:noProof/>
              </w:rPr>
              <w:t>Wet Weather Flow</w:t>
            </w:r>
            <w:r>
              <w:rPr>
                <w:noProof/>
                <w:webHidden/>
              </w:rPr>
              <w:tab/>
            </w:r>
            <w:r>
              <w:rPr>
                <w:noProof/>
                <w:webHidden/>
              </w:rPr>
              <w:fldChar w:fldCharType="begin"/>
            </w:r>
            <w:r>
              <w:rPr>
                <w:noProof/>
                <w:webHidden/>
              </w:rPr>
              <w:instrText xml:space="preserve"> PAGEREF _Toc206075609 \h </w:instrText>
            </w:r>
            <w:r>
              <w:rPr>
                <w:noProof/>
                <w:webHidden/>
              </w:rPr>
            </w:r>
            <w:r>
              <w:rPr>
                <w:noProof/>
                <w:webHidden/>
              </w:rPr>
              <w:fldChar w:fldCharType="separate"/>
            </w:r>
            <w:r w:rsidR="00EB04C0">
              <w:rPr>
                <w:noProof/>
                <w:webHidden/>
              </w:rPr>
              <w:t>8</w:t>
            </w:r>
            <w:r>
              <w:rPr>
                <w:noProof/>
                <w:webHidden/>
              </w:rPr>
              <w:fldChar w:fldCharType="end"/>
            </w:r>
          </w:hyperlink>
        </w:p>
        <w:p w14:paraId="4C467969" w14:textId="29FC5465" w:rsidR="00F17BB5" w:rsidRDefault="00F17BB5">
          <w:pPr>
            <w:pStyle w:val="TOC1"/>
            <w:tabs>
              <w:tab w:val="left" w:pos="440"/>
              <w:tab w:val="right" w:leader="dot" w:pos="9350"/>
            </w:tabs>
            <w:rPr>
              <w:rFonts w:asciiTheme="minorHAnsi" w:eastAsiaTheme="minorEastAsia" w:hAnsiTheme="minorHAnsi"/>
              <w:b w:val="0"/>
              <w:caps w:val="0"/>
              <w:noProof/>
              <w:kern w:val="2"/>
              <w:sz w:val="24"/>
              <w:szCs w:val="24"/>
              <w14:ligatures w14:val="standardContextual"/>
            </w:rPr>
          </w:pPr>
          <w:hyperlink w:anchor="_Toc206075610" w:history="1">
            <w:r w:rsidRPr="00BA77A5">
              <w:rPr>
                <w:rStyle w:val="Hyperlink"/>
                <w:noProof/>
              </w:rPr>
              <w:t>6</w:t>
            </w:r>
            <w:r>
              <w:rPr>
                <w:rFonts w:asciiTheme="minorHAnsi" w:eastAsiaTheme="minorEastAsia" w:hAnsiTheme="minorHAnsi"/>
                <w:b w:val="0"/>
                <w:caps w:val="0"/>
                <w:noProof/>
                <w:kern w:val="2"/>
                <w:sz w:val="24"/>
                <w:szCs w:val="24"/>
                <w14:ligatures w14:val="standardContextual"/>
              </w:rPr>
              <w:tab/>
            </w:r>
            <w:r w:rsidRPr="00BA77A5">
              <w:rPr>
                <w:rStyle w:val="Hyperlink"/>
                <w:noProof/>
              </w:rPr>
              <w:t>Alternatives Analysis</w:t>
            </w:r>
            <w:r>
              <w:rPr>
                <w:noProof/>
                <w:webHidden/>
              </w:rPr>
              <w:tab/>
            </w:r>
            <w:r>
              <w:rPr>
                <w:noProof/>
                <w:webHidden/>
              </w:rPr>
              <w:fldChar w:fldCharType="begin"/>
            </w:r>
            <w:r>
              <w:rPr>
                <w:noProof/>
                <w:webHidden/>
              </w:rPr>
              <w:instrText xml:space="preserve"> PAGEREF _Toc206075610 \h </w:instrText>
            </w:r>
            <w:r>
              <w:rPr>
                <w:noProof/>
                <w:webHidden/>
              </w:rPr>
            </w:r>
            <w:r>
              <w:rPr>
                <w:noProof/>
                <w:webHidden/>
              </w:rPr>
              <w:fldChar w:fldCharType="separate"/>
            </w:r>
            <w:r w:rsidR="00EB04C0">
              <w:rPr>
                <w:noProof/>
                <w:webHidden/>
              </w:rPr>
              <w:t>11</w:t>
            </w:r>
            <w:r>
              <w:rPr>
                <w:noProof/>
                <w:webHidden/>
              </w:rPr>
              <w:fldChar w:fldCharType="end"/>
            </w:r>
          </w:hyperlink>
        </w:p>
        <w:p w14:paraId="46AC91F4" w14:textId="071B0700" w:rsidR="00F17BB5" w:rsidRDefault="00F17BB5">
          <w:pPr>
            <w:pStyle w:val="TOC2"/>
            <w:tabs>
              <w:tab w:val="left" w:pos="960"/>
              <w:tab w:val="right" w:leader="dot" w:pos="9350"/>
            </w:tabs>
            <w:rPr>
              <w:rFonts w:eastAsiaTheme="minorEastAsia"/>
              <w:noProof/>
              <w:kern w:val="2"/>
              <w:sz w:val="24"/>
              <w:szCs w:val="24"/>
              <w14:ligatures w14:val="standardContextual"/>
            </w:rPr>
          </w:pPr>
          <w:hyperlink w:anchor="_Toc206075611" w:history="1">
            <w:r w:rsidRPr="00BA77A5">
              <w:rPr>
                <w:rStyle w:val="Hyperlink"/>
                <w:noProof/>
              </w:rPr>
              <w:t>6.1</w:t>
            </w:r>
            <w:r>
              <w:rPr>
                <w:rFonts w:eastAsiaTheme="minorEastAsia"/>
                <w:noProof/>
                <w:kern w:val="2"/>
                <w:sz w:val="24"/>
                <w:szCs w:val="24"/>
                <w14:ligatures w14:val="standardContextual"/>
              </w:rPr>
              <w:tab/>
            </w:r>
            <w:r w:rsidRPr="00BA77A5">
              <w:rPr>
                <w:rStyle w:val="Hyperlink"/>
                <w:noProof/>
              </w:rPr>
              <w:t>Land-Based Disposal Methods</w:t>
            </w:r>
            <w:r>
              <w:rPr>
                <w:noProof/>
                <w:webHidden/>
              </w:rPr>
              <w:tab/>
            </w:r>
            <w:r>
              <w:rPr>
                <w:noProof/>
                <w:webHidden/>
              </w:rPr>
              <w:fldChar w:fldCharType="begin"/>
            </w:r>
            <w:r>
              <w:rPr>
                <w:noProof/>
                <w:webHidden/>
              </w:rPr>
              <w:instrText xml:space="preserve"> PAGEREF _Toc206075611 \h </w:instrText>
            </w:r>
            <w:r>
              <w:rPr>
                <w:noProof/>
                <w:webHidden/>
              </w:rPr>
            </w:r>
            <w:r>
              <w:rPr>
                <w:noProof/>
                <w:webHidden/>
              </w:rPr>
              <w:fldChar w:fldCharType="separate"/>
            </w:r>
            <w:r w:rsidR="00EB04C0">
              <w:rPr>
                <w:noProof/>
                <w:webHidden/>
              </w:rPr>
              <w:t>11</w:t>
            </w:r>
            <w:r>
              <w:rPr>
                <w:noProof/>
                <w:webHidden/>
              </w:rPr>
              <w:fldChar w:fldCharType="end"/>
            </w:r>
          </w:hyperlink>
        </w:p>
        <w:p w14:paraId="65680B30" w14:textId="0FFFBF09" w:rsidR="00F17BB5" w:rsidRDefault="00F17BB5">
          <w:pPr>
            <w:pStyle w:val="TOC3"/>
            <w:tabs>
              <w:tab w:val="left" w:pos="1200"/>
              <w:tab w:val="right" w:leader="dot" w:pos="9350"/>
            </w:tabs>
            <w:rPr>
              <w:rFonts w:asciiTheme="minorHAnsi" w:eastAsiaTheme="minorEastAsia" w:hAnsiTheme="minorHAnsi" w:cstheme="minorBidi"/>
              <w:noProof/>
              <w:kern w:val="2"/>
              <w:sz w:val="24"/>
              <w:szCs w:val="24"/>
              <w14:ligatures w14:val="standardContextual"/>
            </w:rPr>
          </w:pPr>
          <w:hyperlink w:anchor="_Toc206075612" w:history="1">
            <w:r w:rsidRPr="00BA77A5">
              <w:rPr>
                <w:rStyle w:val="Hyperlink"/>
                <w:noProof/>
              </w:rPr>
              <w:t>6.1.1</w:t>
            </w:r>
            <w:r>
              <w:rPr>
                <w:rFonts w:asciiTheme="minorHAnsi" w:eastAsiaTheme="minorEastAsia" w:hAnsiTheme="minorHAnsi" w:cstheme="minorBidi"/>
                <w:noProof/>
                <w:kern w:val="2"/>
                <w:sz w:val="24"/>
                <w:szCs w:val="24"/>
                <w14:ligatures w14:val="standardContextual"/>
              </w:rPr>
              <w:tab/>
            </w:r>
            <w:r w:rsidRPr="00BA77A5">
              <w:rPr>
                <w:rStyle w:val="Hyperlink"/>
                <w:noProof/>
              </w:rPr>
              <w:t>No-Action Alternative</w:t>
            </w:r>
            <w:r>
              <w:rPr>
                <w:noProof/>
                <w:webHidden/>
              </w:rPr>
              <w:tab/>
            </w:r>
            <w:r>
              <w:rPr>
                <w:noProof/>
                <w:webHidden/>
              </w:rPr>
              <w:fldChar w:fldCharType="begin"/>
            </w:r>
            <w:r>
              <w:rPr>
                <w:noProof/>
                <w:webHidden/>
              </w:rPr>
              <w:instrText xml:space="preserve"> PAGEREF _Toc206075612 \h </w:instrText>
            </w:r>
            <w:r>
              <w:rPr>
                <w:noProof/>
                <w:webHidden/>
              </w:rPr>
            </w:r>
            <w:r>
              <w:rPr>
                <w:noProof/>
                <w:webHidden/>
              </w:rPr>
              <w:fldChar w:fldCharType="separate"/>
            </w:r>
            <w:r w:rsidR="00EB04C0">
              <w:rPr>
                <w:noProof/>
                <w:webHidden/>
              </w:rPr>
              <w:t>11</w:t>
            </w:r>
            <w:r>
              <w:rPr>
                <w:noProof/>
                <w:webHidden/>
              </w:rPr>
              <w:fldChar w:fldCharType="end"/>
            </w:r>
          </w:hyperlink>
        </w:p>
        <w:p w14:paraId="3D9B0D26" w14:textId="63823090" w:rsidR="000C19A5" w:rsidRDefault="003064B6" w:rsidP="003064B6">
          <w:pPr>
            <w:pStyle w:val="TOC1"/>
            <w:tabs>
              <w:tab w:val="right" w:leader="dot" w:pos="9350"/>
            </w:tabs>
          </w:pPr>
          <w:r>
            <w:rPr>
              <w:bCs/>
              <w:caps w:val="0"/>
              <w:noProof/>
            </w:rPr>
            <w:fldChar w:fldCharType="end"/>
          </w:r>
        </w:p>
      </w:sdtContent>
    </w:sdt>
    <w:p w14:paraId="13A17928" w14:textId="77777777" w:rsidR="000C19A5" w:rsidRPr="00591649" w:rsidRDefault="000C19A5" w:rsidP="00591649">
      <w:pPr>
        <w:pStyle w:val="TableofContents"/>
      </w:pPr>
      <w:r w:rsidRPr="00591649">
        <w:t>Appendices</w:t>
      </w:r>
    </w:p>
    <w:p w14:paraId="55DCAC37" w14:textId="64F3A01E" w:rsidR="006D5EEE" w:rsidRDefault="006D5EEE" w:rsidP="00E42F26">
      <w:pPr>
        <w:pStyle w:val="ListParagraph"/>
        <w:numPr>
          <w:ilvl w:val="0"/>
          <w:numId w:val="2"/>
        </w:numPr>
        <w:spacing w:after="0" w:line="240" w:lineRule="auto"/>
        <w:rPr>
          <w:rFonts w:cstheme="minorHAnsi"/>
        </w:rPr>
      </w:pPr>
      <w:r>
        <w:rPr>
          <w:rFonts w:cstheme="minorHAnsi"/>
        </w:rPr>
        <w:t>Tekoa NPDES Permit (WA0023141)</w:t>
      </w:r>
    </w:p>
    <w:p w14:paraId="6861AD49" w14:textId="11A3D986" w:rsidR="000C19A5" w:rsidRDefault="0004281E" w:rsidP="00E42F26">
      <w:pPr>
        <w:pStyle w:val="ListParagraph"/>
        <w:numPr>
          <w:ilvl w:val="0"/>
          <w:numId w:val="2"/>
        </w:numPr>
        <w:spacing w:after="0" w:line="240" w:lineRule="auto"/>
        <w:rPr>
          <w:rFonts w:cstheme="minorHAnsi"/>
        </w:rPr>
      </w:pPr>
      <w:r>
        <w:rPr>
          <w:rFonts w:cstheme="minorHAnsi"/>
        </w:rPr>
        <w:t>Flow Calculations</w:t>
      </w:r>
    </w:p>
    <w:p w14:paraId="15356EC2" w14:textId="5DF925B8" w:rsidR="0004281E" w:rsidRDefault="0004281E" w:rsidP="00E42F26">
      <w:pPr>
        <w:pStyle w:val="ListParagraph"/>
        <w:numPr>
          <w:ilvl w:val="0"/>
          <w:numId w:val="2"/>
        </w:numPr>
        <w:spacing w:after="0" w:line="240" w:lineRule="auto"/>
        <w:rPr>
          <w:rFonts w:cstheme="minorHAnsi"/>
        </w:rPr>
      </w:pPr>
      <w:r>
        <w:rPr>
          <w:rFonts w:cstheme="minorHAnsi"/>
        </w:rPr>
        <w:t>Population Projection Calculations</w:t>
      </w:r>
    </w:p>
    <w:p w14:paraId="4E098605" w14:textId="12357551" w:rsidR="0004281E" w:rsidRDefault="0004281E" w:rsidP="00E42F26">
      <w:pPr>
        <w:pStyle w:val="ListParagraph"/>
        <w:numPr>
          <w:ilvl w:val="0"/>
          <w:numId w:val="2"/>
        </w:numPr>
        <w:spacing w:after="0" w:line="240" w:lineRule="auto"/>
        <w:rPr>
          <w:rFonts w:cstheme="minorHAnsi"/>
        </w:rPr>
      </w:pPr>
      <w:r>
        <w:rPr>
          <w:rFonts w:cstheme="minorHAnsi"/>
        </w:rPr>
        <w:t>Flood Plain Map</w:t>
      </w:r>
    </w:p>
    <w:p w14:paraId="315BAA34" w14:textId="3CC0D373" w:rsidR="0004281E" w:rsidRDefault="0004281E" w:rsidP="00E42F26">
      <w:pPr>
        <w:pStyle w:val="ListParagraph"/>
        <w:numPr>
          <w:ilvl w:val="0"/>
          <w:numId w:val="2"/>
        </w:numPr>
        <w:spacing w:after="0" w:line="240" w:lineRule="auto"/>
        <w:rPr>
          <w:rFonts w:cstheme="minorHAnsi"/>
        </w:rPr>
      </w:pPr>
      <w:r>
        <w:rPr>
          <w:rFonts w:cstheme="minorHAnsi"/>
        </w:rPr>
        <w:t>Priority Habitat and Species (PHS) Report</w:t>
      </w:r>
    </w:p>
    <w:p w14:paraId="685FAAF0" w14:textId="41B58049" w:rsidR="0004281E" w:rsidRDefault="0004281E" w:rsidP="00E42F26">
      <w:pPr>
        <w:pStyle w:val="ListParagraph"/>
        <w:numPr>
          <w:ilvl w:val="0"/>
          <w:numId w:val="2"/>
        </w:numPr>
        <w:spacing w:after="0" w:line="240" w:lineRule="auto"/>
        <w:rPr>
          <w:rFonts w:cstheme="minorHAnsi"/>
        </w:rPr>
      </w:pPr>
      <w:r>
        <w:rPr>
          <w:rFonts w:cstheme="minorHAnsi"/>
        </w:rPr>
        <w:t>US Fish and Wildlife Service (USFWS) Species List</w:t>
      </w:r>
    </w:p>
    <w:p w14:paraId="0EF39D2B" w14:textId="095EB2C3" w:rsidR="0004281E" w:rsidRPr="00126AE4" w:rsidRDefault="0004281E" w:rsidP="00E42F26">
      <w:pPr>
        <w:pStyle w:val="ListParagraph"/>
        <w:numPr>
          <w:ilvl w:val="0"/>
          <w:numId w:val="2"/>
        </w:numPr>
        <w:spacing w:after="0" w:line="240" w:lineRule="auto"/>
        <w:rPr>
          <w:rFonts w:cstheme="minorHAnsi"/>
        </w:rPr>
      </w:pPr>
      <w:r>
        <w:rPr>
          <w:rFonts w:cstheme="minorHAnsi"/>
        </w:rPr>
        <w:t>Wetlands Map</w:t>
      </w:r>
    </w:p>
    <w:p w14:paraId="13C23712" w14:textId="4081936F" w:rsidR="0009195F" w:rsidRDefault="0009195F" w:rsidP="00E42F26">
      <w:pPr>
        <w:pStyle w:val="ListParagraph"/>
        <w:numPr>
          <w:ilvl w:val="0"/>
          <w:numId w:val="2"/>
        </w:numPr>
        <w:spacing w:after="0" w:line="240" w:lineRule="auto"/>
        <w:rPr>
          <w:rFonts w:cstheme="minorHAnsi"/>
        </w:rPr>
      </w:pPr>
      <w:r>
        <w:rPr>
          <w:rFonts w:cstheme="minorHAnsi"/>
        </w:rPr>
        <w:t>USDA Soil Report</w:t>
      </w:r>
    </w:p>
    <w:p w14:paraId="46BD607A" w14:textId="25444822" w:rsidR="0004281E" w:rsidRPr="00126AE4" w:rsidRDefault="0004281E" w:rsidP="00E42F26">
      <w:pPr>
        <w:pStyle w:val="ListParagraph"/>
        <w:numPr>
          <w:ilvl w:val="0"/>
          <w:numId w:val="2"/>
        </w:numPr>
        <w:spacing w:after="0" w:line="240" w:lineRule="auto"/>
        <w:rPr>
          <w:rFonts w:cstheme="minorHAnsi"/>
        </w:rPr>
      </w:pPr>
      <w:r>
        <w:rPr>
          <w:rFonts w:cstheme="minorHAnsi"/>
        </w:rPr>
        <w:t>County Parcel Maps</w:t>
      </w:r>
    </w:p>
    <w:p w14:paraId="0D2B7D7E" w14:textId="5A5E80E7" w:rsidR="002A6CFB" w:rsidRDefault="002A6CFB">
      <w:pPr>
        <w:spacing w:after="160" w:line="259" w:lineRule="auto"/>
      </w:pPr>
      <w:r>
        <w:br w:type="page"/>
      </w:r>
    </w:p>
    <w:p w14:paraId="3F51FA7B" w14:textId="66741795" w:rsidR="00507EDB" w:rsidRPr="00591649" w:rsidRDefault="00507EDB" w:rsidP="00591649">
      <w:pPr>
        <w:pStyle w:val="TableofContents"/>
      </w:pPr>
      <w:r w:rsidRPr="00591649">
        <w:lastRenderedPageBreak/>
        <w:t xml:space="preserve">Abbreviations &amp; Acronyms </w:t>
      </w:r>
    </w:p>
    <w:p w14:paraId="46DF4B91" w14:textId="386E2F10" w:rsidR="00D459AD" w:rsidRDefault="00D459AD" w:rsidP="00D459AD">
      <w:r>
        <w:t xml:space="preserve">CAO: </w:t>
      </w:r>
      <w:r>
        <w:tab/>
      </w:r>
      <w:r>
        <w:tab/>
        <w:t>Critical Areas Ordinance</w:t>
      </w:r>
    </w:p>
    <w:p w14:paraId="7F62D66F" w14:textId="21A75D0F" w:rsidR="00D459AD" w:rsidRDefault="008745A9" w:rsidP="00D459AD">
      <w:r>
        <w:t>ECY</w:t>
      </w:r>
      <w:r w:rsidR="00D459AD">
        <w:t xml:space="preserve">: </w:t>
      </w:r>
      <w:r w:rsidR="00D459AD">
        <w:tab/>
      </w:r>
      <w:r w:rsidR="00D459AD">
        <w:tab/>
        <w:t>Washington State Department of Ecology</w:t>
      </w:r>
    </w:p>
    <w:p w14:paraId="0DC95B96" w14:textId="698D95DE" w:rsidR="00D459AD" w:rsidRDefault="00D459AD" w:rsidP="00D459AD">
      <w:pPr>
        <w:spacing w:after="160" w:line="259" w:lineRule="auto"/>
      </w:pPr>
      <w:r>
        <w:t xml:space="preserve">DOH: </w:t>
      </w:r>
      <w:r>
        <w:tab/>
      </w:r>
      <w:r>
        <w:tab/>
        <w:t>Washington State Department of Health</w:t>
      </w:r>
    </w:p>
    <w:p w14:paraId="00CB3554" w14:textId="77BB4794" w:rsidR="00D459AD" w:rsidRDefault="00D459AD" w:rsidP="00D459AD">
      <w:pPr>
        <w:spacing w:after="160" w:line="259" w:lineRule="auto"/>
      </w:pPr>
      <w:r>
        <w:t xml:space="preserve">LOSS: </w:t>
      </w:r>
      <w:r>
        <w:tab/>
      </w:r>
      <w:r>
        <w:tab/>
        <w:t>Large On-Site Sewage System</w:t>
      </w:r>
    </w:p>
    <w:p w14:paraId="0EC994F6" w14:textId="66B5E21D" w:rsidR="00D459AD" w:rsidRDefault="00D459AD" w:rsidP="00D459AD">
      <w:pPr>
        <w:spacing w:after="160" w:line="259" w:lineRule="auto"/>
      </w:pPr>
      <w:r>
        <w:t xml:space="preserve">MDF: </w:t>
      </w:r>
      <w:r>
        <w:tab/>
      </w:r>
      <w:r>
        <w:tab/>
        <w:t xml:space="preserve">Maximum Daily Flow </w:t>
      </w:r>
    </w:p>
    <w:p w14:paraId="666452BE" w14:textId="6AB05B5C" w:rsidR="00D459AD" w:rsidRDefault="00D459AD" w:rsidP="00D459AD">
      <w:pPr>
        <w:spacing w:after="160" w:line="259" w:lineRule="auto"/>
      </w:pPr>
      <w:r>
        <w:t xml:space="preserve">PHF: </w:t>
      </w:r>
      <w:r>
        <w:tab/>
      </w:r>
      <w:r>
        <w:tab/>
        <w:t>Peak Hourly Flow</w:t>
      </w:r>
    </w:p>
    <w:p w14:paraId="31C74344" w14:textId="0AADB6AF" w:rsidR="00D459AD" w:rsidRDefault="00D459AD" w:rsidP="00D459AD">
      <w:pPr>
        <w:spacing w:after="160" w:line="259" w:lineRule="auto"/>
      </w:pPr>
      <w:r>
        <w:t xml:space="preserve">PVC: </w:t>
      </w:r>
      <w:r>
        <w:tab/>
      </w:r>
      <w:r>
        <w:tab/>
        <w:t>Polyvinyl Chloride</w:t>
      </w:r>
    </w:p>
    <w:p w14:paraId="446C49A4" w14:textId="45461E62" w:rsidR="00D459AD" w:rsidRDefault="00D459AD" w:rsidP="00D459AD">
      <w:pPr>
        <w:spacing w:after="160" w:line="259" w:lineRule="auto"/>
      </w:pPr>
      <w:r>
        <w:t xml:space="preserve">SEPA: </w:t>
      </w:r>
      <w:r>
        <w:tab/>
      </w:r>
      <w:r>
        <w:tab/>
        <w:t>State Environmental Policy Act</w:t>
      </w:r>
    </w:p>
    <w:p w14:paraId="0951EC6D" w14:textId="2E086208" w:rsidR="00D459AD" w:rsidRDefault="00D459AD" w:rsidP="00D459AD">
      <w:pPr>
        <w:spacing w:after="160" w:line="259" w:lineRule="auto"/>
      </w:pPr>
      <w:r>
        <w:t xml:space="preserve">TDH: </w:t>
      </w:r>
      <w:r>
        <w:tab/>
      </w:r>
      <w:r>
        <w:tab/>
        <w:t>Total Dynamic Head</w:t>
      </w:r>
    </w:p>
    <w:p w14:paraId="26E7CEE4" w14:textId="12A58AE0" w:rsidR="00D459AD" w:rsidRDefault="00D459AD" w:rsidP="00D459AD">
      <w:r>
        <w:t xml:space="preserve">WAC: </w:t>
      </w:r>
      <w:r>
        <w:tab/>
      </w:r>
      <w:r>
        <w:tab/>
        <w:t xml:space="preserve">Washington Administrative Code </w:t>
      </w:r>
    </w:p>
    <w:p w14:paraId="25F8CAA2" w14:textId="73CD6F2A" w:rsidR="00D459AD" w:rsidRDefault="00D459AD" w:rsidP="00D459AD">
      <w:r>
        <w:t>WSDOT</w:t>
      </w:r>
      <w:proofErr w:type="gramStart"/>
      <w:r>
        <w:t xml:space="preserve">: </w:t>
      </w:r>
      <w:r>
        <w:tab/>
        <w:t>Washington</w:t>
      </w:r>
      <w:proofErr w:type="gramEnd"/>
      <w:r>
        <w:t xml:space="preserve"> State Department of Transportation</w:t>
      </w:r>
    </w:p>
    <w:p w14:paraId="0D8BBD6D" w14:textId="7C050D8B" w:rsidR="00D459AD" w:rsidRDefault="00D459AD">
      <w:pPr>
        <w:spacing w:after="160" w:line="259" w:lineRule="auto"/>
      </w:pPr>
      <w:r>
        <w:br w:type="page"/>
      </w:r>
    </w:p>
    <w:p w14:paraId="259B3FD6" w14:textId="32DEE6CC" w:rsidR="000F7602" w:rsidRPr="00F96091" w:rsidRDefault="00F96091" w:rsidP="00F96091">
      <w:pPr>
        <w:pStyle w:val="Style1"/>
      </w:pPr>
      <w:bookmarkStart w:id="0" w:name="_Toc14070470"/>
      <w:bookmarkStart w:id="1" w:name="_Toc26967941"/>
      <w:r w:rsidRPr="00F96091">
        <w:lastRenderedPageBreak/>
        <w:t>I.</w:t>
      </w:r>
      <w:r w:rsidR="007025B2">
        <w:t xml:space="preserve"> </w:t>
      </w:r>
      <w:r w:rsidR="000F7602" w:rsidRPr="00F96091">
        <w:t>Regulatory Requirements</w:t>
      </w:r>
      <w:bookmarkEnd w:id="0"/>
      <w:bookmarkEnd w:id="1"/>
      <w:r w:rsidR="00E57D7B" w:rsidRPr="00F96091">
        <w:t xml:space="preserve"> </w:t>
      </w:r>
      <w:r w:rsidR="00077BC7" w:rsidRPr="00F96091">
        <w:t>f</w:t>
      </w:r>
      <w:r w:rsidR="00E57D7B" w:rsidRPr="00F96091">
        <w:t xml:space="preserve">or </w:t>
      </w:r>
      <w:r w:rsidR="007025B2">
        <w:t>FACILITY PLAN/</w:t>
      </w:r>
      <w:r w:rsidR="00E57D7B" w:rsidRPr="00F96091">
        <w:t>Engineering Reports</w:t>
      </w:r>
    </w:p>
    <w:p w14:paraId="0F74ED94" w14:textId="48C524AE" w:rsidR="00D804EF" w:rsidRPr="00E720AF" w:rsidRDefault="007025B2" w:rsidP="00D804EF">
      <w:r>
        <w:t>Th</w:t>
      </w:r>
      <w:r w:rsidRPr="007025B2">
        <w:t>is Wastewater Treatment Plant Facility Plan (Facility Plan) has been prepared for the City of Tekoa, Washington, in accordance with the provisions of Washington Administrative Code (WAC) Chapter 173-240, "Submission of Plans and Reports for Construction of Wastewater Facilities." The WAC requirements for an engineering report (as detailed in WAC 173-240-060) are listed in the table below, cross-referenced to their location within this document. Technical guidance was also drawn from the Washington State Department of Ecology's (Ecology) "Criteria for Sewage Works Design" (Orange Book).</w:t>
      </w:r>
    </w:p>
    <w:tbl>
      <w:tblPr>
        <w:tblStyle w:val="PlainTable1"/>
        <w:tblW w:w="9690" w:type="dxa"/>
        <w:tblLook w:val="04A0" w:firstRow="1" w:lastRow="0" w:firstColumn="1" w:lastColumn="0" w:noHBand="0" w:noVBand="1"/>
      </w:tblPr>
      <w:tblGrid>
        <w:gridCol w:w="4488"/>
        <w:gridCol w:w="3519"/>
        <w:gridCol w:w="1683"/>
      </w:tblGrid>
      <w:tr w:rsidR="007B00E9" w:rsidRPr="00EE2F7D" w14:paraId="36130FAF" w14:textId="77777777" w:rsidTr="007B00E9">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4488" w:type="dxa"/>
            <w:hideMark/>
          </w:tcPr>
          <w:p w14:paraId="3F2445B6" w14:textId="77777777" w:rsidR="007B00E9" w:rsidRPr="00EE2F7D" w:rsidRDefault="007B00E9" w:rsidP="007B00E9">
            <w:pPr>
              <w:spacing w:after="160" w:line="278" w:lineRule="auto"/>
              <w:jc w:val="center"/>
              <w:rPr>
                <w:rFonts w:cs="Calibri"/>
              </w:rPr>
            </w:pPr>
            <w:r w:rsidRPr="00EE2F7D">
              <w:rPr>
                <w:rFonts w:cs="Calibri"/>
              </w:rPr>
              <w:t>Text from WAC 173-240-060</w:t>
            </w:r>
          </w:p>
        </w:tc>
        <w:tc>
          <w:tcPr>
            <w:tcW w:w="3519" w:type="dxa"/>
            <w:hideMark/>
          </w:tcPr>
          <w:p w14:paraId="6D931C0C" w14:textId="69E5C8D9" w:rsidR="007B00E9" w:rsidRPr="00EE2F7D" w:rsidRDefault="007B00E9" w:rsidP="007B00E9">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Calibri"/>
                <w:highlight w:val="yellow"/>
              </w:rPr>
            </w:pPr>
            <w:r w:rsidRPr="008745A9">
              <w:rPr>
                <w:rFonts w:cs="Calibri"/>
                <w:highlight w:val="yellow"/>
              </w:rPr>
              <w:t>Inclusion Check</w:t>
            </w:r>
          </w:p>
        </w:tc>
        <w:tc>
          <w:tcPr>
            <w:tcW w:w="1683" w:type="dxa"/>
            <w:hideMark/>
          </w:tcPr>
          <w:p w14:paraId="2A9876D2" w14:textId="2C859D72" w:rsidR="007B00E9" w:rsidRPr="00EE2F7D" w:rsidRDefault="000F7DDF" w:rsidP="007B00E9">
            <w:pPr>
              <w:spacing w:after="160" w:line="278" w:lineRule="auto"/>
              <w:jc w:val="center"/>
              <w:cnfStyle w:val="100000000000" w:firstRow="1" w:lastRow="0" w:firstColumn="0" w:lastColumn="0" w:oddVBand="0" w:evenVBand="0" w:oddHBand="0" w:evenHBand="0" w:firstRowFirstColumn="0" w:firstRowLastColumn="0" w:lastRowFirstColumn="0" w:lastRowLastColumn="0"/>
              <w:rPr>
                <w:rFonts w:cs="Calibri"/>
              </w:rPr>
            </w:pPr>
            <w:r w:rsidRPr="008745A9">
              <w:rPr>
                <w:rFonts w:cs="Calibri"/>
              </w:rPr>
              <w:t xml:space="preserve">Confirmation / </w:t>
            </w:r>
            <w:r w:rsidR="007B00E9" w:rsidRPr="008745A9">
              <w:rPr>
                <w:rFonts w:cs="Calibri"/>
              </w:rPr>
              <w:t>Location</w:t>
            </w:r>
          </w:p>
        </w:tc>
      </w:tr>
      <w:tr w:rsidR="007B00E9" w:rsidRPr="00EE2F7D" w14:paraId="26F174F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44D8BA9" w14:textId="77777777" w:rsidR="007B00E9" w:rsidRPr="00EE2F7D" w:rsidRDefault="007B00E9" w:rsidP="002D5961">
            <w:pPr>
              <w:spacing w:after="160" w:line="278" w:lineRule="auto"/>
              <w:rPr>
                <w:rFonts w:cs="Calibri"/>
                <w:sz w:val="16"/>
                <w:szCs w:val="16"/>
              </w:rPr>
            </w:pPr>
            <w:r w:rsidRPr="00EE2F7D">
              <w:rPr>
                <w:rFonts w:cs="Calibri"/>
                <w:sz w:val="16"/>
                <w:szCs w:val="16"/>
              </w:rPr>
              <w:t>060(1) Planning Requirements</w:t>
            </w:r>
          </w:p>
        </w:tc>
        <w:tc>
          <w:tcPr>
            <w:tcW w:w="3519" w:type="dxa"/>
            <w:hideMark/>
          </w:tcPr>
          <w:p w14:paraId="7DF3992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p>
        </w:tc>
        <w:tc>
          <w:tcPr>
            <w:tcW w:w="1683" w:type="dxa"/>
            <w:hideMark/>
          </w:tcPr>
          <w:p w14:paraId="74EF99F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6463E9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81FF2A2" w14:textId="77777777" w:rsidR="007B00E9" w:rsidRPr="00EE2F7D" w:rsidRDefault="007B00E9" w:rsidP="002D5961">
            <w:pPr>
              <w:spacing w:after="160" w:line="278" w:lineRule="auto"/>
              <w:rPr>
                <w:rFonts w:cs="Calibri"/>
                <w:sz w:val="16"/>
                <w:szCs w:val="16"/>
              </w:rPr>
            </w:pPr>
            <w:r w:rsidRPr="00EE2F7D">
              <w:rPr>
                <w:rFonts w:cs="Calibri"/>
                <w:sz w:val="16"/>
                <w:szCs w:val="16"/>
              </w:rPr>
              <w:t>The engineering report for a domestic wastewater facility shall include each appropriate (as determined by Ecology) item required in WAC 173-240-050 for general sewer plans unless an up-to-date general sewer plan is on file with Ecology. Normally, an engineering report is not required for sewer line extensions or pump stations. See WAC 173-240-020(13) and 173-240-030(5). The facility plan described in 40 CFR 35 is an “engineering report."</w:t>
            </w:r>
          </w:p>
        </w:tc>
        <w:tc>
          <w:tcPr>
            <w:tcW w:w="3519" w:type="dxa"/>
            <w:hideMark/>
          </w:tcPr>
          <w:p w14:paraId="1CABE35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complies with an up-to-date general sewer plan (WAC 173-240-050) approved by and on file with Ecology, OR the report includes required portions of WAC 173-240-050 as determined through consultation with Ecology if an adequate plan is not on file.</w:t>
            </w:r>
          </w:p>
        </w:tc>
        <w:tc>
          <w:tcPr>
            <w:tcW w:w="1683" w:type="dxa"/>
            <w:hideMark/>
          </w:tcPr>
          <w:p w14:paraId="25757640" w14:textId="4E7EF601" w:rsidR="007B00E9" w:rsidRPr="00EE2F7D" w:rsidRDefault="00D54F96" w:rsidP="000F7DD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No</w:t>
            </w:r>
          </w:p>
        </w:tc>
      </w:tr>
      <w:tr w:rsidR="007B00E9" w:rsidRPr="00EE2F7D" w14:paraId="3D91DBB8"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FDC937A" w14:textId="77777777" w:rsidR="007B00E9" w:rsidRPr="00EE2F7D" w:rsidRDefault="007B00E9" w:rsidP="002D5961">
            <w:pPr>
              <w:spacing w:after="160" w:line="278" w:lineRule="auto"/>
              <w:rPr>
                <w:rFonts w:cs="Calibri"/>
                <w:sz w:val="16"/>
                <w:szCs w:val="16"/>
              </w:rPr>
            </w:pPr>
          </w:p>
        </w:tc>
        <w:tc>
          <w:tcPr>
            <w:tcW w:w="3519" w:type="dxa"/>
            <w:hideMark/>
          </w:tcPr>
          <w:p w14:paraId="7C12A0FC" w14:textId="70D52A08" w:rsidR="007B00E9" w:rsidRPr="00EE2F7D" w:rsidRDefault="000F7DDF"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Pr>
                <w:rFonts w:cs="Calibri"/>
                <w:sz w:val="16"/>
                <w:szCs w:val="16"/>
                <w:highlight w:val="yellow"/>
              </w:rPr>
              <w:t>General</w:t>
            </w:r>
            <w:r w:rsidR="007B00E9" w:rsidRPr="00EE2F7D">
              <w:rPr>
                <w:rFonts w:cs="Calibri"/>
                <w:sz w:val="16"/>
                <w:szCs w:val="16"/>
                <w:highlight w:val="yellow"/>
              </w:rPr>
              <w:t xml:space="preserve"> sewer plan adequately addresses the current conditions and service area. (If applicable and plan is on file)</w:t>
            </w:r>
          </w:p>
        </w:tc>
        <w:tc>
          <w:tcPr>
            <w:tcW w:w="1683" w:type="dxa"/>
            <w:hideMark/>
          </w:tcPr>
          <w:p w14:paraId="0DB6EC3F" w14:textId="0147E68A"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Yes</w:t>
            </w:r>
          </w:p>
        </w:tc>
      </w:tr>
      <w:tr w:rsidR="007B00E9" w:rsidRPr="00EE2F7D" w14:paraId="184023E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2AAD7B3" w14:textId="77777777" w:rsidR="007B00E9" w:rsidRPr="00EE2F7D" w:rsidRDefault="007B00E9" w:rsidP="002D5961">
            <w:pPr>
              <w:spacing w:after="160" w:line="278" w:lineRule="auto"/>
              <w:rPr>
                <w:rFonts w:cs="Calibri"/>
                <w:sz w:val="16"/>
                <w:szCs w:val="16"/>
              </w:rPr>
            </w:pPr>
            <w:r w:rsidRPr="00EE2F7D">
              <w:rPr>
                <w:rFonts w:cs="Calibri"/>
                <w:sz w:val="16"/>
                <w:szCs w:val="16"/>
              </w:rPr>
              <w:t>060(2) Sufficiently Complete</w:t>
            </w:r>
          </w:p>
        </w:tc>
        <w:tc>
          <w:tcPr>
            <w:tcW w:w="3519" w:type="dxa"/>
            <w:hideMark/>
          </w:tcPr>
          <w:p w14:paraId="3F21B09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
        </w:tc>
        <w:tc>
          <w:tcPr>
            <w:tcW w:w="1683" w:type="dxa"/>
            <w:hideMark/>
          </w:tcPr>
          <w:p w14:paraId="5500BC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68605C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FAD292E" w14:textId="77777777" w:rsidR="007B00E9" w:rsidRPr="00EE2F7D" w:rsidRDefault="007B00E9" w:rsidP="002D5961">
            <w:pPr>
              <w:spacing w:after="160" w:line="278" w:lineRule="auto"/>
              <w:rPr>
                <w:rFonts w:cs="Calibri"/>
                <w:sz w:val="16"/>
                <w:szCs w:val="16"/>
              </w:rPr>
            </w:pPr>
            <w:r w:rsidRPr="00EE2F7D">
              <w:rPr>
                <w:rFonts w:cs="Calibri"/>
                <w:sz w:val="16"/>
                <w:szCs w:val="16"/>
              </w:rPr>
              <w:t>The engineering report shall be sufficiently complete so that plans and specifications can be developed from it without substantial changes.</w:t>
            </w:r>
          </w:p>
        </w:tc>
        <w:tc>
          <w:tcPr>
            <w:tcW w:w="3519" w:type="dxa"/>
            <w:hideMark/>
          </w:tcPr>
          <w:p w14:paraId="6111BDA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contains sufficient design information to allow an engineer not involved in writing the report to produce construction drawings for the facility without reevaluation of the selected unit processes or more than minor unit sizing modifications.</w:t>
            </w:r>
          </w:p>
        </w:tc>
        <w:tc>
          <w:tcPr>
            <w:tcW w:w="1683" w:type="dxa"/>
            <w:hideMark/>
          </w:tcPr>
          <w:p w14:paraId="415AE167" w14:textId="1AEEDEDB"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Yes</w:t>
            </w:r>
          </w:p>
        </w:tc>
      </w:tr>
      <w:tr w:rsidR="007B00E9" w:rsidRPr="00EE2F7D" w14:paraId="79E5A09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EEAC073" w14:textId="77777777" w:rsidR="007B00E9" w:rsidRPr="00EE2F7D" w:rsidRDefault="007B00E9" w:rsidP="002D5961">
            <w:pPr>
              <w:spacing w:after="160" w:line="278" w:lineRule="auto"/>
              <w:rPr>
                <w:rFonts w:cs="Calibri"/>
                <w:sz w:val="16"/>
                <w:szCs w:val="16"/>
              </w:rPr>
            </w:pPr>
            <w:r w:rsidRPr="00EE2F7D">
              <w:rPr>
                <w:rFonts w:cs="Calibri"/>
                <w:sz w:val="16"/>
                <w:szCs w:val="16"/>
              </w:rPr>
              <w:t>060(3) Minimum Information Required</w:t>
            </w:r>
          </w:p>
        </w:tc>
        <w:tc>
          <w:tcPr>
            <w:tcW w:w="3519" w:type="dxa"/>
            <w:hideMark/>
          </w:tcPr>
          <w:p w14:paraId="4EE5D8E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
        </w:tc>
        <w:tc>
          <w:tcPr>
            <w:tcW w:w="1683" w:type="dxa"/>
            <w:hideMark/>
          </w:tcPr>
          <w:p w14:paraId="61FB1F1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04E85D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94F4AEC" w14:textId="77777777" w:rsidR="007B00E9" w:rsidRPr="00EE2F7D" w:rsidRDefault="007B00E9" w:rsidP="002D5961">
            <w:pPr>
              <w:spacing w:after="160" w:line="278" w:lineRule="auto"/>
              <w:rPr>
                <w:rFonts w:cs="Calibri"/>
                <w:sz w:val="16"/>
                <w:szCs w:val="16"/>
              </w:rPr>
            </w:pPr>
            <w:r w:rsidRPr="00EE2F7D">
              <w:rPr>
                <w:rFonts w:cs="Calibri"/>
                <w:sz w:val="16"/>
                <w:szCs w:val="16"/>
              </w:rPr>
              <w:t>(a) The name, address, and telephone number of the owner of the proposed facilities, and their authorized representative.</w:t>
            </w:r>
          </w:p>
        </w:tc>
        <w:tc>
          <w:tcPr>
            <w:tcW w:w="3519" w:type="dxa"/>
            <w:hideMark/>
          </w:tcPr>
          <w:p w14:paraId="71FA403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E2F7D">
              <w:rPr>
                <w:rFonts w:cs="Calibri"/>
                <w:sz w:val="16"/>
                <w:szCs w:val="16"/>
              </w:rPr>
              <w:t>The report includes the name, address, and telephone number of the owner and the owner's authorized representative.</w:t>
            </w:r>
          </w:p>
        </w:tc>
        <w:tc>
          <w:tcPr>
            <w:tcW w:w="1683" w:type="dxa"/>
            <w:hideMark/>
          </w:tcPr>
          <w:p w14:paraId="31B177D2" w14:textId="1B3097AC"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6936E9A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F722934" w14:textId="77777777" w:rsidR="007B00E9" w:rsidRPr="00EE2F7D" w:rsidRDefault="007B00E9" w:rsidP="002D5961">
            <w:pPr>
              <w:spacing w:after="160" w:line="278" w:lineRule="auto"/>
              <w:rPr>
                <w:rFonts w:cs="Calibri"/>
                <w:sz w:val="16"/>
                <w:szCs w:val="16"/>
              </w:rPr>
            </w:pPr>
          </w:p>
        </w:tc>
        <w:tc>
          <w:tcPr>
            <w:tcW w:w="3519" w:type="dxa"/>
            <w:hideMark/>
          </w:tcPr>
          <w:p w14:paraId="39A3996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E2F7D">
              <w:rPr>
                <w:rFonts w:cs="Calibri"/>
                <w:sz w:val="16"/>
                <w:szCs w:val="16"/>
              </w:rPr>
              <w:t>The named authorized representative or position has the authority to sign contracts relating to this project.</w:t>
            </w:r>
          </w:p>
        </w:tc>
        <w:tc>
          <w:tcPr>
            <w:tcW w:w="1683" w:type="dxa"/>
            <w:hideMark/>
          </w:tcPr>
          <w:p w14:paraId="47141A04" w14:textId="51620B7B" w:rsidR="007B00E9" w:rsidRPr="00EE2F7D" w:rsidRDefault="000F7DDF" w:rsidP="000F7DDF">
            <w:pPr>
              <w:spacing w:after="160" w:line="278" w:lineRule="auto"/>
              <w:jc w:val="center"/>
              <w:cnfStyle w:val="000000000000" w:firstRow="0" w:lastRow="0" w:firstColumn="0" w:lastColumn="0" w:oddVBand="0" w:evenVBand="0" w:oddHBand="0"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4EFFC1C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AADF86A" w14:textId="77777777" w:rsidR="007B00E9" w:rsidRPr="00EE2F7D" w:rsidRDefault="007B00E9" w:rsidP="002D5961">
            <w:pPr>
              <w:spacing w:after="160" w:line="278" w:lineRule="auto"/>
              <w:rPr>
                <w:rFonts w:cs="Calibri"/>
                <w:sz w:val="16"/>
                <w:szCs w:val="16"/>
              </w:rPr>
            </w:pPr>
          </w:p>
        </w:tc>
        <w:tc>
          <w:tcPr>
            <w:tcW w:w="3519" w:type="dxa"/>
            <w:hideMark/>
          </w:tcPr>
          <w:p w14:paraId="7F1FF16A" w14:textId="395F5456"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r w:rsidRPr="00EE2F7D">
              <w:rPr>
                <w:rFonts w:cs="Calibri"/>
                <w:sz w:val="16"/>
                <w:szCs w:val="16"/>
              </w:rPr>
              <w:t xml:space="preserve">A specific project contact person other than the legal representative is identified. </w:t>
            </w:r>
          </w:p>
        </w:tc>
        <w:tc>
          <w:tcPr>
            <w:tcW w:w="1683" w:type="dxa"/>
            <w:hideMark/>
          </w:tcPr>
          <w:p w14:paraId="73BA5946" w14:textId="5E49E73F" w:rsidR="007B00E9" w:rsidRPr="00EE2F7D" w:rsidRDefault="000F7DDF" w:rsidP="000F7DDF">
            <w:pPr>
              <w:spacing w:after="160" w:line="278" w:lineRule="auto"/>
              <w:jc w:val="center"/>
              <w:cnfStyle w:val="000000100000" w:firstRow="0" w:lastRow="0" w:firstColumn="0" w:lastColumn="0" w:oddVBand="0" w:evenVBand="0" w:oddHBand="1" w:evenHBand="0" w:firstRowFirstColumn="0" w:firstRowLastColumn="0" w:lastRowFirstColumn="0" w:lastRowLastColumn="0"/>
              <w:rPr>
                <w:rFonts w:cs="Calibri"/>
                <w:sz w:val="16"/>
                <w:szCs w:val="16"/>
              </w:rPr>
            </w:pPr>
            <w:r>
              <w:rPr>
                <w:rFonts w:cs="Calibri"/>
                <w:sz w:val="16"/>
                <w:szCs w:val="16"/>
              </w:rPr>
              <w:t>Section 1.2</w:t>
            </w:r>
          </w:p>
        </w:tc>
      </w:tr>
      <w:tr w:rsidR="007B00E9" w:rsidRPr="00EE2F7D" w14:paraId="165DCDC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4B99FC6" w14:textId="77777777" w:rsidR="007B00E9" w:rsidRPr="00EE2F7D" w:rsidRDefault="007B00E9" w:rsidP="002D5961">
            <w:pPr>
              <w:spacing w:after="160" w:line="278" w:lineRule="auto"/>
              <w:rPr>
                <w:rFonts w:cs="Calibri"/>
                <w:sz w:val="16"/>
                <w:szCs w:val="16"/>
              </w:rPr>
            </w:pPr>
            <w:r w:rsidRPr="00EE2F7D">
              <w:rPr>
                <w:rFonts w:cs="Calibri"/>
                <w:sz w:val="16"/>
                <w:szCs w:val="16"/>
              </w:rPr>
              <w:t>(b) A project description including a location map and a map of the present and proposed service area.</w:t>
            </w:r>
          </w:p>
        </w:tc>
        <w:tc>
          <w:tcPr>
            <w:tcW w:w="3519" w:type="dxa"/>
            <w:hideMark/>
          </w:tcPr>
          <w:p w14:paraId="2033366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rPr>
              <w:t>The project description includes the “where, what, and why” of the report and documents the need for the proposed project.</w:t>
            </w:r>
          </w:p>
        </w:tc>
        <w:tc>
          <w:tcPr>
            <w:tcW w:w="1683" w:type="dxa"/>
            <w:hideMark/>
          </w:tcPr>
          <w:p w14:paraId="1569C95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A46D3E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7ABDD21" w14:textId="77777777" w:rsidR="007B00E9" w:rsidRPr="00EE2F7D" w:rsidRDefault="007B00E9" w:rsidP="002D5961">
            <w:pPr>
              <w:spacing w:after="160" w:line="278" w:lineRule="auto"/>
              <w:rPr>
                <w:rFonts w:cs="Calibri"/>
                <w:sz w:val="16"/>
                <w:szCs w:val="16"/>
              </w:rPr>
            </w:pPr>
          </w:p>
        </w:tc>
        <w:tc>
          <w:tcPr>
            <w:tcW w:w="3519" w:type="dxa"/>
            <w:hideMark/>
          </w:tcPr>
          <w:p w14:paraId="074EF7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Planning information established in the approved general sewer plan is </w:t>
            </w:r>
            <w:proofErr w:type="gramStart"/>
            <w:r w:rsidRPr="00EE2F7D">
              <w:rPr>
                <w:rFonts w:cs="Calibri"/>
                <w:sz w:val="16"/>
                <w:szCs w:val="16"/>
                <w:highlight w:val="yellow"/>
              </w:rPr>
              <w:t>referenced, and</w:t>
            </w:r>
            <w:proofErr w:type="gramEnd"/>
            <w:r w:rsidRPr="00EE2F7D">
              <w:rPr>
                <w:rFonts w:cs="Calibri"/>
                <w:sz w:val="16"/>
                <w:szCs w:val="16"/>
                <w:highlight w:val="yellow"/>
              </w:rPr>
              <w:t xml:space="preserve"> </w:t>
            </w:r>
            <w:r w:rsidRPr="00EE2F7D">
              <w:rPr>
                <w:rFonts w:cs="Calibri"/>
                <w:sz w:val="16"/>
                <w:szCs w:val="16"/>
                <w:highlight w:val="yellow"/>
              </w:rPr>
              <w:lastRenderedPageBreak/>
              <w:t>supplemented or updated as necessary to support the project-specific decisions.</w:t>
            </w:r>
          </w:p>
        </w:tc>
        <w:tc>
          <w:tcPr>
            <w:tcW w:w="1683" w:type="dxa"/>
            <w:hideMark/>
          </w:tcPr>
          <w:p w14:paraId="6B19726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A1B2BA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A3D0457" w14:textId="77777777" w:rsidR="007B00E9" w:rsidRPr="00EE2F7D" w:rsidRDefault="007B00E9" w:rsidP="002D5961">
            <w:pPr>
              <w:spacing w:after="160" w:line="278" w:lineRule="auto"/>
              <w:rPr>
                <w:rFonts w:cs="Calibri"/>
                <w:sz w:val="16"/>
                <w:szCs w:val="16"/>
              </w:rPr>
            </w:pPr>
          </w:p>
        </w:tc>
        <w:tc>
          <w:tcPr>
            <w:tcW w:w="3519" w:type="dxa"/>
            <w:hideMark/>
          </w:tcPr>
          <w:p w14:paraId="31DC3DE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location map of the project area is included.</w:t>
            </w:r>
          </w:p>
        </w:tc>
        <w:tc>
          <w:tcPr>
            <w:tcW w:w="1683" w:type="dxa"/>
            <w:hideMark/>
          </w:tcPr>
          <w:p w14:paraId="3CA752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928E45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F67AFF0" w14:textId="77777777" w:rsidR="007B00E9" w:rsidRPr="00EE2F7D" w:rsidRDefault="007B00E9" w:rsidP="002D5961">
            <w:pPr>
              <w:spacing w:after="160" w:line="278" w:lineRule="auto"/>
              <w:rPr>
                <w:rFonts w:cs="Calibri"/>
                <w:sz w:val="16"/>
                <w:szCs w:val="16"/>
              </w:rPr>
            </w:pPr>
          </w:p>
        </w:tc>
        <w:tc>
          <w:tcPr>
            <w:tcW w:w="3519" w:type="dxa"/>
            <w:hideMark/>
          </w:tcPr>
          <w:p w14:paraId="47D5829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map showing the current and proposed sewer service areas is included.</w:t>
            </w:r>
          </w:p>
        </w:tc>
        <w:tc>
          <w:tcPr>
            <w:tcW w:w="1683" w:type="dxa"/>
            <w:hideMark/>
          </w:tcPr>
          <w:p w14:paraId="4BADE4A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317F4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0CD582A" w14:textId="77777777" w:rsidR="007B00E9" w:rsidRPr="00EE2F7D" w:rsidRDefault="007B00E9" w:rsidP="002D5961">
            <w:pPr>
              <w:spacing w:after="160" w:line="278" w:lineRule="auto"/>
              <w:rPr>
                <w:rFonts w:cs="Calibri"/>
                <w:sz w:val="16"/>
                <w:szCs w:val="16"/>
              </w:rPr>
            </w:pPr>
          </w:p>
        </w:tc>
        <w:tc>
          <w:tcPr>
            <w:tcW w:w="3519" w:type="dxa"/>
            <w:hideMark/>
          </w:tcPr>
          <w:p w14:paraId="40BC2CA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At least one map is scaled to show the complete, current, and proposed service areas along with the relationship of this service area to adjacent service areas.</w:t>
            </w:r>
          </w:p>
        </w:tc>
        <w:tc>
          <w:tcPr>
            <w:tcW w:w="1683" w:type="dxa"/>
            <w:hideMark/>
          </w:tcPr>
          <w:p w14:paraId="56DFE3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11DF18"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3EC1BDD" w14:textId="77777777" w:rsidR="007B00E9" w:rsidRPr="00EE2F7D" w:rsidRDefault="007B00E9" w:rsidP="002D5961">
            <w:pPr>
              <w:spacing w:after="160" w:line="278" w:lineRule="auto"/>
              <w:rPr>
                <w:rFonts w:cs="Calibri"/>
                <w:sz w:val="16"/>
                <w:szCs w:val="16"/>
              </w:rPr>
            </w:pPr>
          </w:p>
        </w:tc>
        <w:tc>
          <w:tcPr>
            <w:tcW w:w="3519" w:type="dxa"/>
            <w:hideMark/>
          </w:tcPr>
          <w:p w14:paraId="63F59DB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map showing the existing collection system changes and proposed locations of land applications </w:t>
            </w:r>
            <w:proofErr w:type="gramStart"/>
            <w:r w:rsidRPr="00EE2F7D">
              <w:rPr>
                <w:rFonts w:cs="Calibri"/>
                <w:sz w:val="16"/>
                <w:szCs w:val="16"/>
                <w:highlight w:val="yellow"/>
              </w:rPr>
              <w:t>of</w:t>
            </w:r>
            <w:proofErr w:type="gramEnd"/>
            <w:r w:rsidRPr="00EE2F7D">
              <w:rPr>
                <w:rFonts w:cs="Calibri"/>
                <w:sz w:val="16"/>
                <w:szCs w:val="16"/>
                <w:highlight w:val="yellow"/>
              </w:rPr>
              <w:t xml:space="preserve"> wastewater is included. (If applicable)</w:t>
            </w:r>
          </w:p>
        </w:tc>
        <w:tc>
          <w:tcPr>
            <w:tcW w:w="1683" w:type="dxa"/>
            <w:hideMark/>
          </w:tcPr>
          <w:p w14:paraId="4095C77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513995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1A884C5" w14:textId="77777777" w:rsidR="007B00E9" w:rsidRPr="00EE2F7D" w:rsidRDefault="007B00E9" w:rsidP="002D5961">
            <w:pPr>
              <w:spacing w:after="160" w:line="278" w:lineRule="auto"/>
              <w:rPr>
                <w:rFonts w:cs="Calibri"/>
                <w:sz w:val="16"/>
                <w:szCs w:val="16"/>
              </w:rPr>
            </w:pPr>
          </w:p>
        </w:tc>
        <w:tc>
          <w:tcPr>
            <w:tcW w:w="3519" w:type="dxa"/>
            <w:hideMark/>
          </w:tcPr>
          <w:p w14:paraId="78FA465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r w:rsidRPr="00EE2F7D">
              <w:rPr>
                <w:rFonts w:cs="Calibri"/>
                <w:sz w:val="16"/>
                <w:szCs w:val="16"/>
              </w:rPr>
              <w:t xml:space="preserve">Office of Financial Management (OFM) or other population data for the service area for at least the last two decades </w:t>
            </w:r>
            <w:proofErr w:type="gramStart"/>
            <w:r w:rsidRPr="00EE2F7D">
              <w:rPr>
                <w:rFonts w:cs="Calibri"/>
                <w:sz w:val="16"/>
                <w:szCs w:val="16"/>
              </w:rPr>
              <w:t>is</w:t>
            </w:r>
            <w:proofErr w:type="gramEnd"/>
            <w:r w:rsidRPr="00EE2F7D">
              <w:rPr>
                <w:rFonts w:cs="Calibri"/>
                <w:sz w:val="16"/>
                <w:szCs w:val="16"/>
              </w:rPr>
              <w:t xml:space="preserve"> provided (if available).</w:t>
            </w:r>
          </w:p>
        </w:tc>
        <w:tc>
          <w:tcPr>
            <w:tcW w:w="1683" w:type="dxa"/>
            <w:hideMark/>
          </w:tcPr>
          <w:p w14:paraId="70AFD88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BAB4A8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BEEDC8C" w14:textId="77777777" w:rsidR="007B00E9" w:rsidRPr="00EE2F7D" w:rsidRDefault="007B00E9" w:rsidP="002D5961">
            <w:pPr>
              <w:spacing w:after="160" w:line="278" w:lineRule="auto"/>
              <w:rPr>
                <w:rFonts w:cs="Calibri"/>
                <w:sz w:val="16"/>
                <w:szCs w:val="16"/>
              </w:rPr>
            </w:pPr>
          </w:p>
        </w:tc>
        <w:tc>
          <w:tcPr>
            <w:tcW w:w="3519" w:type="dxa"/>
            <w:hideMark/>
          </w:tcPr>
          <w:p w14:paraId="158FD2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rPr>
              <w:t>Population projections for the project planning area and concentrated growth areas for the project design period are included.</w:t>
            </w:r>
          </w:p>
        </w:tc>
        <w:tc>
          <w:tcPr>
            <w:tcW w:w="1683" w:type="dxa"/>
            <w:hideMark/>
          </w:tcPr>
          <w:p w14:paraId="642CF47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AB495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556F9F4" w14:textId="77777777" w:rsidR="007B00E9" w:rsidRPr="00EE2F7D" w:rsidRDefault="007B00E9" w:rsidP="002D5961">
            <w:pPr>
              <w:spacing w:after="160" w:line="278" w:lineRule="auto"/>
              <w:rPr>
                <w:rFonts w:cs="Calibri"/>
                <w:sz w:val="16"/>
                <w:szCs w:val="16"/>
              </w:rPr>
            </w:pPr>
          </w:p>
        </w:tc>
        <w:tc>
          <w:tcPr>
            <w:tcW w:w="3519" w:type="dxa"/>
            <w:hideMark/>
          </w:tcPr>
          <w:p w14:paraId="54BFE87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Population projections are based on historical records cited in the approved general sewer plan and are consistent with data from appropriate local land use planning agencies.</w:t>
            </w:r>
          </w:p>
        </w:tc>
        <w:tc>
          <w:tcPr>
            <w:tcW w:w="1683" w:type="dxa"/>
            <w:hideMark/>
          </w:tcPr>
          <w:p w14:paraId="5D3F76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194D08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4293365"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(c) A statement of the present and expected future quantity and quality of wastewater, including any industrial </w:t>
            </w:r>
            <w:proofErr w:type="gramStart"/>
            <w:r w:rsidRPr="00EE2F7D">
              <w:rPr>
                <w:rFonts w:cs="Calibri"/>
                <w:sz w:val="16"/>
                <w:szCs w:val="16"/>
              </w:rPr>
              <w:t>wastes</w:t>
            </w:r>
            <w:proofErr w:type="gramEnd"/>
            <w:r w:rsidRPr="00EE2F7D">
              <w:rPr>
                <w:rFonts w:cs="Calibri"/>
                <w:sz w:val="16"/>
                <w:szCs w:val="16"/>
              </w:rPr>
              <w:t xml:space="preserve"> which may be present or expected in the sewer system.</w:t>
            </w:r>
          </w:p>
        </w:tc>
        <w:tc>
          <w:tcPr>
            <w:tcW w:w="3519" w:type="dxa"/>
            <w:hideMark/>
          </w:tcPr>
          <w:p w14:paraId="4BA58AA6" w14:textId="1830E4BA"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rPr>
              <w:t>The analysis of current conditions includes characterization of waste loading</w:t>
            </w:r>
            <w:r w:rsidR="0003208D" w:rsidRPr="0003208D">
              <w:rPr>
                <w:rFonts w:cs="Calibri"/>
                <w:sz w:val="16"/>
                <w:szCs w:val="16"/>
              </w:rPr>
              <w:t>.</w:t>
            </w:r>
          </w:p>
        </w:tc>
        <w:tc>
          <w:tcPr>
            <w:tcW w:w="1683" w:type="dxa"/>
            <w:hideMark/>
          </w:tcPr>
          <w:p w14:paraId="237D864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4DE83D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51054C8" w14:textId="77777777" w:rsidR="007B00E9" w:rsidRPr="00EE2F7D" w:rsidRDefault="007B00E9" w:rsidP="002D5961">
            <w:pPr>
              <w:spacing w:after="160" w:line="278" w:lineRule="auto"/>
              <w:rPr>
                <w:rFonts w:cs="Calibri"/>
                <w:sz w:val="16"/>
                <w:szCs w:val="16"/>
              </w:rPr>
            </w:pPr>
          </w:p>
        </w:tc>
        <w:tc>
          <w:tcPr>
            <w:tcW w:w="3519" w:type="dxa"/>
            <w:hideMark/>
          </w:tcPr>
          <w:p w14:paraId="3E916E0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constituents that may have a detrimental impact on proposed unit processes are identified and discussed.</w:t>
            </w:r>
          </w:p>
        </w:tc>
        <w:tc>
          <w:tcPr>
            <w:tcW w:w="1683" w:type="dxa"/>
            <w:hideMark/>
          </w:tcPr>
          <w:p w14:paraId="08EC1B4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5EC71C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740F1E" w14:textId="77777777" w:rsidR="007B00E9" w:rsidRPr="00EE2F7D" w:rsidRDefault="007B00E9" w:rsidP="002D5961">
            <w:pPr>
              <w:spacing w:after="160" w:line="278" w:lineRule="auto"/>
              <w:rPr>
                <w:rFonts w:cs="Calibri"/>
                <w:sz w:val="16"/>
                <w:szCs w:val="16"/>
              </w:rPr>
            </w:pPr>
          </w:p>
        </w:tc>
        <w:tc>
          <w:tcPr>
            <w:tcW w:w="3519" w:type="dxa"/>
            <w:hideMark/>
          </w:tcPr>
          <w:p w14:paraId="4A74C71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distribution of wastewater sources (domestic, commercial, industrial) is included, ideally expressed as percentages.</w:t>
            </w:r>
          </w:p>
        </w:tc>
        <w:tc>
          <w:tcPr>
            <w:tcW w:w="1683" w:type="dxa"/>
            <w:hideMark/>
          </w:tcPr>
          <w:p w14:paraId="03E8680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701F9B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D665FD" w14:textId="77777777" w:rsidR="007B00E9" w:rsidRPr="00EE2F7D" w:rsidRDefault="007B00E9" w:rsidP="002D5961">
            <w:pPr>
              <w:spacing w:after="160" w:line="278" w:lineRule="auto"/>
              <w:rPr>
                <w:rFonts w:cs="Calibri"/>
                <w:sz w:val="16"/>
                <w:szCs w:val="16"/>
              </w:rPr>
            </w:pPr>
          </w:p>
        </w:tc>
        <w:tc>
          <w:tcPr>
            <w:tcW w:w="3519" w:type="dxa"/>
            <w:hideMark/>
          </w:tcPr>
          <w:p w14:paraId="6E1394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Characteristics of industrial discharges and any pretreatment requirements are discussed. (If applicable)</w:t>
            </w:r>
          </w:p>
        </w:tc>
        <w:tc>
          <w:tcPr>
            <w:tcW w:w="1683" w:type="dxa"/>
            <w:hideMark/>
          </w:tcPr>
          <w:p w14:paraId="7CB92D0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CC11DE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1D65107" w14:textId="77777777" w:rsidR="007B00E9" w:rsidRPr="00EE2F7D" w:rsidRDefault="007B00E9" w:rsidP="002D5961">
            <w:pPr>
              <w:spacing w:after="160" w:line="278" w:lineRule="auto"/>
              <w:rPr>
                <w:rFonts w:cs="Calibri"/>
                <w:sz w:val="16"/>
                <w:szCs w:val="16"/>
              </w:rPr>
            </w:pPr>
          </w:p>
        </w:tc>
        <w:tc>
          <w:tcPr>
            <w:tcW w:w="3519" w:type="dxa"/>
            <w:hideMark/>
          </w:tcPr>
          <w:p w14:paraId="25EF481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Current I/I </w:t>
            </w:r>
            <w:proofErr w:type="gramStart"/>
            <w:r w:rsidRPr="00EE2F7D">
              <w:rPr>
                <w:rFonts w:cs="Calibri"/>
                <w:sz w:val="16"/>
                <w:szCs w:val="16"/>
                <w:highlight w:val="yellow"/>
              </w:rPr>
              <w:t>flows</w:t>
            </w:r>
            <w:proofErr w:type="gramEnd"/>
            <w:r w:rsidRPr="00EE2F7D">
              <w:rPr>
                <w:rFonts w:cs="Calibri"/>
                <w:sz w:val="16"/>
                <w:szCs w:val="16"/>
                <w:highlight w:val="yellow"/>
              </w:rPr>
              <w:t xml:space="preserve"> are included.</w:t>
            </w:r>
          </w:p>
        </w:tc>
        <w:tc>
          <w:tcPr>
            <w:tcW w:w="1683" w:type="dxa"/>
            <w:hideMark/>
          </w:tcPr>
          <w:p w14:paraId="63E1E95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42F599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A4C6FD" w14:textId="77777777" w:rsidR="007B00E9" w:rsidRPr="00EE2F7D" w:rsidRDefault="007B00E9" w:rsidP="002D5961">
            <w:pPr>
              <w:spacing w:after="160" w:line="278" w:lineRule="auto"/>
              <w:rPr>
                <w:rFonts w:cs="Calibri"/>
                <w:sz w:val="16"/>
                <w:szCs w:val="16"/>
              </w:rPr>
            </w:pPr>
          </w:p>
        </w:tc>
        <w:tc>
          <w:tcPr>
            <w:tcW w:w="3519" w:type="dxa"/>
            <w:hideMark/>
          </w:tcPr>
          <w:p w14:paraId="1772A7D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Flows received from combined sewers are included and assessed. (If applicable)</w:t>
            </w:r>
          </w:p>
        </w:tc>
        <w:tc>
          <w:tcPr>
            <w:tcW w:w="1683" w:type="dxa"/>
            <w:hideMark/>
          </w:tcPr>
          <w:p w14:paraId="6E0E430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F0010D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78C9FBE" w14:textId="77777777" w:rsidR="007B00E9" w:rsidRPr="00EE2F7D" w:rsidRDefault="007B00E9" w:rsidP="002D5961">
            <w:pPr>
              <w:spacing w:after="160" w:line="278" w:lineRule="auto"/>
              <w:rPr>
                <w:rFonts w:cs="Calibri"/>
                <w:sz w:val="16"/>
                <w:szCs w:val="16"/>
              </w:rPr>
            </w:pPr>
          </w:p>
        </w:tc>
        <w:tc>
          <w:tcPr>
            <w:tcW w:w="3519" w:type="dxa"/>
            <w:hideMark/>
          </w:tcPr>
          <w:p w14:paraId="08D9041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 assessment of diurnal flow and loading variations is included.</w:t>
            </w:r>
          </w:p>
        </w:tc>
        <w:tc>
          <w:tcPr>
            <w:tcW w:w="1683" w:type="dxa"/>
            <w:hideMark/>
          </w:tcPr>
          <w:p w14:paraId="171DD8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CBA289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093B0AB" w14:textId="77777777" w:rsidR="007B00E9" w:rsidRPr="00EE2F7D" w:rsidRDefault="007B00E9" w:rsidP="002D5961">
            <w:pPr>
              <w:spacing w:after="160" w:line="278" w:lineRule="auto"/>
              <w:rPr>
                <w:rFonts w:cs="Calibri"/>
                <w:sz w:val="16"/>
                <w:szCs w:val="16"/>
              </w:rPr>
            </w:pPr>
          </w:p>
        </w:tc>
        <w:tc>
          <w:tcPr>
            <w:tcW w:w="3519" w:type="dxa"/>
            <w:hideMark/>
          </w:tcPr>
          <w:p w14:paraId="6CED8DE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 assessment of seasonal load and flow variations is included.</w:t>
            </w:r>
          </w:p>
        </w:tc>
        <w:tc>
          <w:tcPr>
            <w:tcW w:w="1683" w:type="dxa"/>
            <w:hideMark/>
          </w:tcPr>
          <w:p w14:paraId="440AC87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49A277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CB3359E" w14:textId="77777777" w:rsidR="007B00E9" w:rsidRPr="00EE2F7D" w:rsidRDefault="007B00E9" w:rsidP="002D5961">
            <w:pPr>
              <w:spacing w:after="160" w:line="278" w:lineRule="auto"/>
              <w:rPr>
                <w:rFonts w:cs="Calibri"/>
                <w:sz w:val="16"/>
                <w:szCs w:val="16"/>
              </w:rPr>
            </w:pPr>
          </w:p>
        </w:tc>
        <w:tc>
          <w:tcPr>
            <w:tcW w:w="3519" w:type="dxa"/>
            <w:hideMark/>
          </w:tcPr>
          <w:p w14:paraId="421CBA7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includes at least one full year of current wastewater flow and loading data to justify appropriate design parameters.</w:t>
            </w:r>
          </w:p>
        </w:tc>
        <w:tc>
          <w:tcPr>
            <w:tcW w:w="1683" w:type="dxa"/>
            <w:hideMark/>
          </w:tcPr>
          <w:p w14:paraId="5229B1E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887FFF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E9879A" w14:textId="77777777" w:rsidR="007B00E9" w:rsidRPr="00EE2F7D" w:rsidRDefault="007B00E9" w:rsidP="002D5961">
            <w:pPr>
              <w:spacing w:after="160" w:line="278" w:lineRule="auto"/>
              <w:rPr>
                <w:rFonts w:cs="Calibri"/>
                <w:sz w:val="16"/>
                <w:szCs w:val="16"/>
              </w:rPr>
            </w:pPr>
          </w:p>
        </w:tc>
        <w:tc>
          <w:tcPr>
            <w:tcW w:w="3519" w:type="dxa"/>
            <w:hideMark/>
          </w:tcPr>
          <w:p w14:paraId="42040AB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analyzed data includes sufficient detail to demonstrate the degree of flow and loading variability experienced.</w:t>
            </w:r>
          </w:p>
        </w:tc>
        <w:tc>
          <w:tcPr>
            <w:tcW w:w="1683" w:type="dxa"/>
            <w:hideMark/>
          </w:tcPr>
          <w:p w14:paraId="1853239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00F5C8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4745AFD" w14:textId="77777777" w:rsidR="007B00E9" w:rsidRPr="00EE2F7D" w:rsidRDefault="007B00E9" w:rsidP="002D5961">
            <w:pPr>
              <w:spacing w:after="160" w:line="278" w:lineRule="auto"/>
              <w:rPr>
                <w:rFonts w:cs="Calibri"/>
                <w:sz w:val="16"/>
                <w:szCs w:val="16"/>
              </w:rPr>
            </w:pPr>
          </w:p>
        </w:tc>
        <w:tc>
          <w:tcPr>
            <w:tcW w:w="3519" w:type="dxa"/>
            <w:hideMark/>
          </w:tcPr>
          <w:p w14:paraId="1ED359B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 of influent and effluent sampling and the type of samples taken are identified.</w:t>
            </w:r>
          </w:p>
        </w:tc>
        <w:tc>
          <w:tcPr>
            <w:tcW w:w="1683" w:type="dxa"/>
            <w:hideMark/>
          </w:tcPr>
          <w:p w14:paraId="272C0D8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46A19C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5D0C71" w14:textId="77777777" w:rsidR="007B00E9" w:rsidRPr="00EE2F7D" w:rsidRDefault="007B00E9" w:rsidP="002D5961">
            <w:pPr>
              <w:spacing w:after="160" w:line="278" w:lineRule="auto"/>
              <w:rPr>
                <w:rFonts w:cs="Calibri"/>
                <w:sz w:val="16"/>
                <w:szCs w:val="16"/>
              </w:rPr>
            </w:pPr>
          </w:p>
        </w:tc>
        <w:tc>
          <w:tcPr>
            <w:tcW w:w="3519" w:type="dxa"/>
            <w:hideMark/>
          </w:tcPr>
          <w:p w14:paraId="34B338B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locations of treatment process return streams are identified.</w:t>
            </w:r>
          </w:p>
        </w:tc>
        <w:tc>
          <w:tcPr>
            <w:tcW w:w="1683" w:type="dxa"/>
            <w:hideMark/>
          </w:tcPr>
          <w:p w14:paraId="19B874E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143383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56C19A0" w14:textId="77777777" w:rsidR="007B00E9" w:rsidRPr="00EE2F7D" w:rsidRDefault="007B00E9" w:rsidP="002D5961">
            <w:pPr>
              <w:spacing w:after="160" w:line="278" w:lineRule="auto"/>
              <w:rPr>
                <w:rFonts w:cs="Calibri"/>
                <w:sz w:val="16"/>
                <w:szCs w:val="16"/>
              </w:rPr>
            </w:pPr>
          </w:p>
        </w:tc>
        <w:tc>
          <w:tcPr>
            <w:tcW w:w="3519" w:type="dxa"/>
            <w:hideMark/>
          </w:tcPr>
          <w:p w14:paraId="1F1FCE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relies on credible and accurate data using laboratory data from an Ecology-accredited laboratory and flow data from meters with a documented history of proper calibration.</w:t>
            </w:r>
          </w:p>
        </w:tc>
        <w:tc>
          <w:tcPr>
            <w:tcW w:w="1683" w:type="dxa"/>
            <w:hideMark/>
          </w:tcPr>
          <w:p w14:paraId="1E3E90B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FEBD36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AD161FC" w14:textId="77777777" w:rsidR="007B00E9" w:rsidRPr="00EE2F7D" w:rsidRDefault="007B00E9" w:rsidP="002D5961">
            <w:pPr>
              <w:spacing w:after="160" w:line="278" w:lineRule="auto"/>
              <w:rPr>
                <w:rFonts w:cs="Calibri"/>
                <w:sz w:val="16"/>
                <w:szCs w:val="16"/>
              </w:rPr>
            </w:pPr>
          </w:p>
        </w:tc>
        <w:tc>
          <w:tcPr>
            <w:tcW w:w="3519" w:type="dxa"/>
            <w:hideMark/>
          </w:tcPr>
          <w:p w14:paraId="7DA8FAF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(normally 20 years) waste load and sources of wastewater are estimated.</w:t>
            </w:r>
          </w:p>
        </w:tc>
        <w:tc>
          <w:tcPr>
            <w:tcW w:w="1683" w:type="dxa"/>
            <w:hideMark/>
          </w:tcPr>
          <w:p w14:paraId="692BC9D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F938B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5196E55" w14:textId="77777777" w:rsidR="007B00E9" w:rsidRPr="00EE2F7D" w:rsidRDefault="007B00E9" w:rsidP="002D5961">
            <w:pPr>
              <w:spacing w:after="160" w:line="278" w:lineRule="auto"/>
              <w:rPr>
                <w:rFonts w:cs="Calibri"/>
                <w:sz w:val="16"/>
                <w:szCs w:val="16"/>
              </w:rPr>
            </w:pPr>
          </w:p>
        </w:tc>
        <w:tc>
          <w:tcPr>
            <w:tcW w:w="3519" w:type="dxa"/>
            <w:hideMark/>
          </w:tcPr>
          <w:p w14:paraId="5BAA85E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are based on present conditions and expected future conditions accounting for zoning patterns, council of government’s population forecasts, historical population trends, existing industrial users, and anticipated future sources.</w:t>
            </w:r>
          </w:p>
        </w:tc>
        <w:tc>
          <w:tcPr>
            <w:tcW w:w="1683" w:type="dxa"/>
            <w:hideMark/>
          </w:tcPr>
          <w:p w14:paraId="1AE13D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4413E6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D02AA56" w14:textId="77777777" w:rsidR="007B00E9" w:rsidRPr="00EE2F7D" w:rsidRDefault="007B00E9" w:rsidP="002D5961">
            <w:pPr>
              <w:spacing w:after="160" w:line="278" w:lineRule="auto"/>
              <w:rPr>
                <w:rFonts w:cs="Calibri"/>
                <w:sz w:val="16"/>
                <w:szCs w:val="16"/>
              </w:rPr>
            </w:pPr>
          </w:p>
        </w:tc>
        <w:tc>
          <w:tcPr>
            <w:tcW w:w="3519" w:type="dxa"/>
            <w:hideMark/>
          </w:tcPr>
          <w:p w14:paraId="1A4D92D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account for the anticipated impacts of existing or planned water conservation measures on future sewer service, considering potential increased waste load concentrations and per capita flow.</w:t>
            </w:r>
          </w:p>
        </w:tc>
        <w:tc>
          <w:tcPr>
            <w:tcW w:w="1683" w:type="dxa"/>
            <w:hideMark/>
          </w:tcPr>
          <w:p w14:paraId="25CAE85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02B102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604EB77" w14:textId="77777777" w:rsidR="007B00E9" w:rsidRPr="00EE2F7D" w:rsidRDefault="007B00E9" w:rsidP="002D5961">
            <w:pPr>
              <w:spacing w:after="160" w:line="278" w:lineRule="auto"/>
              <w:rPr>
                <w:rFonts w:cs="Calibri"/>
                <w:sz w:val="16"/>
                <w:szCs w:val="16"/>
              </w:rPr>
            </w:pPr>
          </w:p>
        </w:tc>
        <w:tc>
          <w:tcPr>
            <w:tcW w:w="3519" w:type="dxa"/>
            <w:hideMark/>
          </w:tcPr>
          <w:p w14:paraId="05C9DE1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Future estimates account for the impact climate change may have on unmitigated I/I flows.</w:t>
            </w:r>
          </w:p>
        </w:tc>
        <w:tc>
          <w:tcPr>
            <w:tcW w:w="1683" w:type="dxa"/>
            <w:hideMark/>
          </w:tcPr>
          <w:p w14:paraId="374228F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13ED7A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F189D3D" w14:textId="77777777" w:rsidR="007B00E9" w:rsidRPr="00EE2F7D" w:rsidRDefault="007B00E9" w:rsidP="002D5961">
            <w:pPr>
              <w:spacing w:after="160" w:line="278" w:lineRule="auto"/>
              <w:rPr>
                <w:rFonts w:cs="Calibri"/>
                <w:sz w:val="16"/>
                <w:szCs w:val="16"/>
              </w:rPr>
            </w:pPr>
          </w:p>
        </w:tc>
        <w:tc>
          <w:tcPr>
            <w:tcW w:w="3519" w:type="dxa"/>
            <w:hideMark/>
          </w:tcPr>
          <w:p w14:paraId="3E54EF8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facilities receiving flows from combined sewers, the assessment includes how efforts to control CSOs impact anticipated future flows. (If applicable)</w:t>
            </w:r>
          </w:p>
        </w:tc>
        <w:tc>
          <w:tcPr>
            <w:tcW w:w="1683" w:type="dxa"/>
            <w:hideMark/>
          </w:tcPr>
          <w:p w14:paraId="73D1C35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926FE8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E3608D" w14:textId="77777777" w:rsidR="007B00E9" w:rsidRPr="00EE2F7D" w:rsidRDefault="007B00E9" w:rsidP="002D5961">
            <w:pPr>
              <w:spacing w:after="160" w:line="278" w:lineRule="auto"/>
              <w:rPr>
                <w:rFonts w:cs="Calibri"/>
                <w:sz w:val="16"/>
                <w:szCs w:val="16"/>
              </w:rPr>
            </w:pPr>
            <w:r w:rsidRPr="00EE2F7D">
              <w:rPr>
                <w:rFonts w:cs="Calibri"/>
                <w:sz w:val="16"/>
                <w:szCs w:val="16"/>
              </w:rPr>
              <w:t>(d) The degree of treatment required based upon applicable permits and regulations, the receiving water, the amount and strength of wastewater to be treated, and other influencing factors.</w:t>
            </w:r>
          </w:p>
        </w:tc>
        <w:tc>
          <w:tcPr>
            <w:tcW w:w="3519" w:type="dxa"/>
            <w:hideMark/>
          </w:tcPr>
          <w:p w14:paraId="17FC075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copy of the current discharge permit and any compliance orders are included. (If applicable)</w:t>
            </w:r>
          </w:p>
        </w:tc>
        <w:tc>
          <w:tcPr>
            <w:tcW w:w="1683" w:type="dxa"/>
            <w:hideMark/>
          </w:tcPr>
          <w:p w14:paraId="70D2918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80BBD3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FF6A51" w14:textId="77777777" w:rsidR="007B00E9" w:rsidRPr="00EE2F7D" w:rsidRDefault="007B00E9" w:rsidP="002D5961">
            <w:pPr>
              <w:spacing w:after="160" w:line="278" w:lineRule="auto"/>
              <w:rPr>
                <w:rFonts w:cs="Calibri"/>
                <w:sz w:val="16"/>
                <w:szCs w:val="16"/>
              </w:rPr>
            </w:pPr>
          </w:p>
        </w:tc>
        <w:tc>
          <w:tcPr>
            <w:tcW w:w="3519" w:type="dxa"/>
            <w:hideMark/>
          </w:tcPr>
          <w:p w14:paraId="2C9E872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new discharges, requirements reasonably anticipated in a draft permit are included. (If applicable)</w:t>
            </w:r>
          </w:p>
        </w:tc>
        <w:tc>
          <w:tcPr>
            <w:tcW w:w="1683" w:type="dxa"/>
            <w:hideMark/>
          </w:tcPr>
          <w:p w14:paraId="64D91BC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1ED8D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566E6F4" w14:textId="77777777" w:rsidR="007B00E9" w:rsidRPr="00EE2F7D" w:rsidRDefault="007B00E9" w:rsidP="002D5961">
            <w:pPr>
              <w:spacing w:after="160" w:line="278" w:lineRule="auto"/>
              <w:rPr>
                <w:rFonts w:cs="Calibri"/>
                <w:sz w:val="16"/>
                <w:szCs w:val="16"/>
              </w:rPr>
            </w:pPr>
          </w:p>
        </w:tc>
        <w:tc>
          <w:tcPr>
            <w:tcW w:w="3519" w:type="dxa"/>
            <w:hideMark/>
          </w:tcPr>
          <w:p w14:paraId="07B7282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results of Sections 3(e), (h), and (I) are used to estimate the degree of treatment needed to meet conditions of a current or anticipated future permit.</w:t>
            </w:r>
          </w:p>
        </w:tc>
        <w:tc>
          <w:tcPr>
            <w:tcW w:w="1683" w:type="dxa"/>
            <w:hideMark/>
          </w:tcPr>
          <w:p w14:paraId="3BA766C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362661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720700" w14:textId="77777777" w:rsidR="007B00E9" w:rsidRPr="00EE2F7D" w:rsidRDefault="007B00E9" w:rsidP="002D5961">
            <w:pPr>
              <w:spacing w:after="160" w:line="278" w:lineRule="auto"/>
              <w:rPr>
                <w:rFonts w:cs="Calibri"/>
                <w:sz w:val="16"/>
                <w:szCs w:val="16"/>
              </w:rPr>
            </w:pPr>
          </w:p>
        </w:tc>
        <w:tc>
          <w:tcPr>
            <w:tcW w:w="3519" w:type="dxa"/>
            <w:hideMark/>
          </w:tcPr>
          <w:p w14:paraId="638362B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considers the potential for regulatory changes that could require more stringent treatment requirements during the operating life of the facility.</w:t>
            </w:r>
          </w:p>
        </w:tc>
        <w:tc>
          <w:tcPr>
            <w:tcW w:w="1683" w:type="dxa"/>
            <w:hideMark/>
          </w:tcPr>
          <w:p w14:paraId="5926DFB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E58754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0F494E5" w14:textId="77777777" w:rsidR="007B00E9" w:rsidRPr="00EE2F7D" w:rsidRDefault="007B00E9" w:rsidP="002D5961">
            <w:pPr>
              <w:spacing w:after="160" w:line="278" w:lineRule="auto"/>
              <w:rPr>
                <w:rFonts w:cs="Calibri"/>
                <w:sz w:val="16"/>
                <w:szCs w:val="16"/>
              </w:rPr>
            </w:pPr>
          </w:p>
        </w:tc>
        <w:tc>
          <w:tcPr>
            <w:tcW w:w="3519" w:type="dxa"/>
            <w:hideMark/>
          </w:tcPr>
          <w:p w14:paraId="3200E2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confirms whether the level of treatment produces a discharge that complies with applicable water quality criteria in Chapter 173-201A WAC.</w:t>
            </w:r>
          </w:p>
        </w:tc>
        <w:tc>
          <w:tcPr>
            <w:tcW w:w="1683" w:type="dxa"/>
            <w:hideMark/>
          </w:tcPr>
          <w:p w14:paraId="349EE23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837BBD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298DC59" w14:textId="77777777" w:rsidR="007B00E9" w:rsidRPr="00EE2F7D" w:rsidRDefault="007B00E9" w:rsidP="002D5961">
            <w:pPr>
              <w:spacing w:after="160" w:line="278" w:lineRule="auto"/>
              <w:rPr>
                <w:rFonts w:cs="Calibri"/>
                <w:sz w:val="16"/>
                <w:szCs w:val="16"/>
              </w:rPr>
            </w:pPr>
          </w:p>
        </w:tc>
        <w:tc>
          <w:tcPr>
            <w:tcW w:w="3519" w:type="dxa"/>
            <w:hideMark/>
          </w:tcPr>
          <w:p w14:paraId="2D49FFD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conventional pollutants (BOD5, TSS, pH, dissolved oxygen, temperature) is included.</w:t>
            </w:r>
          </w:p>
        </w:tc>
        <w:tc>
          <w:tcPr>
            <w:tcW w:w="1683" w:type="dxa"/>
            <w:hideMark/>
          </w:tcPr>
          <w:p w14:paraId="28ACCCC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78C4C8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D2D0123" w14:textId="77777777" w:rsidR="007B00E9" w:rsidRPr="00EE2F7D" w:rsidRDefault="007B00E9" w:rsidP="002D5961">
            <w:pPr>
              <w:spacing w:after="160" w:line="278" w:lineRule="auto"/>
              <w:rPr>
                <w:rFonts w:cs="Calibri"/>
                <w:sz w:val="16"/>
                <w:szCs w:val="16"/>
              </w:rPr>
            </w:pPr>
          </w:p>
        </w:tc>
        <w:tc>
          <w:tcPr>
            <w:tcW w:w="3519" w:type="dxa"/>
            <w:hideMark/>
          </w:tcPr>
          <w:p w14:paraId="22918F1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pathogens (Enterococci, E. Coli, or Fecal Coliform bacteria) is included.</w:t>
            </w:r>
          </w:p>
        </w:tc>
        <w:tc>
          <w:tcPr>
            <w:tcW w:w="1683" w:type="dxa"/>
            <w:hideMark/>
          </w:tcPr>
          <w:p w14:paraId="3C90BC1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91805A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C604A74" w14:textId="77777777" w:rsidR="007B00E9" w:rsidRPr="00EE2F7D" w:rsidRDefault="007B00E9" w:rsidP="002D5961">
            <w:pPr>
              <w:spacing w:after="160" w:line="278" w:lineRule="auto"/>
              <w:rPr>
                <w:rFonts w:cs="Calibri"/>
                <w:sz w:val="16"/>
                <w:szCs w:val="16"/>
              </w:rPr>
            </w:pPr>
          </w:p>
        </w:tc>
        <w:tc>
          <w:tcPr>
            <w:tcW w:w="3519" w:type="dxa"/>
            <w:hideMark/>
          </w:tcPr>
          <w:p w14:paraId="1515309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municipal WWTPs, an analysis of toxic pollutants commonly present (ammonia, chlorine) is included.</w:t>
            </w:r>
          </w:p>
        </w:tc>
        <w:tc>
          <w:tcPr>
            <w:tcW w:w="1683" w:type="dxa"/>
            <w:hideMark/>
          </w:tcPr>
          <w:p w14:paraId="1409DAB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7EFB22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99EB955" w14:textId="77777777" w:rsidR="007B00E9" w:rsidRPr="00EE2F7D" w:rsidRDefault="007B00E9" w:rsidP="002D5961">
            <w:pPr>
              <w:spacing w:after="160" w:line="278" w:lineRule="auto"/>
              <w:rPr>
                <w:rFonts w:cs="Calibri"/>
                <w:sz w:val="16"/>
                <w:szCs w:val="16"/>
              </w:rPr>
            </w:pPr>
          </w:p>
        </w:tc>
        <w:tc>
          <w:tcPr>
            <w:tcW w:w="3519" w:type="dxa"/>
            <w:hideMark/>
          </w:tcPr>
          <w:p w14:paraId="2938B28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 evaluation of the effects of industrial discharges on final effluent quality and potential for toxic materials to pass through is included. (If applicable)</w:t>
            </w:r>
          </w:p>
        </w:tc>
        <w:tc>
          <w:tcPr>
            <w:tcW w:w="1683" w:type="dxa"/>
            <w:hideMark/>
          </w:tcPr>
          <w:p w14:paraId="7BB05D1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86F6D9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191DBE2" w14:textId="77777777" w:rsidR="007B00E9" w:rsidRPr="00EE2F7D" w:rsidRDefault="007B00E9" w:rsidP="002D5961">
            <w:pPr>
              <w:spacing w:after="160" w:line="278" w:lineRule="auto"/>
              <w:rPr>
                <w:rFonts w:cs="Calibri"/>
                <w:sz w:val="16"/>
                <w:szCs w:val="16"/>
              </w:rPr>
            </w:pPr>
          </w:p>
        </w:tc>
        <w:tc>
          <w:tcPr>
            <w:tcW w:w="3519" w:type="dxa"/>
            <w:hideMark/>
          </w:tcPr>
          <w:p w14:paraId="53AD278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receiving water is on the 303(d) list as impaired, the analysis includes the parameters identified in the impairment listing.</w:t>
            </w:r>
          </w:p>
        </w:tc>
        <w:tc>
          <w:tcPr>
            <w:tcW w:w="1683" w:type="dxa"/>
            <w:hideMark/>
          </w:tcPr>
          <w:p w14:paraId="1BD0E86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A06543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5CAFA1E" w14:textId="77777777" w:rsidR="007B00E9" w:rsidRPr="00EE2F7D" w:rsidRDefault="007B00E9" w:rsidP="002D5961">
            <w:pPr>
              <w:spacing w:after="160" w:line="278" w:lineRule="auto"/>
              <w:rPr>
                <w:rFonts w:cs="Calibri"/>
                <w:sz w:val="16"/>
                <w:szCs w:val="16"/>
              </w:rPr>
            </w:pPr>
          </w:p>
        </w:tc>
        <w:tc>
          <w:tcPr>
            <w:tcW w:w="3519" w:type="dxa"/>
            <w:hideMark/>
          </w:tcPr>
          <w:p w14:paraId="76EA0B5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Design values align with waste load allocations established in an approved TMDL. (If applicable)</w:t>
            </w:r>
          </w:p>
        </w:tc>
        <w:tc>
          <w:tcPr>
            <w:tcW w:w="1683" w:type="dxa"/>
            <w:hideMark/>
          </w:tcPr>
          <w:p w14:paraId="2C01542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51FA01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FD92847" w14:textId="77777777" w:rsidR="007B00E9" w:rsidRPr="00EE2F7D" w:rsidRDefault="007B00E9" w:rsidP="002D5961">
            <w:pPr>
              <w:spacing w:after="160" w:line="278" w:lineRule="auto"/>
              <w:rPr>
                <w:rFonts w:cs="Calibri"/>
                <w:sz w:val="16"/>
                <w:szCs w:val="16"/>
              </w:rPr>
            </w:pPr>
          </w:p>
        </w:tc>
        <w:tc>
          <w:tcPr>
            <w:tcW w:w="3519" w:type="dxa"/>
            <w:hideMark/>
          </w:tcPr>
          <w:p w14:paraId="78EB206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When Ecology has not established a waste load allocation for an impaired parameter, the analysis demonstrates no reasonable potential to cause or contribute to a water quality standard violation.</w:t>
            </w:r>
          </w:p>
        </w:tc>
        <w:tc>
          <w:tcPr>
            <w:tcW w:w="1683" w:type="dxa"/>
            <w:hideMark/>
          </w:tcPr>
          <w:p w14:paraId="6F943E1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D944F9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94DB686" w14:textId="77777777" w:rsidR="007B00E9" w:rsidRPr="00EE2F7D" w:rsidRDefault="007B00E9" w:rsidP="002D5961">
            <w:pPr>
              <w:spacing w:after="160" w:line="278" w:lineRule="auto"/>
              <w:rPr>
                <w:rFonts w:cs="Calibri"/>
                <w:sz w:val="16"/>
                <w:szCs w:val="16"/>
              </w:rPr>
            </w:pPr>
          </w:p>
        </w:tc>
        <w:tc>
          <w:tcPr>
            <w:tcW w:w="3519" w:type="dxa"/>
            <w:hideMark/>
          </w:tcPr>
          <w:p w14:paraId="45600B8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demonstrates whether the discharge will cause a measurable change in existing water quality at the boundary of any authorized chronic mixing zone (as defined by Ecology's measurable change criteria).</w:t>
            </w:r>
          </w:p>
        </w:tc>
        <w:tc>
          <w:tcPr>
            <w:tcW w:w="1683" w:type="dxa"/>
            <w:hideMark/>
          </w:tcPr>
          <w:p w14:paraId="0E2431B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28830B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DBD1A7B" w14:textId="77777777" w:rsidR="007B00E9" w:rsidRPr="00EE2F7D" w:rsidRDefault="007B00E9" w:rsidP="002D5961">
            <w:pPr>
              <w:spacing w:after="160" w:line="278" w:lineRule="auto"/>
              <w:rPr>
                <w:rFonts w:cs="Calibri"/>
                <w:sz w:val="16"/>
                <w:szCs w:val="16"/>
              </w:rPr>
            </w:pPr>
          </w:p>
        </w:tc>
        <w:tc>
          <w:tcPr>
            <w:tcW w:w="3519" w:type="dxa"/>
            <w:hideMark/>
          </w:tcPr>
          <w:p w14:paraId="3AADD25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Consultation with regional Ecology staff to determine the level of analysis needed to comply with Antidegradation provisions (WAC 173-201A-300 to 330) has occurred and the analysis is included.</w:t>
            </w:r>
          </w:p>
        </w:tc>
        <w:tc>
          <w:tcPr>
            <w:tcW w:w="1683" w:type="dxa"/>
            <w:hideMark/>
          </w:tcPr>
          <w:p w14:paraId="6E62775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DEB50A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DC10796" w14:textId="77777777" w:rsidR="007B00E9" w:rsidRPr="00EE2F7D" w:rsidRDefault="007B00E9" w:rsidP="002D5961">
            <w:pPr>
              <w:spacing w:after="160" w:line="278" w:lineRule="auto"/>
              <w:rPr>
                <w:rFonts w:cs="Calibri"/>
                <w:sz w:val="16"/>
                <w:szCs w:val="16"/>
              </w:rPr>
            </w:pPr>
            <w:r w:rsidRPr="00EE2F7D">
              <w:rPr>
                <w:rFonts w:cs="Calibri"/>
                <w:sz w:val="16"/>
                <w:szCs w:val="16"/>
              </w:rPr>
              <w:lastRenderedPageBreak/>
              <w:t>(e) A description of the receiving water, applicable water quality standards, and how water quality standards will be met at the boundary of any applicable dilution zone. (173-201A-10Q WAC)</w:t>
            </w:r>
          </w:p>
        </w:tc>
        <w:tc>
          <w:tcPr>
            <w:tcW w:w="3519" w:type="dxa"/>
            <w:hideMark/>
          </w:tcPr>
          <w:p w14:paraId="014CE70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name, location (river mile, latitude/longitude, waterway segment number, township/range, etc.), and water quality classification of the proposed receiving water are provided.</w:t>
            </w:r>
          </w:p>
        </w:tc>
        <w:tc>
          <w:tcPr>
            <w:tcW w:w="1683" w:type="dxa"/>
            <w:hideMark/>
          </w:tcPr>
          <w:p w14:paraId="43D1425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644A5A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783292E" w14:textId="77777777" w:rsidR="007B00E9" w:rsidRPr="00EE2F7D" w:rsidRDefault="007B00E9" w:rsidP="002D5961">
            <w:pPr>
              <w:spacing w:after="160" w:line="278" w:lineRule="auto"/>
              <w:rPr>
                <w:rFonts w:cs="Calibri"/>
                <w:sz w:val="16"/>
                <w:szCs w:val="16"/>
              </w:rPr>
            </w:pPr>
          </w:p>
        </w:tc>
        <w:tc>
          <w:tcPr>
            <w:tcW w:w="3519" w:type="dxa"/>
            <w:hideMark/>
          </w:tcPr>
          <w:p w14:paraId="5DCFC13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existing receiving water data available from long term monitoring stations or site-specific monitoring collected for this report is summarized.</w:t>
            </w:r>
          </w:p>
        </w:tc>
        <w:tc>
          <w:tcPr>
            <w:tcW w:w="1683" w:type="dxa"/>
            <w:hideMark/>
          </w:tcPr>
          <w:p w14:paraId="25B9DC4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AE4E3D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93B5EE" w14:textId="77777777" w:rsidR="007B00E9" w:rsidRPr="00EE2F7D" w:rsidRDefault="007B00E9" w:rsidP="002D5961">
            <w:pPr>
              <w:spacing w:after="160" w:line="278" w:lineRule="auto"/>
              <w:rPr>
                <w:rFonts w:cs="Calibri"/>
                <w:sz w:val="16"/>
                <w:szCs w:val="16"/>
              </w:rPr>
            </w:pPr>
          </w:p>
        </w:tc>
        <w:tc>
          <w:tcPr>
            <w:tcW w:w="3519" w:type="dxa"/>
            <w:hideMark/>
          </w:tcPr>
          <w:p w14:paraId="27B7697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site-specific monitoring data was collected for this report, it is included in an appendix.</w:t>
            </w:r>
          </w:p>
        </w:tc>
        <w:tc>
          <w:tcPr>
            <w:tcW w:w="1683" w:type="dxa"/>
            <w:hideMark/>
          </w:tcPr>
          <w:p w14:paraId="1736584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2F03C0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A04D531" w14:textId="77777777" w:rsidR="007B00E9" w:rsidRPr="00EE2F7D" w:rsidRDefault="007B00E9" w:rsidP="002D5961">
            <w:pPr>
              <w:spacing w:after="160" w:line="278" w:lineRule="auto"/>
              <w:rPr>
                <w:rFonts w:cs="Calibri"/>
                <w:sz w:val="16"/>
                <w:szCs w:val="16"/>
              </w:rPr>
            </w:pPr>
          </w:p>
        </w:tc>
        <w:tc>
          <w:tcPr>
            <w:tcW w:w="3519" w:type="dxa"/>
            <w:hideMark/>
          </w:tcPr>
          <w:p w14:paraId="067393D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freshwater streams and rivers, the 7Q10 flow is determined and provided. (If applicable)</w:t>
            </w:r>
          </w:p>
        </w:tc>
        <w:tc>
          <w:tcPr>
            <w:tcW w:w="1683" w:type="dxa"/>
            <w:hideMark/>
          </w:tcPr>
          <w:p w14:paraId="3A9861E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BB7B6C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53C787E" w14:textId="77777777" w:rsidR="007B00E9" w:rsidRPr="00EE2F7D" w:rsidRDefault="007B00E9" w:rsidP="002D5961">
            <w:pPr>
              <w:spacing w:after="160" w:line="278" w:lineRule="auto"/>
              <w:rPr>
                <w:rFonts w:cs="Calibri"/>
                <w:sz w:val="16"/>
                <w:szCs w:val="16"/>
              </w:rPr>
            </w:pPr>
          </w:p>
        </w:tc>
        <w:tc>
          <w:tcPr>
            <w:tcW w:w="3519" w:type="dxa"/>
            <w:hideMark/>
          </w:tcPr>
          <w:p w14:paraId="0BE7555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freshwater streams and rivers, the physical characteristics of the river or stream at the 7Q10 flow and any features impacting flow near the outfall are described. (If applicable)</w:t>
            </w:r>
          </w:p>
        </w:tc>
        <w:tc>
          <w:tcPr>
            <w:tcW w:w="1683" w:type="dxa"/>
            <w:hideMark/>
          </w:tcPr>
          <w:p w14:paraId="561917E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1CCD6E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1EB449B" w14:textId="77777777" w:rsidR="007B00E9" w:rsidRPr="00EE2F7D" w:rsidRDefault="007B00E9" w:rsidP="002D5961">
            <w:pPr>
              <w:spacing w:after="160" w:line="278" w:lineRule="auto"/>
              <w:rPr>
                <w:rFonts w:cs="Calibri"/>
                <w:sz w:val="16"/>
                <w:szCs w:val="16"/>
              </w:rPr>
            </w:pPr>
          </w:p>
        </w:tc>
        <w:tc>
          <w:tcPr>
            <w:tcW w:w="3519" w:type="dxa"/>
            <w:hideMark/>
          </w:tcPr>
          <w:p w14:paraId="69B3F27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For saltwater and estuaries, the depth of the outfall at </w:t>
            </w:r>
            <w:proofErr w:type="gramStart"/>
            <w:r w:rsidRPr="00EE2F7D">
              <w:rPr>
                <w:rFonts w:cs="Calibri"/>
                <w:sz w:val="16"/>
                <w:szCs w:val="16"/>
                <w:highlight w:val="yellow"/>
              </w:rPr>
              <w:t>mean</w:t>
            </w:r>
            <w:proofErr w:type="gramEnd"/>
            <w:r w:rsidRPr="00EE2F7D">
              <w:rPr>
                <w:rFonts w:cs="Calibri"/>
                <w:sz w:val="16"/>
                <w:szCs w:val="16"/>
                <w:highlight w:val="yellow"/>
              </w:rPr>
              <w:t xml:space="preserve"> lower low water (MLLW), current direction and velocity profiles, and profiles for salinity, density, and temperature are determined and provided. (If applicable)</w:t>
            </w:r>
          </w:p>
        </w:tc>
        <w:tc>
          <w:tcPr>
            <w:tcW w:w="1683" w:type="dxa"/>
            <w:hideMark/>
          </w:tcPr>
          <w:p w14:paraId="028274F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1BD0E59"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A5D5336" w14:textId="77777777" w:rsidR="007B00E9" w:rsidRPr="00EE2F7D" w:rsidRDefault="007B00E9" w:rsidP="002D5961">
            <w:pPr>
              <w:spacing w:after="160" w:line="278" w:lineRule="auto"/>
              <w:rPr>
                <w:rFonts w:cs="Calibri"/>
                <w:sz w:val="16"/>
                <w:szCs w:val="16"/>
              </w:rPr>
            </w:pPr>
          </w:p>
        </w:tc>
        <w:tc>
          <w:tcPr>
            <w:tcW w:w="3519" w:type="dxa"/>
            <w:hideMark/>
          </w:tcPr>
          <w:p w14:paraId="394DE95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potential impacts on designated uses of the receiving water from conventional and toxic pollutants reasonably expected in the effluent are evaluated.</w:t>
            </w:r>
          </w:p>
        </w:tc>
        <w:tc>
          <w:tcPr>
            <w:tcW w:w="1683" w:type="dxa"/>
            <w:hideMark/>
          </w:tcPr>
          <w:p w14:paraId="117CF48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AA83B9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CDC2E1E" w14:textId="77777777" w:rsidR="007B00E9" w:rsidRPr="00EE2F7D" w:rsidRDefault="007B00E9" w:rsidP="002D5961">
            <w:pPr>
              <w:spacing w:after="160" w:line="278" w:lineRule="auto"/>
              <w:rPr>
                <w:rFonts w:cs="Calibri"/>
                <w:sz w:val="16"/>
                <w:szCs w:val="16"/>
              </w:rPr>
            </w:pPr>
          </w:p>
        </w:tc>
        <w:tc>
          <w:tcPr>
            <w:tcW w:w="3519" w:type="dxa"/>
            <w:hideMark/>
          </w:tcPr>
          <w:p w14:paraId="35E2212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applicable numerical and narrative Water Quality Criteria found in chapter 173-201A WAC are evaluated, and the criteria that are limiting for this discharge are determined.</w:t>
            </w:r>
          </w:p>
        </w:tc>
        <w:tc>
          <w:tcPr>
            <w:tcW w:w="1683" w:type="dxa"/>
            <w:hideMark/>
          </w:tcPr>
          <w:p w14:paraId="3452E1A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D6BB305"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3038505" w14:textId="77777777" w:rsidR="007B00E9" w:rsidRPr="00EE2F7D" w:rsidRDefault="007B00E9" w:rsidP="002D5961">
            <w:pPr>
              <w:spacing w:after="160" w:line="278" w:lineRule="auto"/>
              <w:rPr>
                <w:rFonts w:cs="Calibri"/>
                <w:sz w:val="16"/>
                <w:szCs w:val="16"/>
              </w:rPr>
            </w:pPr>
          </w:p>
        </w:tc>
        <w:tc>
          <w:tcPr>
            <w:tcW w:w="3519" w:type="dxa"/>
            <w:hideMark/>
          </w:tcPr>
          <w:p w14:paraId="4912F73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discussion of the receiving water identifies the various chemicals that may be </w:t>
            </w:r>
            <w:proofErr w:type="gramStart"/>
            <w:r w:rsidRPr="00EE2F7D">
              <w:rPr>
                <w:rFonts w:cs="Calibri"/>
                <w:sz w:val="16"/>
                <w:szCs w:val="16"/>
                <w:highlight w:val="yellow"/>
              </w:rPr>
              <w:t>present</w:t>
            </w:r>
            <w:proofErr w:type="gramEnd"/>
            <w:r w:rsidRPr="00EE2F7D">
              <w:rPr>
                <w:rFonts w:cs="Calibri"/>
                <w:sz w:val="16"/>
                <w:szCs w:val="16"/>
                <w:highlight w:val="yellow"/>
              </w:rPr>
              <w:t xml:space="preserve"> and the aquatic species present to assess the need or frequency of biomonitoring WET testing. (If applicable)</w:t>
            </w:r>
          </w:p>
        </w:tc>
        <w:tc>
          <w:tcPr>
            <w:tcW w:w="1683" w:type="dxa"/>
            <w:hideMark/>
          </w:tcPr>
          <w:p w14:paraId="667A506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AB8E8C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7BFAFB8" w14:textId="77777777" w:rsidR="007B00E9" w:rsidRPr="00EE2F7D" w:rsidRDefault="007B00E9" w:rsidP="002D5961">
            <w:pPr>
              <w:spacing w:after="160" w:line="278" w:lineRule="auto"/>
              <w:rPr>
                <w:rFonts w:cs="Calibri"/>
                <w:sz w:val="16"/>
                <w:szCs w:val="16"/>
              </w:rPr>
            </w:pPr>
          </w:p>
        </w:tc>
        <w:tc>
          <w:tcPr>
            <w:tcW w:w="3519" w:type="dxa"/>
            <w:hideMark/>
          </w:tcPr>
          <w:p w14:paraId="7FC4E4B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saltwater, the impacts of microbial (bacteria &amp; virus) discharges on shellfish beds are evaluated. (If applicable)</w:t>
            </w:r>
          </w:p>
        </w:tc>
        <w:tc>
          <w:tcPr>
            <w:tcW w:w="1683" w:type="dxa"/>
            <w:hideMark/>
          </w:tcPr>
          <w:p w14:paraId="33D197C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90892B9"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2C66C82" w14:textId="77777777" w:rsidR="007B00E9" w:rsidRPr="00EE2F7D" w:rsidRDefault="007B00E9" w:rsidP="002D5961">
            <w:pPr>
              <w:spacing w:after="160" w:line="278" w:lineRule="auto"/>
              <w:rPr>
                <w:rFonts w:cs="Calibri"/>
                <w:sz w:val="16"/>
                <w:szCs w:val="16"/>
              </w:rPr>
            </w:pPr>
          </w:p>
        </w:tc>
        <w:tc>
          <w:tcPr>
            <w:tcW w:w="3519" w:type="dxa"/>
            <w:hideMark/>
          </w:tcPr>
          <w:p w14:paraId="413DB81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groundwater discharges, the minimum requirements of the hydrogeologic study are addressed (listed in E3-4 and described in the Implementation Guidance). (If applicable)</w:t>
            </w:r>
          </w:p>
        </w:tc>
        <w:tc>
          <w:tcPr>
            <w:tcW w:w="1683" w:type="dxa"/>
            <w:hideMark/>
          </w:tcPr>
          <w:p w14:paraId="0141814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48A79A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8F1A390"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(f) The type of treatment process proposed, based upon the character of the wastewater to be handled, the method of disposal, the degree of treatment required, and a discussion of </w:t>
            </w:r>
            <w:r w:rsidRPr="00EE2F7D">
              <w:rPr>
                <w:rFonts w:cs="Calibri"/>
                <w:sz w:val="16"/>
                <w:szCs w:val="16"/>
              </w:rPr>
              <w:lastRenderedPageBreak/>
              <w:t>the alternatives evaluated and the reasons they are unacceptable.</w:t>
            </w:r>
          </w:p>
        </w:tc>
        <w:tc>
          <w:tcPr>
            <w:tcW w:w="3519" w:type="dxa"/>
            <w:hideMark/>
          </w:tcPr>
          <w:p w14:paraId="191CC73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green"/>
              </w:rPr>
              <w:lastRenderedPageBreak/>
              <w:t>A reasonable number of feasible alternatives for achieving the project goals are identified and evaluated.</w:t>
            </w:r>
          </w:p>
        </w:tc>
        <w:tc>
          <w:tcPr>
            <w:tcW w:w="1683" w:type="dxa"/>
            <w:hideMark/>
          </w:tcPr>
          <w:p w14:paraId="2D7F37C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B71D4F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F68AB11" w14:textId="77777777" w:rsidR="007B00E9" w:rsidRPr="00EE2F7D" w:rsidRDefault="007B00E9" w:rsidP="002D5961">
            <w:pPr>
              <w:spacing w:after="160" w:line="278" w:lineRule="auto"/>
              <w:rPr>
                <w:rFonts w:cs="Calibri"/>
                <w:sz w:val="16"/>
                <w:szCs w:val="16"/>
              </w:rPr>
            </w:pPr>
          </w:p>
        </w:tc>
        <w:tc>
          <w:tcPr>
            <w:tcW w:w="3519" w:type="dxa"/>
            <w:hideMark/>
          </w:tcPr>
          <w:p w14:paraId="7D77910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preferred alternative is selected, and preliminary engineering details for it are developed.</w:t>
            </w:r>
          </w:p>
        </w:tc>
        <w:tc>
          <w:tcPr>
            <w:tcW w:w="1683" w:type="dxa"/>
            <w:hideMark/>
          </w:tcPr>
          <w:p w14:paraId="53DE1F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1742EC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902D1A8" w14:textId="77777777" w:rsidR="007B00E9" w:rsidRPr="00EE2F7D" w:rsidRDefault="007B00E9" w:rsidP="002D5961">
            <w:pPr>
              <w:spacing w:after="160" w:line="278" w:lineRule="auto"/>
              <w:rPr>
                <w:rFonts w:cs="Calibri"/>
                <w:sz w:val="16"/>
                <w:szCs w:val="16"/>
              </w:rPr>
            </w:pPr>
          </w:p>
        </w:tc>
        <w:tc>
          <w:tcPr>
            <w:tcW w:w="3519" w:type="dxa"/>
            <w:hideMark/>
          </w:tcPr>
          <w:p w14:paraId="6C31E50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alternatives evaluation considers conventional treatment technologies, advanced treatment systems, land treatment systems/lagoons (where appropriate), and treatment at regional facilities.</w:t>
            </w:r>
          </w:p>
        </w:tc>
        <w:tc>
          <w:tcPr>
            <w:tcW w:w="1683" w:type="dxa"/>
            <w:hideMark/>
          </w:tcPr>
          <w:p w14:paraId="2E03C3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0E68FB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1348DB2" w14:textId="77777777" w:rsidR="007B00E9" w:rsidRPr="00EE2F7D" w:rsidRDefault="007B00E9" w:rsidP="002D5961">
            <w:pPr>
              <w:spacing w:after="160" w:line="278" w:lineRule="auto"/>
              <w:rPr>
                <w:rFonts w:cs="Calibri"/>
                <w:sz w:val="16"/>
                <w:szCs w:val="16"/>
              </w:rPr>
            </w:pPr>
          </w:p>
        </w:tc>
        <w:tc>
          <w:tcPr>
            <w:tcW w:w="3519" w:type="dxa"/>
            <w:hideMark/>
          </w:tcPr>
          <w:p w14:paraId="182CBEF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alternatives evaluation considers alternate facility </w:t>
            </w:r>
            <w:proofErr w:type="gramStart"/>
            <w:r w:rsidRPr="00EE2F7D">
              <w:rPr>
                <w:rFonts w:cs="Calibri"/>
                <w:sz w:val="16"/>
                <w:szCs w:val="16"/>
                <w:highlight w:val="yellow"/>
              </w:rPr>
              <w:t>siting</w:t>
            </w:r>
            <w:proofErr w:type="gramEnd"/>
            <w:r w:rsidRPr="00EE2F7D">
              <w:rPr>
                <w:rFonts w:cs="Calibri"/>
                <w:sz w:val="16"/>
                <w:szCs w:val="16"/>
                <w:highlight w:val="yellow"/>
              </w:rPr>
              <w:t>, no discharge alternatives, options for reclaimed water production, and nonstructural alternatives. (If applicable)</w:t>
            </w:r>
          </w:p>
        </w:tc>
        <w:tc>
          <w:tcPr>
            <w:tcW w:w="1683" w:type="dxa"/>
            <w:hideMark/>
          </w:tcPr>
          <w:p w14:paraId="3CAB40E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A592DD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823AA6E" w14:textId="77777777" w:rsidR="007B00E9" w:rsidRPr="00EE2F7D" w:rsidRDefault="007B00E9" w:rsidP="002D5961">
            <w:pPr>
              <w:spacing w:after="160" w:line="278" w:lineRule="auto"/>
              <w:rPr>
                <w:rFonts w:cs="Calibri"/>
                <w:sz w:val="16"/>
                <w:szCs w:val="16"/>
              </w:rPr>
            </w:pPr>
          </w:p>
        </w:tc>
        <w:tc>
          <w:tcPr>
            <w:tcW w:w="3519" w:type="dxa"/>
            <w:hideMark/>
          </w:tcPr>
          <w:p w14:paraId="0B4E271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proofErr w:type="gramStart"/>
            <w:r w:rsidRPr="00EE2F7D">
              <w:rPr>
                <w:rFonts w:cs="Calibri"/>
                <w:sz w:val="16"/>
                <w:szCs w:val="16"/>
                <w:highlight w:val="yellow"/>
              </w:rPr>
              <w:t>A no action</w:t>
            </w:r>
            <w:proofErr w:type="gramEnd"/>
            <w:r w:rsidRPr="00EE2F7D">
              <w:rPr>
                <w:rFonts w:cs="Calibri"/>
                <w:sz w:val="16"/>
                <w:szCs w:val="16"/>
                <w:highlight w:val="yellow"/>
              </w:rPr>
              <w:t xml:space="preserve"> alternative is included, and the consequences of taking no action are discussed.</w:t>
            </w:r>
          </w:p>
        </w:tc>
        <w:tc>
          <w:tcPr>
            <w:tcW w:w="1683" w:type="dxa"/>
            <w:hideMark/>
          </w:tcPr>
          <w:p w14:paraId="00C9D76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5346F0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A41278B" w14:textId="77777777" w:rsidR="007B00E9" w:rsidRPr="00EE2F7D" w:rsidRDefault="007B00E9" w:rsidP="002D5961">
            <w:pPr>
              <w:spacing w:after="160" w:line="278" w:lineRule="auto"/>
              <w:rPr>
                <w:rFonts w:cs="Calibri"/>
                <w:sz w:val="16"/>
                <w:szCs w:val="16"/>
              </w:rPr>
            </w:pPr>
          </w:p>
        </w:tc>
        <w:tc>
          <w:tcPr>
            <w:tcW w:w="3519" w:type="dxa"/>
            <w:hideMark/>
          </w:tcPr>
          <w:p w14:paraId="2096BD8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Any water, energy, and/or waste conservation measures considered in the proposed alternatives are discussed. (If appropriate)</w:t>
            </w:r>
          </w:p>
        </w:tc>
        <w:tc>
          <w:tcPr>
            <w:tcW w:w="1683" w:type="dxa"/>
            <w:hideMark/>
          </w:tcPr>
          <w:p w14:paraId="4FD839F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E94BC5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953A03" w14:textId="77777777" w:rsidR="007B00E9" w:rsidRPr="00EE2F7D" w:rsidRDefault="007B00E9" w:rsidP="002D5961">
            <w:pPr>
              <w:spacing w:after="160" w:line="278" w:lineRule="auto"/>
              <w:rPr>
                <w:rFonts w:cs="Calibri"/>
                <w:sz w:val="16"/>
                <w:szCs w:val="16"/>
              </w:rPr>
            </w:pPr>
          </w:p>
        </w:tc>
        <w:tc>
          <w:tcPr>
            <w:tcW w:w="3519" w:type="dxa"/>
            <w:hideMark/>
          </w:tcPr>
          <w:p w14:paraId="72DF5B5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alternatives analysis evaluates feasibility based on environmental impact, present worth cost effectiveness, technical complexity, availability of certified operators, project risk, legal and regulatory barriers, and other criteria deemed important to the community.</w:t>
            </w:r>
          </w:p>
        </w:tc>
        <w:tc>
          <w:tcPr>
            <w:tcW w:w="1683" w:type="dxa"/>
            <w:hideMark/>
          </w:tcPr>
          <w:p w14:paraId="3CA9F12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480F50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B09E2F2" w14:textId="77777777" w:rsidR="007B00E9" w:rsidRPr="00EE2F7D" w:rsidRDefault="007B00E9" w:rsidP="002D5961">
            <w:pPr>
              <w:spacing w:after="160" w:line="278" w:lineRule="auto"/>
              <w:rPr>
                <w:rFonts w:cs="Calibri"/>
                <w:sz w:val="16"/>
                <w:szCs w:val="16"/>
              </w:rPr>
            </w:pPr>
          </w:p>
        </w:tc>
        <w:tc>
          <w:tcPr>
            <w:tcW w:w="3519" w:type="dxa"/>
            <w:hideMark/>
          </w:tcPr>
          <w:p w14:paraId="15541E2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Efforts made to engage with the community on the development and evaluation of alternatives are described.</w:t>
            </w:r>
          </w:p>
        </w:tc>
        <w:tc>
          <w:tcPr>
            <w:tcW w:w="1683" w:type="dxa"/>
            <w:hideMark/>
          </w:tcPr>
          <w:p w14:paraId="4E0B59C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F7D263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244C212" w14:textId="77777777" w:rsidR="007B00E9" w:rsidRPr="00EE2F7D" w:rsidRDefault="007B00E9" w:rsidP="002D5961">
            <w:pPr>
              <w:spacing w:after="160" w:line="278" w:lineRule="auto"/>
              <w:rPr>
                <w:rFonts w:cs="Calibri"/>
                <w:sz w:val="16"/>
                <w:szCs w:val="16"/>
              </w:rPr>
            </w:pPr>
          </w:p>
        </w:tc>
        <w:tc>
          <w:tcPr>
            <w:tcW w:w="3519" w:type="dxa"/>
            <w:hideMark/>
          </w:tcPr>
          <w:p w14:paraId="22D5ECA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Community engagement efforts included discussions of the project need, feasible technologies, environmental impacts, community impacts, environmental justice, rate impacts, and other topics identified as important.</w:t>
            </w:r>
          </w:p>
        </w:tc>
        <w:tc>
          <w:tcPr>
            <w:tcW w:w="1683" w:type="dxa"/>
            <w:hideMark/>
          </w:tcPr>
          <w:p w14:paraId="199C628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82A2A3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F30F7C2" w14:textId="77777777" w:rsidR="007B00E9" w:rsidRPr="00EE2F7D" w:rsidRDefault="007B00E9" w:rsidP="002D5961">
            <w:pPr>
              <w:spacing w:after="160" w:line="278" w:lineRule="auto"/>
              <w:rPr>
                <w:rFonts w:cs="Calibri"/>
                <w:sz w:val="16"/>
                <w:szCs w:val="16"/>
              </w:rPr>
            </w:pPr>
          </w:p>
        </w:tc>
        <w:tc>
          <w:tcPr>
            <w:tcW w:w="3519" w:type="dxa"/>
            <w:hideMark/>
          </w:tcPr>
          <w:p w14:paraId="349DA22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Reasons for rejecting alternatives from consideration are discussed.</w:t>
            </w:r>
          </w:p>
        </w:tc>
        <w:tc>
          <w:tcPr>
            <w:tcW w:w="1683" w:type="dxa"/>
            <w:hideMark/>
          </w:tcPr>
          <w:p w14:paraId="3B982E0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37C665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4A1725D" w14:textId="77777777" w:rsidR="007B00E9" w:rsidRPr="00EE2F7D" w:rsidRDefault="007B00E9" w:rsidP="002D5961">
            <w:pPr>
              <w:spacing w:after="160" w:line="278" w:lineRule="auto"/>
              <w:rPr>
                <w:rFonts w:cs="Calibri"/>
                <w:sz w:val="16"/>
                <w:szCs w:val="16"/>
              </w:rPr>
            </w:pPr>
          </w:p>
        </w:tc>
        <w:tc>
          <w:tcPr>
            <w:tcW w:w="3519" w:type="dxa"/>
            <w:hideMark/>
          </w:tcPr>
          <w:p w14:paraId="20AD4E7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alternative with the lowest estimated life cycle cost is not selected, the rationale for the decision is discussed, including community support for the selected alternative. (If applicable)</w:t>
            </w:r>
          </w:p>
        </w:tc>
        <w:tc>
          <w:tcPr>
            <w:tcW w:w="1683" w:type="dxa"/>
            <w:hideMark/>
          </w:tcPr>
          <w:p w14:paraId="37C74A5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65CE7E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66E026D"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(g) The basic design data and sizing calculations of each unit of the treatment </w:t>
            </w:r>
            <w:proofErr w:type="gramStart"/>
            <w:r w:rsidRPr="00EE2F7D">
              <w:rPr>
                <w:rFonts w:cs="Calibri"/>
                <w:sz w:val="16"/>
                <w:szCs w:val="16"/>
              </w:rPr>
              <w:t>works</w:t>
            </w:r>
            <w:proofErr w:type="gramEnd"/>
            <w:r w:rsidRPr="00EE2F7D">
              <w:rPr>
                <w:rFonts w:cs="Calibri"/>
                <w:sz w:val="16"/>
                <w:szCs w:val="16"/>
              </w:rPr>
              <w:t>. Expected efficiencies of each unit, the entire plant, and character of effluent anticipated.</w:t>
            </w:r>
          </w:p>
        </w:tc>
        <w:tc>
          <w:tcPr>
            <w:tcW w:w="3519" w:type="dxa"/>
            <w:hideMark/>
          </w:tcPr>
          <w:p w14:paraId="455FD0B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Preliminary design data and sizing calculations are provided for all final alternates considered as part of the ranking process.</w:t>
            </w:r>
          </w:p>
        </w:tc>
        <w:tc>
          <w:tcPr>
            <w:tcW w:w="1683" w:type="dxa"/>
            <w:hideMark/>
          </w:tcPr>
          <w:p w14:paraId="514605E4"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C82DA9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538535E" w14:textId="77777777" w:rsidR="007B00E9" w:rsidRPr="00EE2F7D" w:rsidRDefault="007B00E9" w:rsidP="002D5961">
            <w:pPr>
              <w:spacing w:after="160" w:line="278" w:lineRule="auto"/>
              <w:rPr>
                <w:rFonts w:cs="Calibri"/>
                <w:sz w:val="16"/>
                <w:szCs w:val="16"/>
              </w:rPr>
            </w:pPr>
          </w:p>
        </w:tc>
        <w:tc>
          <w:tcPr>
            <w:tcW w:w="3519" w:type="dxa"/>
            <w:hideMark/>
          </w:tcPr>
          <w:p w14:paraId="4CE3129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This data is used to estimate construction costs and operation and maintenance costs for life cycle cost comparisons and the alternatives analysis.</w:t>
            </w:r>
          </w:p>
        </w:tc>
        <w:tc>
          <w:tcPr>
            <w:tcW w:w="1683" w:type="dxa"/>
            <w:hideMark/>
          </w:tcPr>
          <w:p w14:paraId="09A2FAF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7D37B3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3083B7A" w14:textId="77777777" w:rsidR="007B00E9" w:rsidRPr="00EE2F7D" w:rsidRDefault="007B00E9" w:rsidP="002D5961">
            <w:pPr>
              <w:spacing w:after="160" w:line="278" w:lineRule="auto"/>
              <w:rPr>
                <w:rFonts w:cs="Calibri"/>
                <w:sz w:val="16"/>
                <w:szCs w:val="16"/>
              </w:rPr>
            </w:pPr>
          </w:p>
        </w:tc>
        <w:tc>
          <w:tcPr>
            <w:tcW w:w="3519" w:type="dxa"/>
            <w:hideMark/>
          </w:tcPr>
          <w:p w14:paraId="7DDE9DB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Detailed sizing calculations and design criteria used for sizing the selected alternative treatment systems agree with the appropriate chapters of this manual or other authoritative references.</w:t>
            </w:r>
          </w:p>
        </w:tc>
        <w:tc>
          <w:tcPr>
            <w:tcW w:w="1683" w:type="dxa"/>
            <w:hideMark/>
          </w:tcPr>
          <w:p w14:paraId="738C48D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0248429"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2A7A18" w14:textId="77777777" w:rsidR="007B00E9" w:rsidRPr="00EE2F7D" w:rsidRDefault="007B00E9" w:rsidP="002D5961">
            <w:pPr>
              <w:spacing w:after="160" w:line="278" w:lineRule="auto"/>
              <w:rPr>
                <w:rFonts w:cs="Calibri"/>
                <w:sz w:val="16"/>
                <w:szCs w:val="16"/>
              </w:rPr>
            </w:pPr>
          </w:p>
        </w:tc>
        <w:tc>
          <w:tcPr>
            <w:tcW w:w="3519" w:type="dxa"/>
            <w:hideMark/>
          </w:tcPr>
          <w:p w14:paraId="739ABC6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Expected efficiencies of each unit of the treatment works, the entire plant, and anticipated effluent character are provided.</w:t>
            </w:r>
          </w:p>
        </w:tc>
        <w:tc>
          <w:tcPr>
            <w:tcW w:w="1683" w:type="dxa"/>
            <w:hideMark/>
          </w:tcPr>
          <w:p w14:paraId="5B2C5E2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A76F28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3EF071E" w14:textId="77777777" w:rsidR="007B00E9" w:rsidRPr="00EE2F7D" w:rsidRDefault="007B00E9" w:rsidP="002D5961">
            <w:pPr>
              <w:spacing w:after="160" w:line="278" w:lineRule="auto"/>
              <w:rPr>
                <w:rFonts w:cs="Calibri"/>
                <w:sz w:val="16"/>
                <w:szCs w:val="16"/>
              </w:rPr>
            </w:pPr>
            <w:r w:rsidRPr="00EE2F7D">
              <w:rPr>
                <w:rFonts w:cs="Calibri"/>
                <w:sz w:val="16"/>
                <w:szCs w:val="16"/>
              </w:rPr>
              <w:t>(h) Discussion of the various sites available and the advantages and disadvantages of the site(s) recommended. The proximity of residences or developed areas to any treatment works. The relationship of a 25-</w:t>
            </w:r>
            <w:proofErr w:type="gramStart"/>
            <w:r w:rsidRPr="00EE2F7D">
              <w:rPr>
                <w:rFonts w:cs="Calibri"/>
                <w:sz w:val="16"/>
                <w:szCs w:val="16"/>
              </w:rPr>
              <w:t>yearand</w:t>
            </w:r>
            <w:proofErr w:type="gramEnd"/>
            <w:r w:rsidRPr="00EE2F7D">
              <w:rPr>
                <w:rFonts w:cs="Calibri"/>
                <w:sz w:val="16"/>
                <w:szCs w:val="16"/>
              </w:rPr>
              <w:t xml:space="preserve"> 100-year flood to the treatment plant site and the various plant units.</w:t>
            </w:r>
          </w:p>
        </w:tc>
        <w:tc>
          <w:tcPr>
            <w:tcW w:w="3519" w:type="dxa"/>
            <w:hideMark/>
          </w:tcPr>
          <w:p w14:paraId="23F0C4C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suitability of potential facility locations is evaluated as part of the </w:t>
            </w:r>
            <w:proofErr w:type="gramStart"/>
            <w:r w:rsidRPr="00EE2F7D">
              <w:rPr>
                <w:rFonts w:cs="Calibri"/>
                <w:sz w:val="16"/>
                <w:szCs w:val="16"/>
                <w:highlight w:val="yellow"/>
              </w:rPr>
              <w:t>alternatives</w:t>
            </w:r>
            <w:proofErr w:type="gramEnd"/>
            <w:r w:rsidRPr="00EE2F7D">
              <w:rPr>
                <w:rFonts w:cs="Calibri"/>
                <w:sz w:val="16"/>
                <w:szCs w:val="16"/>
                <w:highlight w:val="yellow"/>
              </w:rPr>
              <w:t xml:space="preserve"> evaluation process, assessing topography, flood potential, wetland impacts, soils suitability, zoning, environmental justice, historical/archeological impacts, community impacts, and proximity to residential areas.</w:t>
            </w:r>
          </w:p>
        </w:tc>
        <w:tc>
          <w:tcPr>
            <w:tcW w:w="1683" w:type="dxa"/>
            <w:hideMark/>
          </w:tcPr>
          <w:p w14:paraId="1984106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1205C3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043D39B" w14:textId="77777777" w:rsidR="007B00E9" w:rsidRPr="00EE2F7D" w:rsidRDefault="007B00E9" w:rsidP="002D5961">
            <w:pPr>
              <w:spacing w:after="160" w:line="278" w:lineRule="auto"/>
              <w:rPr>
                <w:rFonts w:cs="Calibri"/>
                <w:sz w:val="16"/>
                <w:szCs w:val="16"/>
              </w:rPr>
            </w:pPr>
          </w:p>
        </w:tc>
        <w:tc>
          <w:tcPr>
            <w:tcW w:w="3519" w:type="dxa"/>
            <w:hideMark/>
          </w:tcPr>
          <w:p w14:paraId="0519A6C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Flood analysis goes beyond just referencing FEMA FIRM maps and includes evaluation of flooding potential from any nearby drainage way.</w:t>
            </w:r>
          </w:p>
        </w:tc>
        <w:tc>
          <w:tcPr>
            <w:tcW w:w="1683" w:type="dxa"/>
            <w:hideMark/>
          </w:tcPr>
          <w:p w14:paraId="0ABD097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A35E5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17D8E5B" w14:textId="77777777" w:rsidR="007B00E9" w:rsidRPr="00EE2F7D" w:rsidRDefault="007B00E9" w:rsidP="002D5961">
            <w:pPr>
              <w:spacing w:after="160" w:line="278" w:lineRule="auto"/>
              <w:rPr>
                <w:rFonts w:cs="Calibri"/>
                <w:sz w:val="16"/>
                <w:szCs w:val="16"/>
              </w:rPr>
            </w:pPr>
          </w:p>
        </w:tc>
        <w:tc>
          <w:tcPr>
            <w:tcW w:w="3519" w:type="dxa"/>
            <w:hideMark/>
          </w:tcPr>
          <w:p w14:paraId="68CB08A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existence and extent of wetlands on a proposed site are shown on the site map. (If applicable, </w:t>
            </w:r>
            <w:proofErr w:type="gramStart"/>
            <w:r w:rsidRPr="00EE2F7D">
              <w:rPr>
                <w:rFonts w:cs="Calibri"/>
                <w:sz w:val="16"/>
                <w:szCs w:val="16"/>
                <w:highlight w:val="yellow"/>
              </w:rPr>
              <w:t>may</w:t>
            </w:r>
            <w:proofErr w:type="gramEnd"/>
            <w:r w:rsidRPr="00EE2F7D">
              <w:rPr>
                <w:rFonts w:cs="Calibri"/>
                <w:sz w:val="16"/>
                <w:szCs w:val="16"/>
                <w:highlight w:val="yellow"/>
              </w:rPr>
              <w:t xml:space="preserve"> require a wetlands specialist).</w:t>
            </w:r>
          </w:p>
        </w:tc>
        <w:tc>
          <w:tcPr>
            <w:tcW w:w="1683" w:type="dxa"/>
            <w:hideMark/>
          </w:tcPr>
          <w:p w14:paraId="1E25867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FF2D3C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66604EB" w14:textId="77777777" w:rsidR="007B00E9" w:rsidRPr="00EE2F7D" w:rsidRDefault="007B00E9" w:rsidP="002D5961">
            <w:pPr>
              <w:spacing w:after="160" w:line="278" w:lineRule="auto"/>
              <w:rPr>
                <w:rFonts w:cs="Calibri"/>
                <w:sz w:val="16"/>
                <w:szCs w:val="16"/>
              </w:rPr>
            </w:pPr>
          </w:p>
        </w:tc>
        <w:tc>
          <w:tcPr>
            <w:tcW w:w="3519" w:type="dxa"/>
            <w:hideMark/>
          </w:tcPr>
          <w:p w14:paraId="02D78D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Wall and floor elevations are compared to potential 100-year flood elevations to ensure basins are not over-topped or buildings flooded.</w:t>
            </w:r>
          </w:p>
        </w:tc>
        <w:tc>
          <w:tcPr>
            <w:tcW w:w="1683" w:type="dxa"/>
            <w:hideMark/>
          </w:tcPr>
          <w:p w14:paraId="3B0A29D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408220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1B32A25" w14:textId="77777777" w:rsidR="007B00E9" w:rsidRPr="00EE2F7D" w:rsidRDefault="007B00E9" w:rsidP="002D5961">
            <w:pPr>
              <w:spacing w:after="160" w:line="278" w:lineRule="auto"/>
              <w:rPr>
                <w:rFonts w:cs="Calibri"/>
                <w:sz w:val="16"/>
                <w:szCs w:val="16"/>
              </w:rPr>
            </w:pPr>
          </w:p>
        </w:tc>
        <w:tc>
          <w:tcPr>
            <w:tcW w:w="3519" w:type="dxa"/>
            <w:hideMark/>
          </w:tcPr>
          <w:p w14:paraId="0164B7C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Consideration is given to using a continuous hydrologic and hydraulic model for evaluating hydraulic capacity and flooding potential. (If appropriate)</w:t>
            </w:r>
          </w:p>
        </w:tc>
        <w:tc>
          <w:tcPr>
            <w:tcW w:w="1683" w:type="dxa"/>
            <w:hideMark/>
          </w:tcPr>
          <w:p w14:paraId="3899EC3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3112AB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0D7A0C" w14:textId="77777777" w:rsidR="007B00E9" w:rsidRPr="00EE2F7D" w:rsidRDefault="007B00E9" w:rsidP="002D5961">
            <w:pPr>
              <w:spacing w:after="160" w:line="278" w:lineRule="auto"/>
              <w:rPr>
                <w:rFonts w:cs="Calibri"/>
                <w:sz w:val="16"/>
                <w:szCs w:val="16"/>
              </w:rPr>
            </w:pPr>
          </w:p>
        </w:tc>
        <w:tc>
          <w:tcPr>
            <w:tcW w:w="3519" w:type="dxa"/>
            <w:hideMark/>
          </w:tcPr>
          <w:p w14:paraId="6B0FF79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coastal sites, future flooding risks associated with projected sea level rise and inundation risk due to tsunamis are considered, citing studies and discussing uncertainties. (If applicable)</w:t>
            </w:r>
          </w:p>
        </w:tc>
        <w:tc>
          <w:tcPr>
            <w:tcW w:w="1683" w:type="dxa"/>
            <w:hideMark/>
          </w:tcPr>
          <w:p w14:paraId="6A75C4F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67E366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4A08E2B" w14:textId="77777777" w:rsidR="007B00E9" w:rsidRPr="00EE2F7D" w:rsidRDefault="007B00E9" w:rsidP="002D5961">
            <w:pPr>
              <w:spacing w:after="160" w:line="278" w:lineRule="auto"/>
              <w:rPr>
                <w:rFonts w:cs="Calibri"/>
                <w:sz w:val="16"/>
                <w:szCs w:val="16"/>
              </w:rPr>
            </w:pPr>
          </w:p>
        </w:tc>
        <w:tc>
          <w:tcPr>
            <w:tcW w:w="3519" w:type="dxa"/>
            <w:hideMark/>
          </w:tcPr>
          <w:p w14:paraId="1E7AB96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Site assessments consider the potential impacts to historic properties or the risks of impacting archeological and culturally sensitive sites, including consultation with relevant agencies.</w:t>
            </w:r>
          </w:p>
        </w:tc>
        <w:tc>
          <w:tcPr>
            <w:tcW w:w="1683" w:type="dxa"/>
            <w:hideMark/>
          </w:tcPr>
          <w:p w14:paraId="0CA6650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96FE1E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2FAC3A0" w14:textId="77777777" w:rsidR="007B00E9" w:rsidRPr="00EE2F7D" w:rsidRDefault="007B00E9" w:rsidP="002D5961">
            <w:pPr>
              <w:spacing w:after="160" w:line="278" w:lineRule="auto"/>
              <w:rPr>
                <w:rFonts w:cs="Calibri"/>
                <w:sz w:val="16"/>
                <w:szCs w:val="16"/>
                <w:highlight w:val="yellow"/>
              </w:rPr>
            </w:pPr>
          </w:p>
        </w:tc>
        <w:tc>
          <w:tcPr>
            <w:tcW w:w="3519" w:type="dxa"/>
            <w:hideMark/>
          </w:tcPr>
          <w:p w14:paraId="392F844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Adequate soils analyses are conducted at the final alternate sites during the site assessment stage to understand soil ability to support structures or provide treatment, including enough analysis to limit potential for changed site conditions.</w:t>
            </w:r>
          </w:p>
        </w:tc>
        <w:tc>
          <w:tcPr>
            <w:tcW w:w="1683" w:type="dxa"/>
            <w:hideMark/>
          </w:tcPr>
          <w:p w14:paraId="08D5B43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34BC4F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43908D2" w14:textId="77777777" w:rsidR="007B00E9" w:rsidRPr="00EE2F7D" w:rsidRDefault="007B00E9" w:rsidP="002D5961">
            <w:pPr>
              <w:spacing w:after="160" w:line="278" w:lineRule="auto"/>
              <w:rPr>
                <w:rFonts w:cs="Calibri"/>
                <w:sz w:val="16"/>
                <w:szCs w:val="16"/>
              </w:rPr>
            </w:pPr>
            <w:r w:rsidRPr="00EE2F7D">
              <w:rPr>
                <w:rFonts w:cs="Calibri"/>
                <w:sz w:val="16"/>
                <w:szCs w:val="16"/>
              </w:rPr>
              <w:lastRenderedPageBreak/>
              <w:t>(</w:t>
            </w:r>
            <w:proofErr w:type="spellStart"/>
            <w:r w:rsidRPr="00EE2F7D">
              <w:rPr>
                <w:rFonts w:cs="Calibri"/>
                <w:sz w:val="16"/>
                <w:szCs w:val="16"/>
              </w:rPr>
              <w:t>i</w:t>
            </w:r>
            <w:proofErr w:type="spellEnd"/>
            <w:r w:rsidRPr="00EE2F7D">
              <w:rPr>
                <w:rFonts w:cs="Calibri"/>
                <w:sz w:val="16"/>
                <w:szCs w:val="16"/>
              </w:rPr>
              <w:t>) A flow diagram showing general layout of the various units, the location of the effluent discharge, and a hydraulic profile of the system that is the subject of the engineering report and any hydraulically related portions.</w:t>
            </w:r>
          </w:p>
        </w:tc>
        <w:tc>
          <w:tcPr>
            <w:tcW w:w="3519" w:type="dxa"/>
            <w:hideMark/>
          </w:tcPr>
          <w:p w14:paraId="3B142DD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Flow diagrams showing general layout are developed for each of the final alternates considered.</w:t>
            </w:r>
          </w:p>
        </w:tc>
        <w:tc>
          <w:tcPr>
            <w:tcW w:w="1683" w:type="dxa"/>
            <w:hideMark/>
          </w:tcPr>
          <w:p w14:paraId="0623B7B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FC7D435"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CD11220" w14:textId="77777777" w:rsidR="007B00E9" w:rsidRPr="00EE2F7D" w:rsidRDefault="007B00E9" w:rsidP="002D5961">
            <w:pPr>
              <w:spacing w:after="160" w:line="278" w:lineRule="auto"/>
              <w:rPr>
                <w:rFonts w:cs="Calibri"/>
                <w:sz w:val="16"/>
                <w:szCs w:val="16"/>
              </w:rPr>
            </w:pPr>
          </w:p>
        </w:tc>
        <w:tc>
          <w:tcPr>
            <w:tcW w:w="3519" w:type="dxa"/>
            <w:hideMark/>
          </w:tcPr>
          <w:p w14:paraId="6BB124E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schematic flow diagram showing all wastewater liquid and solids flow paths, including return or </w:t>
            </w:r>
            <w:proofErr w:type="gramStart"/>
            <w:r w:rsidRPr="00EE2F7D">
              <w:rPr>
                <w:rFonts w:cs="Calibri"/>
                <w:sz w:val="16"/>
                <w:szCs w:val="16"/>
                <w:highlight w:val="yellow"/>
              </w:rPr>
              <w:t>recycle</w:t>
            </w:r>
            <w:proofErr w:type="gramEnd"/>
            <w:r w:rsidRPr="00EE2F7D">
              <w:rPr>
                <w:rFonts w:cs="Calibri"/>
                <w:sz w:val="16"/>
                <w:szCs w:val="16"/>
                <w:highlight w:val="yellow"/>
              </w:rPr>
              <w:t xml:space="preserve"> flows, is included.</w:t>
            </w:r>
          </w:p>
        </w:tc>
        <w:tc>
          <w:tcPr>
            <w:tcW w:w="1683" w:type="dxa"/>
            <w:hideMark/>
          </w:tcPr>
          <w:p w14:paraId="33FE59C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E5C08B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024BAB6" w14:textId="77777777" w:rsidR="007B00E9" w:rsidRPr="00EE2F7D" w:rsidRDefault="007B00E9" w:rsidP="002D5961">
            <w:pPr>
              <w:spacing w:after="160" w:line="278" w:lineRule="auto"/>
              <w:rPr>
                <w:rFonts w:cs="Calibri"/>
                <w:sz w:val="16"/>
                <w:szCs w:val="16"/>
              </w:rPr>
            </w:pPr>
          </w:p>
        </w:tc>
        <w:tc>
          <w:tcPr>
            <w:tcW w:w="3519" w:type="dxa"/>
            <w:hideMark/>
          </w:tcPr>
          <w:p w14:paraId="4C1BC09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Proposed compliance sampling and flow monitoring locations are included, and it is demonstrated that they will provide representative data not influenced by return/recycle flows and without unmonitored flows.</w:t>
            </w:r>
          </w:p>
        </w:tc>
        <w:tc>
          <w:tcPr>
            <w:tcW w:w="1683" w:type="dxa"/>
            <w:hideMark/>
          </w:tcPr>
          <w:p w14:paraId="18688FA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7ABCBEE"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BC6D814" w14:textId="77777777" w:rsidR="007B00E9" w:rsidRPr="00EE2F7D" w:rsidRDefault="007B00E9" w:rsidP="002D5961">
            <w:pPr>
              <w:spacing w:after="160" w:line="278" w:lineRule="auto"/>
              <w:rPr>
                <w:rFonts w:cs="Calibri"/>
                <w:sz w:val="16"/>
                <w:szCs w:val="16"/>
              </w:rPr>
            </w:pPr>
          </w:p>
        </w:tc>
        <w:tc>
          <w:tcPr>
            <w:tcW w:w="3519" w:type="dxa"/>
            <w:hideMark/>
          </w:tcPr>
          <w:p w14:paraId="065C465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scaled site layout is included that includes site topography and shows how proposed treatment units fit on the land available.</w:t>
            </w:r>
          </w:p>
        </w:tc>
        <w:tc>
          <w:tcPr>
            <w:tcW w:w="1683" w:type="dxa"/>
            <w:hideMark/>
          </w:tcPr>
          <w:p w14:paraId="7EBA99D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2371F4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4BB3D9A" w14:textId="77777777" w:rsidR="007B00E9" w:rsidRPr="00EE2F7D" w:rsidRDefault="007B00E9" w:rsidP="002D5961">
            <w:pPr>
              <w:spacing w:after="160" w:line="278" w:lineRule="auto"/>
              <w:rPr>
                <w:rFonts w:cs="Calibri"/>
                <w:sz w:val="16"/>
                <w:szCs w:val="16"/>
              </w:rPr>
            </w:pPr>
          </w:p>
        </w:tc>
        <w:tc>
          <w:tcPr>
            <w:tcW w:w="3519" w:type="dxa"/>
            <w:hideMark/>
          </w:tcPr>
          <w:p w14:paraId="4E373C7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detailed hydraulic profile for the selected alternate is developed.</w:t>
            </w:r>
          </w:p>
        </w:tc>
        <w:tc>
          <w:tcPr>
            <w:tcW w:w="1683" w:type="dxa"/>
            <w:hideMark/>
          </w:tcPr>
          <w:p w14:paraId="043EA47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1718F1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7B892CE" w14:textId="77777777" w:rsidR="007B00E9" w:rsidRPr="00EE2F7D" w:rsidRDefault="007B00E9" w:rsidP="002D5961">
            <w:pPr>
              <w:spacing w:after="160" w:line="278" w:lineRule="auto"/>
              <w:rPr>
                <w:rFonts w:cs="Calibri"/>
                <w:sz w:val="16"/>
                <w:szCs w:val="16"/>
              </w:rPr>
            </w:pPr>
          </w:p>
        </w:tc>
        <w:tc>
          <w:tcPr>
            <w:tcW w:w="3519" w:type="dxa"/>
            <w:hideMark/>
          </w:tcPr>
          <w:p w14:paraId="0EE4CDC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hydraulic profile includes </w:t>
            </w:r>
            <w:proofErr w:type="gramStart"/>
            <w:r w:rsidRPr="00EE2F7D">
              <w:rPr>
                <w:rFonts w:cs="Calibri"/>
                <w:sz w:val="16"/>
                <w:szCs w:val="16"/>
                <w:highlight w:val="yellow"/>
              </w:rPr>
              <w:t>the high</w:t>
            </w:r>
            <w:proofErr w:type="gramEnd"/>
            <w:r w:rsidRPr="00EE2F7D">
              <w:rPr>
                <w:rFonts w:cs="Calibri"/>
                <w:sz w:val="16"/>
                <w:szCs w:val="16"/>
                <w:highlight w:val="yellow"/>
              </w:rPr>
              <w:t xml:space="preserve"> plant flow, high receiving water flow/elevation, and low plant flow conditions.</w:t>
            </w:r>
          </w:p>
        </w:tc>
        <w:tc>
          <w:tcPr>
            <w:tcW w:w="1683" w:type="dxa"/>
            <w:hideMark/>
          </w:tcPr>
          <w:p w14:paraId="4BF3578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F6B483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C8A3B6C" w14:textId="77777777" w:rsidR="007B00E9" w:rsidRPr="00EE2F7D" w:rsidRDefault="007B00E9" w:rsidP="002D5961">
            <w:pPr>
              <w:spacing w:after="160" w:line="278" w:lineRule="auto"/>
              <w:rPr>
                <w:rFonts w:cs="Calibri"/>
                <w:sz w:val="16"/>
                <w:szCs w:val="16"/>
              </w:rPr>
            </w:pPr>
          </w:p>
        </w:tc>
        <w:tc>
          <w:tcPr>
            <w:tcW w:w="3519" w:type="dxa"/>
            <w:hideMark/>
          </w:tcPr>
          <w:p w14:paraId="2E16533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Hydraulic profiles are included for other critical flow conditions if necessary to justify unique design elements or operating conditions. (If applicable)</w:t>
            </w:r>
          </w:p>
        </w:tc>
        <w:tc>
          <w:tcPr>
            <w:tcW w:w="1683" w:type="dxa"/>
            <w:hideMark/>
          </w:tcPr>
          <w:p w14:paraId="21F858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88DABD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1BE11A9" w14:textId="77777777" w:rsidR="007B00E9" w:rsidRPr="00EE2F7D" w:rsidRDefault="007B00E9" w:rsidP="002D5961">
            <w:pPr>
              <w:spacing w:after="160" w:line="278" w:lineRule="auto"/>
              <w:rPr>
                <w:rFonts w:cs="Calibri"/>
                <w:sz w:val="16"/>
                <w:szCs w:val="16"/>
              </w:rPr>
            </w:pPr>
            <w:r w:rsidRPr="00EE2F7D">
              <w:rPr>
                <w:rFonts w:cs="Calibri"/>
                <w:sz w:val="16"/>
                <w:szCs w:val="16"/>
              </w:rPr>
              <w:t>() A discussion of infiltration and inflow problems, overflows and bypasses, and proposed corrections and controls.</w:t>
            </w:r>
          </w:p>
        </w:tc>
        <w:tc>
          <w:tcPr>
            <w:tcW w:w="3519" w:type="dxa"/>
            <w:hideMark/>
          </w:tcPr>
          <w:p w14:paraId="53B87CA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existing treatment plant flows are evaluated to show the degree of I/I in the collection system, including a review of system age/characteristics, flow monitoring, and location of high I/I lines.</w:t>
            </w:r>
          </w:p>
        </w:tc>
        <w:tc>
          <w:tcPr>
            <w:tcW w:w="1683" w:type="dxa"/>
            <w:hideMark/>
          </w:tcPr>
          <w:p w14:paraId="63358DC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28A295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E06440E" w14:textId="77777777" w:rsidR="007B00E9" w:rsidRPr="00EE2F7D" w:rsidRDefault="007B00E9" w:rsidP="002D5961">
            <w:pPr>
              <w:spacing w:after="160" w:line="278" w:lineRule="auto"/>
              <w:rPr>
                <w:rFonts w:cs="Calibri"/>
                <w:sz w:val="16"/>
                <w:szCs w:val="16"/>
              </w:rPr>
            </w:pPr>
          </w:p>
        </w:tc>
        <w:tc>
          <w:tcPr>
            <w:tcW w:w="3519" w:type="dxa"/>
            <w:hideMark/>
          </w:tcPr>
          <w:p w14:paraId="216D849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evaluation includes at least one year of testing to establish baseline flows and conditions if needed per C1-7 guidance. (If applicable)</w:t>
            </w:r>
          </w:p>
        </w:tc>
        <w:tc>
          <w:tcPr>
            <w:tcW w:w="1683" w:type="dxa"/>
            <w:hideMark/>
          </w:tcPr>
          <w:p w14:paraId="6B03240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E1E36D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961ADBA" w14:textId="77777777" w:rsidR="007B00E9" w:rsidRPr="00EE2F7D" w:rsidRDefault="007B00E9" w:rsidP="002D5961">
            <w:pPr>
              <w:spacing w:after="160" w:line="278" w:lineRule="auto"/>
              <w:rPr>
                <w:rFonts w:cs="Calibri"/>
                <w:sz w:val="16"/>
                <w:szCs w:val="16"/>
              </w:rPr>
            </w:pPr>
          </w:p>
        </w:tc>
        <w:tc>
          <w:tcPr>
            <w:tcW w:w="3519" w:type="dxa"/>
            <w:hideMark/>
          </w:tcPr>
          <w:p w14:paraId="7352836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How I/I </w:t>
            </w:r>
            <w:proofErr w:type="gramStart"/>
            <w:r w:rsidRPr="00EE2F7D">
              <w:rPr>
                <w:rFonts w:cs="Calibri"/>
                <w:sz w:val="16"/>
                <w:szCs w:val="16"/>
                <w:highlight w:val="yellow"/>
              </w:rPr>
              <w:t>impacts</w:t>
            </w:r>
            <w:proofErr w:type="gramEnd"/>
            <w:r w:rsidRPr="00EE2F7D">
              <w:rPr>
                <w:rFonts w:cs="Calibri"/>
                <w:sz w:val="16"/>
                <w:szCs w:val="16"/>
                <w:highlight w:val="yellow"/>
              </w:rPr>
              <w:t xml:space="preserve"> the overall facility design and performance is described.</w:t>
            </w:r>
          </w:p>
        </w:tc>
        <w:tc>
          <w:tcPr>
            <w:tcW w:w="1683" w:type="dxa"/>
            <w:hideMark/>
          </w:tcPr>
          <w:p w14:paraId="7A154C5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8DA17F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82AA78E" w14:textId="77777777" w:rsidR="007B00E9" w:rsidRPr="00EE2F7D" w:rsidRDefault="007B00E9" w:rsidP="002D5961">
            <w:pPr>
              <w:spacing w:after="160" w:line="278" w:lineRule="auto"/>
              <w:rPr>
                <w:rFonts w:cs="Calibri"/>
                <w:sz w:val="16"/>
                <w:szCs w:val="16"/>
              </w:rPr>
            </w:pPr>
          </w:p>
        </w:tc>
        <w:tc>
          <w:tcPr>
            <w:tcW w:w="3519" w:type="dxa"/>
            <w:hideMark/>
          </w:tcPr>
          <w:p w14:paraId="676AB71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Alternatives for minimizing or mitigating existing and anticipated future I/I are described and evaluated, including collection system rehabilitation, equalization basins, or accounting for variability in design.</w:t>
            </w:r>
          </w:p>
        </w:tc>
        <w:tc>
          <w:tcPr>
            <w:tcW w:w="1683" w:type="dxa"/>
            <w:hideMark/>
          </w:tcPr>
          <w:p w14:paraId="438AA49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A2A789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1D54A86" w14:textId="77777777" w:rsidR="007B00E9" w:rsidRPr="00EE2F7D" w:rsidRDefault="007B00E9" w:rsidP="002D5961">
            <w:pPr>
              <w:spacing w:after="160" w:line="278" w:lineRule="auto"/>
              <w:rPr>
                <w:rFonts w:cs="Calibri"/>
                <w:sz w:val="16"/>
                <w:szCs w:val="16"/>
              </w:rPr>
            </w:pPr>
          </w:p>
        </w:tc>
        <w:tc>
          <w:tcPr>
            <w:tcW w:w="3519" w:type="dxa"/>
            <w:hideMark/>
          </w:tcPr>
          <w:p w14:paraId="0E98C59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demonstrates that the proponent considered the impacts of high I/I when evaluating the appropriateness of alternative treatment technologies.</w:t>
            </w:r>
          </w:p>
        </w:tc>
        <w:tc>
          <w:tcPr>
            <w:tcW w:w="1683" w:type="dxa"/>
            <w:hideMark/>
          </w:tcPr>
          <w:p w14:paraId="65D5124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058119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A613A69" w14:textId="77777777" w:rsidR="007B00E9" w:rsidRPr="00EE2F7D" w:rsidRDefault="007B00E9" w:rsidP="002D5961">
            <w:pPr>
              <w:spacing w:after="160" w:line="278" w:lineRule="auto"/>
              <w:rPr>
                <w:rFonts w:cs="Calibri"/>
                <w:sz w:val="16"/>
                <w:szCs w:val="16"/>
              </w:rPr>
            </w:pPr>
          </w:p>
        </w:tc>
        <w:tc>
          <w:tcPr>
            <w:tcW w:w="3519" w:type="dxa"/>
            <w:hideMark/>
          </w:tcPr>
          <w:p w14:paraId="4F0A83C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Discharge locations for anticipated SSOs and CSOs are identified on a map, and their current frequency and impacts on receiving water are discussed. (If applicable)</w:t>
            </w:r>
          </w:p>
        </w:tc>
        <w:tc>
          <w:tcPr>
            <w:tcW w:w="1683" w:type="dxa"/>
            <w:hideMark/>
          </w:tcPr>
          <w:p w14:paraId="7561B48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B7530C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0DA78049" w14:textId="77777777" w:rsidR="007B00E9" w:rsidRPr="00EE2F7D" w:rsidRDefault="007B00E9" w:rsidP="002D5961">
            <w:pPr>
              <w:spacing w:after="160" w:line="278" w:lineRule="auto"/>
              <w:rPr>
                <w:rFonts w:cs="Calibri"/>
                <w:sz w:val="16"/>
                <w:szCs w:val="16"/>
              </w:rPr>
            </w:pPr>
          </w:p>
        </w:tc>
        <w:tc>
          <w:tcPr>
            <w:tcW w:w="3519" w:type="dxa"/>
            <w:hideMark/>
          </w:tcPr>
          <w:p w14:paraId="6DF12D5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Recommendations for eliminating SSOs are discussed.</w:t>
            </w:r>
          </w:p>
        </w:tc>
        <w:tc>
          <w:tcPr>
            <w:tcW w:w="1683" w:type="dxa"/>
            <w:hideMark/>
          </w:tcPr>
          <w:p w14:paraId="5E5FC77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E2984A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9DDDDE5" w14:textId="77777777" w:rsidR="007B00E9" w:rsidRPr="00EE2F7D" w:rsidRDefault="007B00E9" w:rsidP="002D5961">
            <w:pPr>
              <w:spacing w:after="160" w:line="278" w:lineRule="auto"/>
              <w:rPr>
                <w:rFonts w:cs="Calibri"/>
                <w:sz w:val="16"/>
                <w:szCs w:val="16"/>
              </w:rPr>
            </w:pPr>
          </w:p>
        </w:tc>
        <w:tc>
          <w:tcPr>
            <w:tcW w:w="3519" w:type="dxa"/>
            <w:hideMark/>
          </w:tcPr>
          <w:p w14:paraId="4F9687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How the project relates to CSOs control efforts is described. (If applicable)</w:t>
            </w:r>
          </w:p>
        </w:tc>
        <w:tc>
          <w:tcPr>
            <w:tcW w:w="1683" w:type="dxa"/>
            <w:hideMark/>
          </w:tcPr>
          <w:p w14:paraId="0E61849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30EC6B1"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9D3D48A" w14:textId="77777777" w:rsidR="007B00E9" w:rsidRPr="00EE2F7D" w:rsidRDefault="007B00E9" w:rsidP="002D5961">
            <w:pPr>
              <w:spacing w:after="160" w:line="278" w:lineRule="auto"/>
              <w:rPr>
                <w:rFonts w:cs="Calibri"/>
                <w:sz w:val="16"/>
                <w:szCs w:val="16"/>
              </w:rPr>
            </w:pPr>
          </w:p>
        </w:tc>
        <w:tc>
          <w:tcPr>
            <w:tcW w:w="3519" w:type="dxa"/>
            <w:hideMark/>
          </w:tcPr>
          <w:p w14:paraId="3E8D76F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does not propose plans that result in increased frequencies or impacts of SSO and/or CSO discharges.</w:t>
            </w:r>
          </w:p>
        </w:tc>
        <w:tc>
          <w:tcPr>
            <w:tcW w:w="1683" w:type="dxa"/>
            <w:hideMark/>
          </w:tcPr>
          <w:p w14:paraId="221176F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E1F8CA1"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8E934AA" w14:textId="77777777" w:rsidR="007B00E9" w:rsidRPr="00EE2F7D" w:rsidRDefault="007B00E9" w:rsidP="002D5961">
            <w:pPr>
              <w:spacing w:after="160" w:line="278" w:lineRule="auto"/>
              <w:rPr>
                <w:rFonts w:cs="Calibri"/>
                <w:sz w:val="16"/>
                <w:szCs w:val="16"/>
              </w:rPr>
            </w:pPr>
          </w:p>
        </w:tc>
        <w:tc>
          <w:tcPr>
            <w:tcW w:w="3519" w:type="dxa"/>
            <w:hideMark/>
          </w:tcPr>
          <w:p w14:paraId="659638B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proposed project is consistent with an approved CSO control plan. (If applicable)</w:t>
            </w:r>
          </w:p>
        </w:tc>
        <w:tc>
          <w:tcPr>
            <w:tcW w:w="1683" w:type="dxa"/>
            <w:hideMark/>
          </w:tcPr>
          <w:p w14:paraId="6E195D5C"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C3CF5C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B62E037"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(k) A discussion of any special provisions for treating industrial </w:t>
            </w:r>
            <w:proofErr w:type="gramStart"/>
            <w:r w:rsidRPr="00EE2F7D">
              <w:rPr>
                <w:rFonts w:cs="Calibri"/>
                <w:sz w:val="16"/>
                <w:szCs w:val="16"/>
              </w:rPr>
              <w:t>wastes</w:t>
            </w:r>
            <w:proofErr w:type="gramEnd"/>
            <w:r w:rsidRPr="00EE2F7D">
              <w:rPr>
                <w:rFonts w:cs="Calibri"/>
                <w:sz w:val="16"/>
                <w:szCs w:val="16"/>
              </w:rPr>
              <w:t>, including any pretreatment requirements for significant industrial sources.</w:t>
            </w:r>
          </w:p>
        </w:tc>
        <w:tc>
          <w:tcPr>
            <w:tcW w:w="3519" w:type="dxa"/>
            <w:hideMark/>
          </w:tcPr>
          <w:p w14:paraId="1B40951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required special handling by the treatment plant and proposed methods for handling industrial wastes identified in 3(c) are discussed. (If applicable)</w:t>
            </w:r>
          </w:p>
        </w:tc>
        <w:tc>
          <w:tcPr>
            <w:tcW w:w="1683" w:type="dxa"/>
            <w:hideMark/>
          </w:tcPr>
          <w:p w14:paraId="412825BF"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8B3A44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9AD30D4" w14:textId="77777777" w:rsidR="007B00E9" w:rsidRPr="00EE2F7D" w:rsidRDefault="007B00E9" w:rsidP="002D5961">
            <w:pPr>
              <w:spacing w:after="160" w:line="278" w:lineRule="auto"/>
              <w:rPr>
                <w:rFonts w:cs="Calibri"/>
                <w:sz w:val="16"/>
                <w:szCs w:val="16"/>
              </w:rPr>
            </w:pPr>
          </w:p>
        </w:tc>
        <w:tc>
          <w:tcPr>
            <w:tcW w:w="3519" w:type="dxa"/>
            <w:hideMark/>
          </w:tcPr>
          <w:p w14:paraId="5436F99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Appropriate treatability studies are referenced for existing industrial wastewaters to identify the potential to interfere with proposed unit processes. (If applicable)</w:t>
            </w:r>
          </w:p>
        </w:tc>
        <w:tc>
          <w:tcPr>
            <w:tcW w:w="1683" w:type="dxa"/>
            <w:hideMark/>
          </w:tcPr>
          <w:p w14:paraId="214E6CE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DD4C95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EB29FB1" w14:textId="77777777" w:rsidR="007B00E9" w:rsidRPr="00EE2F7D" w:rsidRDefault="007B00E9" w:rsidP="002D5961">
            <w:pPr>
              <w:spacing w:after="160" w:line="278" w:lineRule="auto"/>
              <w:rPr>
                <w:rFonts w:cs="Calibri"/>
                <w:sz w:val="16"/>
                <w:szCs w:val="16"/>
              </w:rPr>
            </w:pPr>
          </w:p>
        </w:tc>
        <w:tc>
          <w:tcPr>
            <w:tcW w:w="3519" w:type="dxa"/>
            <w:hideMark/>
          </w:tcPr>
          <w:p w14:paraId="25A550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extent of industrial pretreatment needed to ensure stable plant operation, suitability of biosolids for beneficial use, and water quality protection is identified.</w:t>
            </w:r>
          </w:p>
        </w:tc>
        <w:tc>
          <w:tcPr>
            <w:tcW w:w="1683" w:type="dxa"/>
            <w:hideMark/>
          </w:tcPr>
          <w:p w14:paraId="7B2BE3F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3A1B760"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3D6713" w14:textId="77777777" w:rsidR="007B00E9" w:rsidRPr="00EE2F7D" w:rsidRDefault="007B00E9" w:rsidP="002D5961">
            <w:pPr>
              <w:spacing w:after="160" w:line="278" w:lineRule="auto"/>
              <w:rPr>
                <w:rFonts w:cs="Calibri"/>
                <w:sz w:val="16"/>
                <w:szCs w:val="16"/>
              </w:rPr>
            </w:pPr>
          </w:p>
        </w:tc>
        <w:tc>
          <w:tcPr>
            <w:tcW w:w="3519" w:type="dxa"/>
            <w:hideMark/>
          </w:tcPr>
          <w:p w14:paraId="19A8148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Pretreatment requirements for significant industrial sources are discussed. (If applicable)</w:t>
            </w:r>
          </w:p>
        </w:tc>
        <w:tc>
          <w:tcPr>
            <w:tcW w:w="1683" w:type="dxa"/>
            <w:hideMark/>
          </w:tcPr>
          <w:p w14:paraId="03B64C8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C8FC9D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E048E6D" w14:textId="77777777" w:rsidR="007B00E9" w:rsidRPr="00EE2F7D" w:rsidRDefault="007B00E9" w:rsidP="002D5961">
            <w:pPr>
              <w:spacing w:after="160" w:line="278" w:lineRule="auto"/>
              <w:rPr>
                <w:rFonts w:cs="Calibri"/>
                <w:sz w:val="16"/>
                <w:szCs w:val="16"/>
              </w:rPr>
            </w:pPr>
            <w:r w:rsidRPr="00EE2F7D">
              <w:rPr>
                <w:rFonts w:cs="Calibri"/>
                <w:sz w:val="16"/>
                <w:szCs w:val="16"/>
              </w:rPr>
              <w:t>(l) Detailed outfall analysis or other disposal method selected.</w:t>
            </w:r>
          </w:p>
        </w:tc>
        <w:tc>
          <w:tcPr>
            <w:tcW w:w="3519" w:type="dxa"/>
            <w:hideMark/>
          </w:tcPr>
          <w:p w14:paraId="3FD8E06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location of the existing or proposed outfall and diffuser design are identified.</w:t>
            </w:r>
          </w:p>
        </w:tc>
        <w:tc>
          <w:tcPr>
            <w:tcW w:w="1683" w:type="dxa"/>
            <w:hideMark/>
          </w:tcPr>
          <w:p w14:paraId="12630A5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50329F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33E7BEB" w14:textId="77777777" w:rsidR="007B00E9" w:rsidRPr="00EE2F7D" w:rsidRDefault="007B00E9" w:rsidP="002D5961">
            <w:pPr>
              <w:spacing w:after="160" w:line="278" w:lineRule="auto"/>
              <w:rPr>
                <w:rFonts w:cs="Calibri"/>
                <w:sz w:val="16"/>
                <w:szCs w:val="16"/>
              </w:rPr>
            </w:pPr>
          </w:p>
        </w:tc>
        <w:tc>
          <w:tcPr>
            <w:tcW w:w="3519" w:type="dxa"/>
            <w:hideMark/>
          </w:tcPr>
          <w:p w14:paraId="7F24BF4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preliminary analysis of the outfall is provided to assess impacts on the receiving water described in 3(e).</w:t>
            </w:r>
          </w:p>
        </w:tc>
        <w:tc>
          <w:tcPr>
            <w:tcW w:w="1683" w:type="dxa"/>
            <w:hideMark/>
          </w:tcPr>
          <w:p w14:paraId="16945EB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4E9F12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56DB022" w14:textId="77777777" w:rsidR="007B00E9" w:rsidRPr="00EE2F7D" w:rsidRDefault="007B00E9" w:rsidP="002D5961">
            <w:pPr>
              <w:spacing w:after="160" w:line="278" w:lineRule="auto"/>
              <w:rPr>
                <w:rFonts w:cs="Calibri"/>
                <w:sz w:val="16"/>
                <w:szCs w:val="16"/>
              </w:rPr>
            </w:pPr>
          </w:p>
        </w:tc>
        <w:tc>
          <w:tcPr>
            <w:tcW w:w="3519" w:type="dxa"/>
            <w:hideMark/>
          </w:tcPr>
          <w:p w14:paraId="0C0B0C8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sufficiently detailed outfall analysis is provided to justify that the proposed discharge will comply with water quality standards at the point of discharge or at the boundaries of acute and chronic mixing zones (if allowed).</w:t>
            </w:r>
          </w:p>
        </w:tc>
        <w:tc>
          <w:tcPr>
            <w:tcW w:w="1683" w:type="dxa"/>
            <w:hideMark/>
          </w:tcPr>
          <w:p w14:paraId="6C55069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D704042"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DD40342" w14:textId="77777777" w:rsidR="007B00E9" w:rsidRPr="00EE2F7D" w:rsidRDefault="007B00E9" w:rsidP="002D5961">
            <w:pPr>
              <w:spacing w:after="160" w:line="278" w:lineRule="auto"/>
              <w:rPr>
                <w:rFonts w:cs="Calibri"/>
                <w:sz w:val="16"/>
                <w:szCs w:val="16"/>
              </w:rPr>
            </w:pPr>
          </w:p>
        </w:tc>
        <w:tc>
          <w:tcPr>
            <w:tcW w:w="3519" w:type="dxa"/>
            <w:hideMark/>
          </w:tcPr>
          <w:p w14:paraId="798DE26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is consistent with Ecology’s “Guidance for Conducting Mixing Zone Analyses” and EPA's “Technical Support Document for Water Quality-based Toxics Control”.</w:t>
            </w:r>
          </w:p>
        </w:tc>
        <w:tc>
          <w:tcPr>
            <w:tcW w:w="1683" w:type="dxa"/>
            <w:hideMark/>
          </w:tcPr>
          <w:p w14:paraId="5106D04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C3D0D6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65DD402" w14:textId="77777777" w:rsidR="007B00E9" w:rsidRPr="00EE2F7D" w:rsidRDefault="007B00E9" w:rsidP="002D5961">
            <w:pPr>
              <w:spacing w:after="160" w:line="278" w:lineRule="auto"/>
              <w:rPr>
                <w:rFonts w:cs="Calibri"/>
                <w:sz w:val="16"/>
                <w:szCs w:val="16"/>
              </w:rPr>
            </w:pPr>
          </w:p>
        </w:tc>
        <w:tc>
          <w:tcPr>
            <w:tcW w:w="3519" w:type="dxa"/>
            <w:hideMark/>
          </w:tcPr>
          <w:p w14:paraId="789B14C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analysis includes all critical flow and loading situations expected for the facility.</w:t>
            </w:r>
          </w:p>
        </w:tc>
        <w:tc>
          <w:tcPr>
            <w:tcW w:w="1683" w:type="dxa"/>
            <w:hideMark/>
          </w:tcPr>
          <w:p w14:paraId="533AA7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0D5AD83"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D36DF76" w14:textId="77777777" w:rsidR="007B00E9" w:rsidRPr="00EE2F7D" w:rsidRDefault="007B00E9" w:rsidP="002D5961">
            <w:pPr>
              <w:spacing w:after="160" w:line="278" w:lineRule="auto"/>
              <w:rPr>
                <w:rFonts w:cs="Calibri"/>
                <w:sz w:val="16"/>
                <w:szCs w:val="16"/>
              </w:rPr>
            </w:pPr>
          </w:p>
        </w:tc>
        <w:tc>
          <w:tcPr>
            <w:tcW w:w="3519" w:type="dxa"/>
            <w:hideMark/>
          </w:tcPr>
          <w:p w14:paraId="5D27859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For discharges to rivers and river-like estuaries, the low flow represents the 7Q10 flow or other regulated low flow. (If applicable)</w:t>
            </w:r>
          </w:p>
        </w:tc>
        <w:tc>
          <w:tcPr>
            <w:tcW w:w="1683" w:type="dxa"/>
            <w:hideMark/>
          </w:tcPr>
          <w:p w14:paraId="1E82F3F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0F5BDD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06E3436" w14:textId="77777777" w:rsidR="007B00E9" w:rsidRPr="00EE2F7D" w:rsidRDefault="007B00E9" w:rsidP="002D5961">
            <w:pPr>
              <w:spacing w:after="160" w:line="278" w:lineRule="auto"/>
              <w:rPr>
                <w:rFonts w:cs="Calibri"/>
                <w:sz w:val="16"/>
                <w:szCs w:val="16"/>
              </w:rPr>
            </w:pPr>
          </w:p>
        </w:tc>
        <w:tc>
          <w:tcPr>
            <w:tcW w:w="3519" w:type="dxa"/>
            <w:hideMark/>
          </w:tcPr>
          <w:p w14:paraId="5ED5C93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For marine discharges, the analysis uses mean lower low water elevation and seasonal conditions that result in the greatest stratification in the water column. (If applicable)</w:t>
            </w:r>
          </w:p>
        </w:tc>
        <w:tc>
          <w:tcPr>
            <w:tcW w:w="1683" w:type="dxa"/>
            <w:hideMark/>
          </w:tcPr>
          <w:p w14:paraId="7EC61A8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2C8415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E808525" w14:textId="77777777" w:rsidR="007B00E9" w:rsidRPr="00EE2F7D" w:rsidRDefault="007B00E9" w:rsidP="002D5961">
            <w:pPr>
              <w:spacing w:after="160" w:line="278" w:lineRule="auto"/>
              <w:rPr>
                <w:rFonts w:cs="Calibri"/>
                <w:sz w:val="16"/>
                <w:szCs w:val="16"/>
              </w:rPr>
            </w:pPr>
          </w:p>
        </w:tc>
        <w:tc>
          <w:tcPr>
            <w:tcW w:w="3519" w:type="dxa"/>
            <w:hideMark/>
          </w:tcPr>
          <w:p w14:paraId="6380C47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outfall construction or reconstruction project is located on state owned aquatic land, this is identified, and how the project complies with any DNR requirements and communication with DNR are described. (If applicable)</w:t>
            </w:r>
          </w:p>
        </w:tc>
        <w:tc>
          <w:tcPr>
            <w:tcW w:w="1683" w:type="dxa"/>
            <w:hideMark/>
          </w:tcPr>
          <w:p w14:paraId="4E2B00B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F67CF7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77F1838" w14:textId="77777777" w:rsidR="007B00E9" w:rsidRPr="00EE2F7D" w:rsidRDefault="007B00E9" w:rsidP="002D5961">
            <w:pPr>
              <w:spacing w:after="160" w:line="278" w:lineRule="auto"/>
              <w:rPr>
                <w:rFonts w:cs="Calibri"/>
                <w:sz w:val="16"/>
                <w:szCs w:val="16"/>
              </w:rPr>
            </w:pPr>
          </w:p>
        </w:tc>
        <w:tc>
          <w:tcPr>
            <w:tcW w:w="3519" w:type="dxa"/>
            <w:hideMark/>
          </w:tcPr>
          <w:p w14:paraId="21D0FAFB"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outfall and diffuser are included in the basic design data for 3(g).</w:t>
            </w:r>
          </w:p>
        </w:tc>
        <w:tc>
          <w:tcPr>
            <w:tcW w:w="1683" w:type="dxa"/>
            <w:hideMark/>
          </w:tcPr>
          <w:p w14:paraId="525203C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60C092E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C900BAF" w14:textId="77777777" w:rsidR="007B00E9" w:rsidRPr="00EE2F7D" w:rsidRDefault="007B00E9" w:rsidP="002D5961">
            <w:pPr>
              <w:spacing w:after="160" w:line="278" w:lineRule="auto"/>
              <w:rPr>
                <w:rFonts w:cs="Calibri"/>
                <w:sz w:val="16"/>
                <w:szCs w:val="16"/>
              </w:rPr>
            </w:pPr>
          </w:p>
        </w:tc>
        <w:tc>
          <w:tcPr>
            <w:tcW w:w="3519" w:type="dxa"/>
            <w:hideMark/>
          </w:tcPr>
          <w:p w14:paraId="7D1D1C8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wastewater land application is the disposal method, this is addressed referencing section 060(4). (If applicable)</w:t>
            </w:r>
          </w:p>
        </w:tc>
        <w:tc>
          <w:tcPr>
            <w:tcW w:w="1683" w:type="dxa"/>
            <w:hideMark/>
          </w:tcPr>
          <w:p w14:paraId="7E781B6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5C8B7F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6D0F9F1" w14:textId="77777777" w:rsidR="007B00E9" w:rsidRPr="00EE2F7D" w:rsidRDefault="007B00E9" w:rsidP="002D5961">
            <w:pPr>
              <w:spacing w:after="160" w:line="278" w:lineRule="auto"/>
              <w:rPr>
                <w:rFonts w:cs="Calibri"/>
                <w:sz w:val="16"/>
                <w:szCs w:val="16"/>
              </w:rPr>
            </w:pPr>
            <w:r w:rsidRPr="00EE2F7D">
              <w:rPr>
                <w:rFonts w:cs="Calibri"/>
                <w:sz w:val="16"/>
                <w:szCs w:val="16"/>
              </w:rPr>
              <w:t>(m) A discussion of the method of final sludge disposal and any alternatives considered.</w:t>
            </w:r>
          </w:p>
        </w:tc>
        <w:tc>
          <w:tcPr>
            <w:tcW w:w="3519" w:type="dxa"/>
            <w:hideMark/>
          </w:tcPr>
          <w:p w14:paraId="2A1171B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residual solids management plan is included that evaluates expected solids quantities and quality, and potential beneficial use options.</w:t>
            </w:r>
          </w:p>
        </w:tc>
        <w:tc>
          <w:tcPr>
            <w:tcW w:w="1683" w:type="dxa"/>
            <w:hideMark/>
          </w:tcPr>
          <w:p w14:paraId="22ABD9A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14274DB"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045C389" w14:textId="77777777" w:rsidR="007B00E9" w:rsidRPr="00EE2F7D" w:rsidRDefault="007B00E9" w:rsidP="002D5961">
            <w:pPr>
              <w:spacing w:after="160" w:line="278" w:lineRule="auto"/>
              <w:rPr>
                <w:rFonts w:cs="Calibri"/>
                <w:sz w:val="16"/>
                <w:szCs w:val="16"/>
              </w:rPr>
            </w:pPr>
          </w:p>
        </w:tc>
        <w:tc>
          <w:tcPr>
            <w:tcW w:w="3519" w:type="dxa"/>
            <w:hideMark/>
          </w:tcPr>
          <w:p w14:paraId="3F6B4BF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management plan evaluates sludge treatment options at the plant and relates these to the biosolids use options.</w:t>
            </w:r>
          </w:p>
        </w:tc>
        <w:tc>
          <w:tcPr>
            <w:tcW w:w="1683" w:type="dxa"/>
            <w:hideMark/>
          </w:tcPr>
          <w:p w14:paraId="352CC30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328434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D89A776" w14:textId="77777777" w:rsidR="007B00E9" w:rsidRPr="00EE2F7D" w:rsidRDefault="007B00E9" w:rsidP="002D5961">
            <w:pPr>
              <w:spacing w:after="160" w:line="278" w:lineRule="auto"/>
              <w:rPr>
                <w:rFonts w:cs="Calibri"/>
                <w:sz w:val="16"/>
                <w:szCs w:val="16"/>
              </w:rPr>
            </w:pPr>
          </w:p>
        </w:tc>
        <w:tc>
          <w:tcPr>
            <w:tcW w:w="3519" w:type="dxa"/>
            <w:hideMark/>
          </w:tcPr>
          <w:p w14:paraId="64EA32A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plan ensures compliance with applicable state and federal laws/regulations (40 CFR 503, WAC 173-308), Ecology’s Minimal Functional Standards, and local permits.</w:t>
            </w:r>
          </w:p>
        </w:tc>
        <w:tc>
          <w:tcPr>
            <w:tcW w:w="1683" w:type="dxa"/>
            <w:hideMark/>
          </w:tcPr>
          <w:p w14:paraId="0F14FC85"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0D14FF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AAA914E" w14:textId="77777777" w:rsidR="007B00E9" w:rsidRPr="00EE2F7D" w:rsidRDefault="007B00E9" w:rsidP="002D5961">
            <w:pPr>
              <w:spacing w:after="160" w:line="278" w:lineRule="auto"/>
              <w:rPr>
                <w:rFonts w:cs="Calibri"/>
                <w:sz w:val="16"/>
                <w:szCs w:val="16"/>
              </w:rPr>
            </w:pPr>
          </w:p>
        </w:tc>
        <w:tc>
          <w:tcPr>
            <w:tcW w:w="3519" w:type="dxa"/>
            <w:hideMark/>
          </w:tcPr>
          <w:p w14:paraId="6C9516E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If disposal in a solid waste landfill is proposed, it is justified that no feasible beneficial use options </w:t>
            </w:r>
            <w:proofErr w:type="gramStart"/>
            <w:r w:rsidRPr="00EE2F7D">
              <w:rPr>
                <w:rFonts w:cs="Calibri"/>
                <w:sz w:val="16"/>
                <w:szCs w:val="16"/>
                <w:highlight w:val="yellow"/>
              </w:rPr>
              <w:t>exist</w:t>
            </w:r>
            <w:proofErr w:type="gramEnd"/>
            <w:r w:rsidRPr="00EE2F7D">
              <w:rPr>
                <w:rFonts w:cs="Calibri"/>
                <w:sz w:val="16"/>
                <w:szCs w:val="16"/>
                <w:highlight w:val="yellow"/>
              </w:rPr>
              <w:t xml:space="preserve"> and disposal complies with requirements of 40 CFR 258 and WAC 173-351. (If applicable)</w:t>
            </w:r>
          </w:p>
        </w:tc>
        <w:tc>
          <w:tcPr>
            <w:tcW w:w="1683" w:type="dxa"/>
            <w:hideMark/>
          </w:tcPr>
          <w:p w14:paraId="23BFD16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6C34D0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8F5474A" w14:textId="77777777" w:rsidR="007B00E9" w:rsidRPr="00EE2F7D" w:rsidRDefault="007B00E9" w:rsidP="002D5961">
            <w:pPr>
              <w:spacing w:after="160" w:line="278" w:lineRule="auto"/>
              <w:rPr>
                <w:rFonts w:cs="Calibri"/>
                <w:sz w:val="16"/>
                <w:szCs w:val="16"/>
              </w:rPr>
            </w:pPr>
          </w:p>
        </w:tc>
        <w:tc>
          <w:tcPr>
            <w:tcW w:w="3519" w:type="dxa"/>
            <w:hideMark/>
          </w:tcPr>
          <w:p w14:paraId="04BCC13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 solids mass balance for the treatment plant is determined as part of the process of developing and comparing alternatives.</w:t>
            </w:r>
          </w:p>
        </w:tc>
        <w:tc>
          <w:tcPr>
            <w:tcW w:w="1683" w:type="dxa"/>
            <w:hideMark/>
          </w:tcPr>
          <w:p w14:paraId="02B6B82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500750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D6E69AB" w14:textId="77777777" w:rsidR="007B00E9" w:rsidRPr="00EE2F7D" w:rsidRDefault="007B00E9" w:rsidP="002D5961">
            <w:pPr>
              <w:spacing w:after="160" w:line="278" w:lineRule="auto"/>
              <w:rPr>
                <w:rFonts w:cs="Calibri"/>
                <w:sz w:val="16"/>
                <w:szCs w:val="16"/>
              </w:rPr>
            </w:pPr>
          </w:p>
        </w:tc>
        <w:tc>
          <w:tcPr>
            <w:tcW w:w="3519" w:type="dxa"/>
            <w:hideMark/>
          </w:tcPr>
          <w:p w14:paraId="0FD8C67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 ranking of residual solids handling alternatives is presented, identifying the preferred alternative, actions necessary for implementation, and reasons for not selecting other alternatives.</w:t>
            </w:r>
          </w:p>
        </w:tc>
        <w:tc>
          <w:tcPr>
            <w:tcW w:w="1683" w:type="dxa"/>
            <w:hideMark/>
          </w:tcPr>
          <w:p w14:paraId="1EC8B62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648B66F"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4D970B66" w14:textId="77777777" w:rsidR="007B00E9" w:rsidRPr="00EE2F7D" w:rsidRDefault="007B00E9" w:rsidP="002D5961">
            <w:pPr>
              <w:spacing w:after="160" w:line="278" w:lineRule="auto"/>
              <w:rPr>
                <w:rFonts w:cs="Calibri"/>
                <w:sz w:val="16"/>
                <w:szCs w:val="16"/>
              </w:rPr>
            </w:pPr>
            <w:r w:rsidRPr="00EE2F7D">
              <w:rPr>
                <w:rFonts w:cs="Calibri"/>
                <w:sz w:val="16"/>
                <w:szCs w:val="16"/>
              </w:rPr>
              <w:t>(n) Provision for future needs.</w:t>
            </w:r>
          </w:p>
        </w:tc>
        <w:tc>
          <w:tcPr>
            <w:tcW w:w="3519" w:type="dxa"/>
            <w:hideMark/>
          </w:tcPr>
          <w:p w14:paraId="369D31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proponent discusses the future wastewater needs of the community with an emphasis on identifying potential alternatives to accommodate future growth.</w:t>
            </w:r>
          </w:p>
        </w:tc>
        <w:tc>
          <w:tcPr>
            <w:tcW w:w="1683" w:type="dxa"/>
            <w:hideMark/>
          </w:tcPr>
          <w:p w14:paraId="5C319C5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C66BC6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E8BBCEE" w14:textId="77777777" w:rsidR="007B00E9" w:rsidRPr="00EE2F7D" w:rsidRDefault="007B00E9" w:rsidP="002D5961">
            <w:pPr>
              <w:spacing w:after="160" w:line="278" w:lineRule="auto"/>
              <w:rPr>
                <w:rFonts w:cs="Calibri"/>
                <w:sz w:val="16"/>
                <w:szCs w:val="16"/>
              </w:rPr>
            </w:pPr>
          </w:p>
        </w:tc>
        <w:tc>
          <w:tcPr>
            <w:tcW w:w="3519" w:type="dxa"/>
            <w:hideMark/>
          </w:tcPr>
          <w:p w14:paraId="31DBD30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The discussion includes the potential to expand an existing treatment plant on a given site, </w:t>
            </w:r>
            <w:r w:rsidRPr="00EE2F7D">
              <w:rPr>
                <w:rFonts w:cs="Calibri"/>
                <w:sz w:val="16"/>
                <w:szCs w:val="16"/>
                <w:highlight w:val="yellow"/>
              </w:rPr>
              <w:lastRenderedPageBreak/>
              <w:t>constructing a new plant on an alternate site (including locations), and the ability to extend the sewerage system.</w:t>
            </w:r>
          </w:p>
        </w:tc>
        <w:tc>
          <w:tcPr>
            <w:tcW w:w="1683" w:type="dxa"/>
            <w:hideMark/>
          </w:tcPr>
          <w:p w14:paraId="308DD665"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BDF0D92"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C56A1D9" w14:textId="715290C9" w:rsidR="007B00E9" w:rsidRPr="00EE2F7D" w:rsidRDefault="007B00E9" w:rsidP="002D5961">
            <w:pPr>
              <w:spacing w:after="160" w:line="278" w:lineRule="auto"/>
              <w:rPr>
                <w:rFonts w:cs="Calibri"/>
                <w:sz w:val="16"/>
                <w:szCs w:val="16"/>
              </w:rPr>
            </w:pPr>
          </w:p>
        </w:tc>
        <w:tc>
          <w:tcPr>
            <w:tcW w:w="3519" w:type="dxa"/>
            <w:hideMark/>
          </w:tcPr>
          <w:p w14:paraId="428BC0E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Population, industrial, and commercial growth expectations for the service area are identified, considering high, medium, and low growth profiles.</w:t>
            </w:r>
          </w:p>
        </w:tc>
        <w:tc>
          <w:tcPr>
            <w:tcW w:w="1683" w:type="dxa"/>
            <w:hideMark/>
          </w:tcPr>
          <w:p w14:paraId="4FF457F4"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931362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7188363" w14:textId="77777777" w:rsidR="007B00E9" w:rsidRPr="00EE2F7D" w:rsidRDefault="007B00E9" w:rsidP="002D5961">
            <w:pPr>
              <w:spacing w:after="160" w:line="278" w:lineRule="auto"/>
              <w:rPr>
                <w:rFonts w:cs="Calibri"/>
                <w:sz w:val="16"/>
                <w:szCs w:val="16"/>
              </w:rPr>
            </w:pPr>
            <w:r w:rsidRPr="00EE2F7D">
              <w:rPr>
                <w:rFonts w:cs="Calibri"/>
                <w:sz w:val="16"/>
                <w:szCs w:val="16"/>
              </w:rPr>
              <w:t>(o) Staffing and testing requirements for the facilities.</w:t>
            </w:r>
          </w:p>
        </w:tc>
        <w:tc>
          <w:tcPr>
            <w:tcW w:w="3519" w:type="dxa"/>
            <w:hideMark/>
          </w:tcPr>
          <w:p w14:paraId="327555CA"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comparison of alternatives discusses the potential staffing needs (levels and specialization) of each final treatment alternative.</w:t>
            </w:r>
          </w:p>
        </w:tc>
        <w:tc>
          <w:tcPr>
            <w:tcW w:w="1683" w:type="dxa"/>
            <w:hideMark/>
          </w:tcPr>
          <w:p w14:paraId="09E3F4C1"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35BBA38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FF840AD" w14:textId="77777777" w:rsidR="007B00E9" w:rsidRPr="00EE2F7D" w:rsidRDefault="007B00E9" w:rsidP="002D5961">
            <w:pPr>
              <w:spacing w:after="160" w:line="278" w:lineRule="auto"/>
              <w:rPr>
                <w:rFonts w:cs="Calibri"/>
                <w:sz w:val="16"/>
                <w:szCs w:val="16"/>
              </w:rPr>
            </w:pPr>
          </w:p>
        </w:tc>
        <w:tc>
          <w:tcPr>
            <w:tcW w:w="3519" w:type="dxa"/>
            <w:hideMark/>
          </w:tcPr>
          <w:p w14:paraId="31D60F0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Justification is provided that the plan includes </w:t>
            </w:r>
            <w:proofErr w:type="gramStart"/>
            <w:r w:rsidRPr="00EE2F7D">
              <w:rPr>
                <w:rFonts w:cs="Calibri"/>
                <w:sz w:val="16"/>
                <w:szCs w:val="16"/>
                <w:highlight w:val="yellow"/>
              </w:rPr>
              <w:t>a sufficient number of</w:t>
            </w:r>
            <w:proofErr w:type="gramEnd"/>
            <w:r w:rsidRPr="00EE2F7D">
              <w:rPr>
                <w:rFonts w:cs="Calibri"/>
                <w:sz w:val="16"/>
                <w:szCs w:val="16"/>
                <w:highlight w:val="yellow"/>
              </w:rPr>
              <w:t xml:space="preserve"> staff with appropriate experience to successfully </w:t>
            </w:r>
            <w:proofErr w:type="gramStart"/>
            <w:r w:rsidRPr="00EE2F7D">
              <w:rPr>
                <w:rFonts w:cs="Calibri"/>
                <w:sz w:val="16"/>
                <w:szCs w:val="16"/>
                <w:highlight w:val="yellow"/>
              </w:rPr>
              <w:t>operate the facility at all times</w:t>
            </w:r>
            <w:proofErr w:type="gramEnd"/>
            <w:r w:rsidRPr="00EE2F7D">
              <w:rPr>
                <w:rFonts w:cs="Calibri"/>
                <w:sz w:val="16"/>
                <w:szCs w:val="16"/>
                <w:highlight w:val="yellow"/>
              </w:rPr>
              <w:t>.</w:t>
            </w:r>
          </w:p>
        </w:tc>
        <w:tc>
          <w:tcPr>
            <w:tcW w:w="1683" w:type="dxa"/>
            <w:hideMark/>
          </w:tcPr>
          <w:p w14:paraId="37A7A6E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7D07868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7A7DF657" w14:textId="77777777" w:rsidR="007B00E9" w:rsidRPr="00EE2F7D" w:rsidRDefault="007B00E9" w:rsidP="002D5961">
            <w:pPr>
              <w:spacing w:after="160" w:line="278" w:lineRule="auto"/>
              <w:rPr>
                <w:rFonts w:cs="Calibri"/>
                <w:sz w:val="16"/>
                <w:szCs w:val="16"/>
              </w:rPr>
            </w:pPr>
          </w:p>
        </w:tc>
        <w:tc>
          <w:tcPr>
            <w:tcW w:w="3519" w:type="dxa"/>
            <w:hideMark/>
          </w:tcPr>
          <w:p w14:paraId="4D60688E"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proposed facility’s classification under Chapter 173-230 WAC is identified, and it is indicated that staffing includes at least one operator matching the classification as the operator in responsible charge.</w:t>
            </w:r>
          </w:p>
        </w:tc>
        <w:tc>
          <w:tcPr>
            <w:tcW w:w="1683" w:type="dxa"/>
            <w:hideMark/>
          </w:tcPr>
          <w:p w14:paraId="105DE42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C82FCEA"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4C21197" w14:textId="77777777" w:rsidR="007B00E9" w:rsidRPr="00EE2F7D" w:rsidRDefault="007B00E9" w:rsidP="002D5961">
            <w:pPr>
              <w:spacing w:after="160" w:line="278" w:lineRule="auto"/>
              <w:rPr>
                <w:rFonts w:cs="Calibri"/>
                <w:sz w:val="16"/>
                <w:szCs w:val="16"/>
              </w:rPr>
            </w:pPr>
          </w:p>
        </w:tc>
        <w:tc>
          <w:tcPr>
            <w:tcW w:w="3519" w:type="dxa"/>
            <w:hideMark/>
          </w:tcPr>
          <w:p w14:paraId="4429883A" w14:textId="5FEC0FFD"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number and responsibilities for individuals not considered certified operators (</w:t>
            </w:r>
            <w:r w:rsidR="00AF52A7">
              <w:rPr>
                <w:rFonts w:cs="Calibri"/>
                <w:sz w:val="16"/>
                <w:szCs w:val="16"/>
                <w:highlight w:val="yellow"/>
              </w:rPr>
              <w:t xml:space="preserve">for </w:t>
            </w:r>
            <w:proofErr w:type="gramStart"/>
            <w:r w:rsidR="00AF52A7">
              <w:rPr>
                <w:rFonts w:cs="Calibri"/>
                <w:sz w:val="16"/>
                <w:szCs w:val="16"/>
                <w:highlight w:val="yellow"/>
              </w:rPr>
              <w:t xml:space="preserve">instance, </w:t>
            </w:r>
            <w:r w:rsidRPr="00EE2F7D">
              <w:rPr>
                <w:rFonts w:cs="Calibri"/>
                <w:sz w:val="16"/>
                <w:szCs w:val="16"/>
                <w:highlight w:val="yellow"/>
              </w:rPr>
              <w:t xml:space="preserve"> administrative</w:t>
            </w:r>
            <w:proofErr w:type="gramEnd"/>
            <w:r w:rsidRPr="00EE2F7D">
              <w:rPr>
                <w:rFonts w:cs="Calibri"/>
                <w:sz w:val="16"/>
                <w:szCs w:val="16"/>
                <w:highlight w:val="yellow"/>
              </w:rPr>
              <w:t>, mechanics, technicians, electricians, lab staff not responsible for process control decisions) are discussed.</w:t>
            </w:r>
          </w:p>
        </w:tc>
        <w:tc>
          <w:tcPr>
            <w:tcW w:w="1683" w:type="dxa"/>
            <w:hideMark/>
          </w:tcPr>
          <w:p w14:paraId="479FE78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437482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82D7E0B"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(p) An estimate of the costs and expenses of the proposed facilities and the method of assessing costs and expenses. The total amount shall include both capital costs </w:t>
            </w:r>
            <w:proofErr w:type="gramStart"/>
            <w:r w:rsidRPr="00EE2F7D">
              <w:rPr>
                <w:rFonts w:cs="Calibri"/>
                <w:sz w:val="16"/>
                <w:szCs w:val="16"/>
              </w:rPr>
              <w:t>and also</w:t>
            </w:r>
            <w:proofErr w:type="gramEnd"/>
            <w:r w:rsidRPr="00EE2F7D">
              <w:rPr>
                <w:rFonts w:cs="Calibri"/>
                <w:sz w:val="16"/>
                <w:szCs w:val="16"/>
              </w:rPr>
              <w:t xml:space="preserve"> operation and maintenance costs for the life of the </w:t>
            </w:r>
            <w:proofErr w:type="gramStart"/>
            <w:r w:rsidRPr="00EE2F7D">
              <w:rPr>
                <w:rFonts w:cs="Calibri"/>
                <w:sz w:val="16"/>
                <w:szCs w:val="16"/>
              </w:rPr>
              <w:t>project, and</w:t>
            </w:r>
            <w:proofErr w:type="gramEnd"/>
            <w:r w:rsidRPr="00EE2F7D">
              <w:rPr>
                <w:rFonts w:cs="Calibri"/>
                <w:sz w:val="16"/>
                <w:szCs w:val="16"/>
              </w:rPr>
              <w:t xml:space="preserve"> shall be presented in terms of total annual cost and present worth.</w:t>
            </w:r>
          </w:p>
        </w:tc>
        <w:tc>
          <w:tcPr>
            <w:tcW w:w="3519" w:type="dxa"/>
            <w:hideMark/>
          </w:tcPr>
          <w:p w14:paraId="7449281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presents the engineer's best opinion of probable final costs, describing methods used to develop estimates and including an opinion of expected accuracy.</w:t>
            </w:r>
          </w:p>
        </w:tc>
        <w:tc>
          <w:tcPr>
            <w:tcW w:w="1683" w:type="dxa"/>
            <w:hideMark/>
          </w:tcPr>
          <w:p w14:paraId="0163296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40129173"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7D7D8CF" w14:textId="77777777" w:rsidR="007B00E9" w:rsidRPr="00EE2F7D" w:rsidRDefault="007B00E9" w:rsidP="002D5961">
            <w:pPr>
              <w:spacing w:after="160" w:line="278" w:lineRule="auto"/>
              <w:rPr>
                <w:rFonts w:cs="Calibri"/>
                <w:sz w:val="16"/>
                <w:szCs w:val="16"/>
              </w:rPr>
            </w:pPr>
          </w:p>
        </w:tc>
        <w:tc>
          <w:tcPr>
            <w:tcW w:w="3519" w:type="dxa"/>
            <w:hideMark/>
          </w:tcPr>
          <w:p w14:paraId="5EA55DE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level of accuracy falls within the Class 3 to Class 4 ranges established by AACE International (no less than -30% to at least +50%).</w:t>
            </w:r>
          </w:p>
        </w:tc>
        <w:tc>
          <w:tcPr>
            <w:tcW w:w="1683" w:type="dxa"/>
            <w:hideMark/>
          </w:tcPr>
          <w:p w14:paraId="7AAC53AA"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2F53871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362C9D0" w14:textId="77777777" w:rsidR="007B00E9" w:rsidRPr="00EE2F7D" w:rsidRDefault="007B00E9" w:rsidP="002D5961">
            <w:pPr>
              <w:spacing w:after="160" w:line="278" w:lineRule="auto"/>
              <w:rPr>
                <w:rFonts w:cs="Calibri"/>
                <w:sz w:val="16"/>
                <w:szCs w:val="16"/>
              </w:rPr>
            </w:pPr>
          </w:p>
        </w:tc>
        <w:tc>
          <w:tcPr>
            <w:tcW w:w="3519" w:type="dxa"/>
            <w:hideMark/>
          </w:tcPr>
          <w:p w14:paraId="1FE4ECA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cost estimate accounts for all anticipated costs associated with the project (construction, land acquisition, engineering, permits, soft costs).</w:t>
            </w:r>
          </w:p>
        </w:tc>
        <w:tc>
          <w:tcPr>
            <w:tcW w:w="1683" w:type="dxa"/>
            <w:hideMark/>
          </w:tcPr>
          <w:p w14:paraId="3BFE8C2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C9BD98B"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273404C" w14:textId="77777777" w:rsidR="007B00E9" w:rsidRPr="00EE2F7D" w:rsidRDefault="007B00E9" w:rsidP="002D5961">
            <w:pPr>
              <w:spacing w:after="160" w:line="278" w:lineRule="auto"/>
              <w:rPr>
                <w:rFonts w:cs="Calibri"/>
                <w:sz w:val="16"/>
                <w:szCs w:val="16"/>
              </w:rPr>
            </w:pPr>
          </w:p>
        </w:tc>
        <w:tc>
          <w:tcPr>
            <w:tcW w:w="3519" w:type="dxa"/>
            <w:hideMark/>
          </w:tcPr>
          <w:p w14:paraId="0A76788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Any value engineering reviews completed prior to formulating the cost estimate are discussed, including whether further review may occur during design.</w:t>
            </w:r>
          </w:p>
        </w:tc>
        <w:tc>
          <w:tcPr>
            <w:tcW w:w="1683" w:type="dxa"/>
            <w:hideMark/>
          </w:tcPr>
          <w:p w14:paraId="7120A661"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D778D5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51F5582D" w14:textId="77777777" w:rsidR="007B00E9" w:rsidRPr="00EE2F7D" w:rsidRDefault="007B00E9" w:rsidP="002D5961">
            <w:pPr>
              <w:spacing w:after="160" w:line="278" w:lineRule="auto"/>
              <w:rPr>
                <w:rFonts w:cs="Calibri"/>
                <w:sz w:val="16"/>
                <w:szCs w:val="16"/>
              </w:rPr>
            </w:pPr>
          </w:p>
        </w:tc>
        <w:tc>
          <w:tcPr>
            <w:tcW w:w="3519" w:type="dxa"/>
            <w:hideMark/>
          </w:tcPr>
          <w:p w14:paraId="4C44966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present </w:t>
            </w:r>
            <w:proofErr w:type="gramStart"/>
            <w:r w:rsidRPr="00EE2F7D">
              <w:rPr>
                <w:rFonts w:cs="Calibri"/>
                <w:sz w:val="16"/>
                <w:szCs w:val="16"/>
                <w:highlight w:val="yellow"/>
              </w:rPr>
              <w:t>worth</w:t>
            </w:r>
            <w:proofErr w:type="gramEnd"/>
            <w:r w:rsidRPr="00EE2F7D">
              <w:rPr>
                <w:rFonts w:cs="Calibri"/>
                <w:sz w:val="16"/>
                <w:szCs w:val="16"/>
                <w:highlight w:val="yellow"/>
              </w:rPr>
              <w:t xml:space="preserve"> analysis of O&amp;M costs is included for each of the final alternates as part of the ranking process, with a rough breakdown by O&amp;M category.</w:t>
            </w:r>
          </w:p>
        </w:tc>
        <w:tc>
          <w:tcPr>
            <w:tcW w:w="1683" w:type="dxa"/>
            <w:hideMark/>
          </w:tcPr>
          <w:p w14:paraId="1AC1877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5A073D6"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3E772983" w14:textId="77777777" w:rsidR="007B00E9" w:rsidRPr="00EE2F7D" w:rsidRDefault="007B00E9" w:rsidP="002D5961">
            <w:pPr>
              <w:spacing w:after="160" w:line="278" w:lineRule="auto"/>
              <w:rPr>
                <w:rFonts w:cs="Calibri"/>
                <w:sz w:val="16"/>
                <w:szCs w:val="16"/>
              </w:rPr>
            </w:pPr>
          </w:p>
        </w:tc>
        <w:tc>
          <w:tcPr>
            <w:tcW w:w="3519" w:type="dxa"/>
            <w:hideMark/>
          </w:tcPr>
          <w:p w14:paraId="7C8062A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required user charges are calculated to support the estimated costs of the selected alternative.</w:t>
            </w:r>
          </w:p>
        </w:tc>
        <w:tc>
          <w:tcPr>
            <w:tcW w:w="1683" w:type="dxa"/>
            <w:hideMark/>
          </w:tcPr>
          <w:p w14:paraId="6223E1F6"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F45278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7888792" w14:textId="77777777" w:rsidR="007B00E9" w:rsidRPr="00EE2F7D" w:rsidRDefault="007B00E9" w:rsidP="002D5961">
            <w:pPr>
              <w:spacing w:after="160" w:line="278" w:lineRule="auto"/>
              <w:rPr>
                <w:rFonts w:cs="Calibri"/>
                <w:sz w:val="16"/>
                <w:szCs w:val="16"/>
              </w:rPr>
            </w:pPr>
          </w:p>
        </w:tc>
        <w:tc>
          <w:tcPr>
            <w:tcW w:w="3519" w:type="dxa"/>
            <w:hideMark/>
          </w:tcPr>
          <w:p w14:paraId="5BC5DA0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green"/>
              </w:rPr>
              <w:t>The estimate of user rates includes assumptions about potential grant funding, and the user rate assuming no grant funding is presented for comparison.</w:t>
            </w:r>
          </w:p>
        </w:tc>
        <w:tc>
          <w:tcPr>
            <w:tcW w:w="1683" w:type="dxa"/>
            <w:hideMark/>
          </w:tcPr>
          <w:p w14:paraId="4F104C1F"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838868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B0AB0A6" w14:textId="77777777" w:rsidR="007B00E9" w:rsidRPr="00EE2F7D" w:rsidRDefault="007B00E9" w:rsidP="002D5961">
            <w:pPr>
              <w:spacing w:after="160" w:line="278" w:lineRule="auto"/>
              <w:rPr>
                <w:rFonts w:cs="Calibri"/>
                <w:sz w:val="16"/>
                <w:szCs w:val="16"/>
              </w:rPr>
            </w:pPr>
          </w:p>
        </w:tc>
        <w:tc>
          <w:tcPr>
            <w:tcW w:w="3519" w:type="dxa"/>
            <w:hideMark/>
          </w:tcPr>
          <w:p w14:paraId="4427B023"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Information about current rate schedules, annual O&amp;M cost (with energy breakout), other capital improvement programs, tabulations of users by monthly usage categories, status of existing debts, and required reserve accounts </w:t>
            </w:r>
            <w:proofErr w:type="gramStart"/>
            <w:r w:rsidRPr="00EE2F7D">
              <w:rPr>
                <w:rFonts w:cs="Calibri"/>
                <w:sz w:val="16"/>
                <w:szCs w:val="16"/>
                <w:highlight w:val="yellow"/>
              </w:rPr>
              <w:t>is</w:t>
            </w:r>
            <w:proofErr w:type="gramEnd"/>
            <w:r w:rsidRPr="00EE2F7D">
              <w:rPr>
                <w:rFonts w:cs="Calibri"/>
                <w:sz w:val="16"/>
                <w:szCs w:val="16"/>
                <w:highlight w:val="yellow"/>
              </w:rPr>
              <w:t xml:space="preserve"> provided.</w:t>
            </w:r>
          </w:p>
        </w:tc>
        <w:tc>
          <w:tcPr>
            <w:tcW w:w="1683" w:type="dxa"/>
            <w:hideMark/>
          </w:tcPr>
          <w:p w14:paraId="42328C2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170CD86"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1B8E676D" w14:textId="77777777" w:rsidR="007B00E9" w:rsidRPr="00EE2F7D" w:rsidRDefault="007B00E9" w:rsidP="002D5961">
            <w:pPr>
              <w:spacing w:after="160" w:line="278" w:lineRule="auto"/>
              <w:rPr>
                <w:rFonts w:cs="Calibri"/>
                <w:sz w:val="16"/>
                <w:szCs w:val="16"/>
              </w:rPr>
            </w:pPr>
            <w:r w:rsidRPr="00EE2F7D">
              <w:rPr>
                <w:rFonts w:cs="Calibri"/>
                <w:sz w:val="16"/>
                <w:szCs w:val="16"/>
              </w:rPr>
              <w:t>(q) A statement regarding compliance with any applicable state or local water quality management plan or any such plan adopted pursuant to the federal Water Pollution Control Act as amended.</w:t>
            </w:r>
          </w:p>
        </w:tc>
        <w:tc>
          <w:tcPr>
            <w:tcW w:w="3519" w:type="dxa"/>
            <w:hideMark/>
          </w:tcPr>
          <w:p w14:paraId="41228DC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Any applicable state or local water quality management plan connected to the proposed project is identified, and how the project is connected to that plan is discussed.</w:t>
            </w:r>
          </w:p>
        </w:tc>
        <w:tc>
          <w:tcPr>
            <w:tcW w:w="1683" w:type="dxa"/>
            <w:hideMark/>
          </w:tcPr>
          <w:p w14:paraId="2318974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ACDFA4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F8946C6" w14:textId="77777777" w:rsidR="007B00E9" w:rsidRPr="00EE2F7D" w:rsidRDefault="007B00E9" w:rsidP="002D5961">
            <w:pPr>
              <w:spacing w:after="160" w:line="278" w:lineRule="auto"/>
              <w:rPr>
                <w:rFonts w:cs="Calibri"/>
                <w:sz w:val="16"/>
                <w:szCs w:val="16"/>
              </w:rPr>
            </w:pPr>
            <w:r w:rsidRPr="00EE2F7D">
              <w:rPr>
                <w:rFonts w:cs="Calibri"/>
                <w:sz w:val="16"/>
                <w:szCs w:val="16"/>
              </w:rPr>
              <w:t>(r) A statement regarding compliance with SEPA and NEPA, if applicable.</w:t>
            </w:r>
          </w:p>
        </w:tc>
        <w:tc>
          <w:tcPr>
            <w:tcW w:w="3519" w:type="dxa"/>
            <w:hideMark/>
          </w:tcPr>
          <w:p w14:paraId="306D038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An environmental report identifying potential environmental impacts is included, along with a copy of the completed SEPA checklist and appropriate adopted SEPA determination.</w:t>
            </w:r>
          </w:p>
        </w:tc>
        <w:tc>
          <w:tcPr>
            <w:tcW w:w="1683" w:type="dxa"/>
            <w:hideMark/>
          </w:tcPr>
          <w:p w14:paraId="7BCE0CC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49EEFD77"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B08301E" w14:textId="77777777" w:rsidR="007B00E9" w:rsidRPr="00EE2F7D" w:rsidRDefault="007B00E9" w:rsidP="002D5961">
            <w:pPr>
              <w:spacing w:after="160" w:line="278" w:lineRule="auto"/>
              <w:rPr>
                <w:rFonts w:cs="Calibri"/>
                <w:sz w:val="16"/>
                <w:szCs w:val="16"/>
              </w:rPr>
            </w:pPr>
          </w:p>
        </w:tc>
        <w:tc>
          <w:tcPr>
            <w:tcW w:w="3519" w:type="dxa"/>
            <w:hideMark/>
          </w:tcPr>
          <w:p w14:paraId="442AC81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SEPA process demonstrates appropriate public participation in project decision-making, including descriptions of the approach used to engage the community on project need, service levels, funding, and environmental/societal considerations.</w:t>
            </w:r>
          </w:p>
        </w:tc>
        <w:tc>
          <w:tcPr>
            <w:tcW w:w="1683" w:type="dxa"/>
            <w:hideMark/>
          </w:tcPr>
          <w:p w14:paraId="0728F94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2609D100"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07EA9AD" w14:textId="77777777" w:rsidR="007B00E9" w:rsidRPr="00EE2F7D" w:rsidRDefault="007B00E9" w:rsidP="002D5961">
            <w:pPr>
              <w:spacing w:after="160" w:line="278" w:lineRule="auto"/>
              <w:rPr>
                <w:rFonts w:cs="Calibri"/>
                <w:sz w:val="16"/>
                <w:szCs w:val="16"/>
              </w:rPr>
            </w:pPr>
          </w:p>
        </w:tc>
        <w:tc>
          <w:tcPr>
            <w:tcW w:w="3519" w:type="dxa"/>
            <w:hideMark/>
          </w:tcPr>
          <w:p w14:paraId="46403DD2"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It is indicated that the local government made the final SEPA determination prior to approval of the engineering report.</w:t>
            </w:r>
          </w:p>
        </w:tc>
        <w:tc>
          <w:tcPr>
            <w:tcW w:w="1683" w:type="dxa"/>
            <w:hideMark/>
          </w:tcPr>
          <w:p w14:paraId="255AC379"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1453A61D"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1A3B0E2" w14:textId="77777777" w:rsidR="007B00E9" w:rsidRPr="00EE2F7D" w:rsidRDefault="007B00E9" w:rsidP="002D5961">
            <w:pPr>
              <w:spacing w:after="160" w:line="278" w:lineRule="auto"/>
              <w:rPr>
                <w:rFonts w:cs="Calibri"/>
                <w:sz w:val="16"/>
                <w:szCs w:val="16"/>
              </w:rPr>
            </w:pPr>
          </w:p>
        </w:tc>
        <w:tc>
          <w:tcPr>
            <w:tcW w:w="3519" w:type="dxa"/>
            <w:hideMark/>
          </w:tcPr>
          <w:p w14:paraId="5FC5BDA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the project may qualify for a categorical exemption from SEPA, the report clearly describes how it aligns with the exemption allowance. (If applicable)</w:t>
            </w:r>
          </w:p>
        </w:tc>
        <w:tc>
          <w:tcPr>
            <w:tcW w:w="1683" w:type="dxa"/>
            <w:hideMark/>
          </w:tcPr>
          <w:p w14:paraId="62954A6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1A120C5D"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68185A75" w14:textId="77777777" w:rsidR="007B00E9" w:rsidRPr="00EE2F7D" w:rsidRDefault="007B00E9" w:rsidP="002D5961">
            <w:pPr>
              <w:spacing w:after="160" w:line="278" w:lineRule="auto"/>
              <w:rPr>
                <w:rFonts w:cs="Calibri"/>
                <w:sz w:val="16"/>
                <w:szCs w:val="16"/>
              </w:rPr>
            </w:pPr>
          </w:p>
        </w:tc>
        <w:tc>
          <w:tcPr>
            <w:tcW w:w="3519" w:type="dxa"/>
            <w:hideMark/>
          </w:tcPr>
          <w:p w14:paraId="095335F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If federal funding or action by a federal agency is anticipated, the report discusses whether the project must comply with NEPA. (If applicable)</w:t>
            </w:r>
          </w:p>
        </w:tc>
        <w:tc>
          <w:tcPr>
            <w:tcW w:w="1683" w:type="dxa"/>
            <w:hideMark/>
          </w:tcPr>
          <w:p w14:paraId="4D3C36E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59FBDAFE"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41710F39" w14:textId="77777777" w:rsidR="007B00E9" w:rsidRPr="00EE2F7D" w:rsidRDefault="007B00E9" w:rsidP="002D5961">
            <w:pPr>
              <w:spacing w:after="160" w:line="278" w:lineRule="auto"/>
              <w:rPr>
                <w:rFonts w:cs="Calibri"/>
                <w:sz w:val="16"/>
                <w:szCs w:val="16"/>
              </w:rPr>
            </w:pPr>
            <w:r w:rsidRPr="00EE2F7D">
              <w:rPr>
                <w:rFonts w:cs="Calibri"/>
                <w:sz w:val="16"/>
                <w:szCs w:val="16"/>
              </w:rPr>
              <w:t>060(4) Land Application Discharges</w:t>
            </w:r>
          </w:p>
        </w:tc>
        <w:tc>
          <w:tcPr>
            <w:tcW w:w="3519" w:type="dxa"/>
            <w:hideMark/>
          </w:tcPr>
          <w:p w14:paraId="2961C378"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p>
        </w:tc>
        <w:tc>
          <w:tcPr>
            <w:tcW w:w="1683" w:type="dxa"/>
            <w:hideMark/>
          </w:tcPr>
          <w:p w14:paraId="2B864B19"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64DCE1A7"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2E0D251B" w14:textId="77777777" w:rsidR="007B00E9" w:rsidRPr="00EE2F7D" w:rsidRDefault="007B00E9" w:rsidP="002D5961">
            <w:pPr>
              <w:spacing w:after="160" w:line="278" w:lineRule="auto"/>
              <w:rPr>
                <w:rFonts w:cs="Calibri"/>
                <w:sz w:val="16"/>
                <w:szCs w:val="16"/>
              </w:rPr>
            </w:pPr>
            <w:r w:rsidRPr="00EE2F7D">
              <w:rPr>
                <w:rFonts w:cs="Calibri"/>
                <w:sz w:val="16"/>
                <w:szCs w:val="16"/>
              </w:rPr>
              <w:t xml:space="preserve">The engineering report for projects utilizing land application, including seepage lagoons, irrigation, and subsurface disposal, shall include information on the following together with appropriate parts of subsection </w:t>
            </w:r>
            <w:proofErr w:type="gramStart"/>
            <w:r w:rsidRPr="00EE2F7D">
              <w:rPr>
                <w:rFonts w:cs="Calibri"/>
                <w:sz w:val="16"/>
                <w:szCs w:val="16"/>
              </w:rPr>
              <w:t>C(</w:t>
            </w:r>
            <w:proofErr w:type="gramEnd"/>
            <w:r w:rsidRPr="00EE2F7D">
              <w:rPr>
                <w:rFonts w:cs="Calibri"/>
                <w:sz w:val="16"/>
                <w:szCs w:val="16"/>
              </w:rPr>
              <w:t>3) of this table, as determined by Ecology:</w:t>
            </w:r>
          </w:p>
        </w:tc>
        <w:tc>
          <w:tcPr>
            <w:tcW w:w="3519" w:type="dxa"/>
            <w:hideMark/>
          </w:tcPr>
          <w:p w14:paraId="495546B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report addresses a project utilizing land application (seepage lagoons, irrigation, and/or subsurface disposal) and is not classified as a Large On-site Sewage System under WAC 246-272B/RCW 70.118B.</w:t>
            </w:r>
          </w:p>
        </w:tc>
        <w:tc>
          <w:tcPr>
            <w:tcW w:w="1683" w:type="dxa"/>
            <w:hideMark/>
          </w:tcPr>
          <w:p w14:paraId="0E120880"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23D1FE4"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08C9A4A1" w14:textId="77777777" w:rsidR="007B00E9" w:rsidRPr="00EE2F7D" w:rsidRDefault="007B00E9" w:rsidP="002D5961">
            <w:pPr>
              <w:spacing w:after="160" w:line="278" w:lineRule="auto"/>
              <w:rPr>
                <w:rFonts w:cs="Calibri"/>
                <w:sz w:val="16"/>
                <w:szCs w:val="16"/>
              </w:rPr>
            </w:pPr>
          </w:p>
        </w:tc>
        <w:tc>
          <w:tcPr>
            <w:tcW w:w="3519" w:type="dxa"/>
            <w:hideMark/>
          </w:tcPr>
          <w:p w14:paraId="3ABD699D"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green"/>
              </w:rPr>
            </w:pPr>
            <w:r w:rsidRPr="00EE2F7D">
              <w:rPr>
                <w:rFonts w:cs="Calibri"/>
                <w:sz w:val="16"/>
                <w:szCs w:val="16"/>
                <w:highlight w:val="green"/>
              </w:rPr>
              <w:t>Appropriate parts of subsection 060(3) are included, as determined by Ecology.</w:t>
            </w:r>
          </w:p>
        </w:tc>
        <w:tc>
          <w:tcPr>
            <w:tcW w:w="1683" w:type="dxa"/>
            <w:hideMark/>
          </w:tcPr>
          <w:p w14:paraId="28A2A267"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01769484"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7DFD1277" w14:textId="77777777" w:rsidR="007B00E9" w:rsidRPr="00EE2F7D" w:rsidRDefault="007B00E9" w:rsidP="002D5961">
            <w:pPr>
              <w:spacing w:after="160" w:line="278" w:lineRule="auto"/>
              <w:rPr>
                <w:rFonts w:cs="Calibri"/>
                <w:sz w:val="16"/>
                <w:szCs w:val="16"/>
              </w:rPr>
            </w:pPr>
          </w:p>
        </w:tc>
        <w:tc>
          <w:tcPr>
            <w:tcW w:w="3519" w:type="dxa"/>
            <w:hideMark/>
          </w:tcPr>
          <w:p w14:paraId="70BA589D"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reasonability test (WAC 173-240-035 restriction on subsurface disposal) is satisfied by addressing the requirements below. (If subsurface disposal is considered)</w:t>
            </w:r>
          </w:p>
        </w:tc>
        <w:tc>
          <w:tcPr>
            <w:tcW w:w="1683" w:type="dxa"/>
            <w:hideMark/>
          </w:tcPr>
          <w:p w14:paraId="1FDD2238"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B5DD75F"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3D2C3B15" w14:textId="77777777" w:rsidR="007B00E9" w:rsidRPr="00EE2F7D" w:rsidRDefault="007B00E9" w:rsidP="002D5961">
            <w:pPr>
              <w:spacing w:after="160" w:line="278" w:lineRule="auto"/>
              <w:rPr>
                <w:rFonts w:cs="Calibri"/>
                <w:sz w:val="16"/>
                <w:szCs w:val="16"/>
              </w:rPr>
            </w:pPr>
            <w:r w:rsidRPr="00EE2F7D">
              <w:rPr>
                <w:rFonts w:cs="Calibri"/>
                <w:sz w:val="16"/>
                <w:szCs w:val="16"/>
              </w:rPr>
              <w:t>(a) Soils and their permeability.</w:t>
            </w:r>
          </w:p>
        </w:tc>
        <w:tc>
          <w:tcPr>
            <w:tcW w:w="3519" w:type="dxa"/>
            <w:hideMark/>
          </w:tcPr>
          <w:p w14:paraId="64E3782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Information on the soils and their permeability in the land application area is included.</w:t>
            </w:r>
          </w:p>
        </w:tc>
        <w:tc>
          <w:tcPr>
            <w:tcW w:w="1683" w:type="dxa"/>
            <w:hideMark/>
          </w:tcPr>
          <w:p w14:paraId="4BB00933"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592EA30C"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1A1C3C4B" w14:textId="77777777" w:rsidR="007B00E9" w:rsidRPr="00EE2F7D" w:rsidRDefault="007B00E9" w:rsidP="002D5961">
            <w:pPr>
              <w:spacing w:after="160" w:line="278" w:lineRule="auto"/>
              <w:rPr>
                <w:rFonts w:cs="Calibri"/>
                <w:sz w:val="16"/>
                <w:szCs w:val="16"/>
              </w:rPr>
            </w:pPr>
            <w:r w:rsidRPr="00EE2F7D">
              <w:rPr>
                <w:rFonts w:cs="Calibri"/>
                <w:sz w:val="16"/>
                <w:szCs w:val="16"/>
              </w:rPr>
              <w:t>(b) Geohydrologic evaluation of such factors as: (</w:t>
            </w:r>
            <w:proofErr w:type="spellStart"/>
            <w:r w:rsidRPr="00EE2F7D">
              <w:rPr>
                <w:rFonts w:cs="Calibri"/>
                <w:sz w:val="16"/>
                <w:szCs w:val="16"/>
              </w:rPr>
              <w:t>i</w:t>
            </w:r>
            <w:proofErr w:type="spellEnd"/>
            <w:r w:rsidRPr="00EE2F7D">
              <w:rPr>
                <w:rFonts w:cs="Calibri"/>
                <w:sz w:val="16"/>
                <w:szCs w:val="16"/>
              </w:rPr>
              <w:t>.) Depth to ground and ground water movement during different times of the year. (</w:t>
            </w:r>
            <w:proofErr w:type="gramStart"/>
            <w:r w:rsidRPr="00EE2F7D">
              <w:rPr>
                <w:rFonts w:cs="Calibri"/>
                <w:sz w:val="16"/>
                <w:szCs w:val="16"/>
              </w:rPr>
              <w:t>ii</w:t>
            </w:r>
            <w:proofErr w:type="gramEnd"/>
            <w:r w:rsidRPr="00EE2F7D">
              <w:rPr>
                <w:rFonts w:cs="Calibri"/>
                <w:sz w:val="16"/>
                <w:szCs w:val="16"/>
              </w:rPr>
              <w:t>.) Water balance analysis of the proposed discharge area. (Hi.) Overall effects of the proposed facility upon the ground water in conjunction with any other land application facilities that may be present.</w:t>
            </w:r>
          </w:p>
        </w:tc>
        <w:tc>
          <w:tcPr>
            <w:tcW w:w="3519" w:type="dxa"/>
            <w:hideMark/>
          </w:tcPr>
          <w:p w14:paraId="4841C87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 xml:space="preserve">A geohydrologic evaluation is included </w:t>
            </w:r>
            <w:proofErr w:type="gramStart"/>
            <w:r w:rsidRPr="00EE2F7D">
              <w:rPr>
                <w:rFonts w:cs="Calibri"/>
                <w:sz w:val="16"/>
                <w:szCs w:val="16"/>
                <w:highlight w:val="yellow"/>
              </w:rPr>
              <w:t>addressing:</w:t>
            </w:r>
            <w:proofErr w:type="gramEnd"/>
            <w:r w:rsidRPr="00EE2F7D">
              <w:rPr>
                <w:rFonts w:cs="Calibri"/>
                <w:sz w:val="16"/>
                <w:szCs w:val="16"/>
                <w:highlight w:val="yellow"/>
              </w:rPr>
              <w:t xml:space="preserve"> depth to ground and ground water movement throughout the year, a water balance analysis of the discharge area, and overall effects on groundwater in conjunction with other facilities.</w:t>
            </w:r>
          </w:p>
        </w:tc>
        <w:tc>
          <w:tcPr>
            <w:tcW w:w="1683" w:type="dxa"/>
            <w:hideMark/>
          </w:tcPr>
          <w:p w14:paraId="25FC3FF7"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392EE4EC"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6D31E5AA" w14:textId="77777777" w:rsidR="007B00E9" w:rsidRPr="00EE2F7D" w:rsidRDefault="007B00E9" w:rsidP="002D5961">
            <w:pPr>
              <w:spacing w:after="160" w:line="278" w:lineRule="auto"/>
              <w:rPr>
                <w:rFonts w:cs="Calibri"/>
                <w:sz w:val="16"/>
                <w:szCs w:val="16"/>
              </w:rPr>
            </w:pPr>
          </w:p>
        </w:tc>
        <w:tc>
          <w:tcPr>
            <w:tcW w:w="3519" w:type="dxa"/>
            <w:hideMark/>
          </w:tcPr>
          <w:p w14:paraId="2E449096"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The ground water quality criteria are determined using Chapter E3 guidance.</w:t>
            </w:r>
          </w:p>
        </w:tc>
        <w:tc>
          <w:tcPr>
            <w:tcW w:w="1683" w:type="dxa"/>
            <w:hideMark/>
          </w:tcPr>
          <w:p w14:paraId="16B1AC62"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r w:rsidR="007B00E9" w:rsidRPr="00EE2F7D" w14:paraId="7C538D38" w14:textId="77777777" w:rsidTr="007B00E9">
        <w:tc>
          <w:tcPr>
            <w:cnfStyle w:val="001000000000" w:firstRow="0" w:lastRow="0" w:firstColumn="1" w:lastColumn="0" w:oddVBand="0" w:evenVBand="0" w:oddHBand="0" w:evenHBand="0" w:firstRowFirstColumn="0" w:firstRowLastColumn="0" w:lastRowFirstColumn="0" w:lastRowLastColumn="0"/>
            <w:tcW w:w="4488" w:type="dxa"/>
            <w:hideMark/>
          </w:tcPr>
          <w:p w14:paraId="571109D9" w14:textId="77777777" w:rsidR="007B00E9" w:rsidRPr="00EE2F7D" w:rsidRDefault="007B00E9" w:rsidP="002D5961">
            <w:pPr>
              <w:spacing w:after="160" w:line="278" w:lineRule="auto"/>
              <w:rPr>
                <w:rFonts w:cs="Calibri"/>
                <w:sz w:val="16"/>
                <w:szCs w:val="16"/>
              </w:rPr>
            </w:pPr>
            <w:r w:rsidRPr="00EE2F7D">
              <w:rPr>
                <w:rFonts w:cs="Calibri"/>
                <w:sz w:val="16"/>
                <w:szCs w:val="16"/>
              </w:rPr>
              <w:t>(c) Availability of public sewers.</w:t>
            </w:r>
          </w:p>
        </w:tc>
        <w:tc>
          <w:tcPr>
            <w:tcW w:w="3519" w:type="dxa"/>
            <w:hideMark/>
          </w:tcPr>
          <w:p w14:paraId="43B3BB0C"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highlight w:val="yellow"/>
              </w:rPr>
            </w:pPr>
            <w:r w:rsidRPr="00EE2F7D">
              <w:rPr>
                <w:rFonts w:cs="Calibri"/>
                <w:sz w:val="16"/>
                <w:szCs w:val="16"/>
                <w:highlight w:val="yellow"/>
              </w:rPr>
              <w:t>The availability of public sewers connected to a conventional treatment facility is discussed, and the selection process demonstrates consideration of long-term reliability. (If applicable)</w:t>
            </w:r>
          </w:p>
        </w:tc>
        <w:tc>
          <w:tcPr>
            <w:tcW w:w="1683" w:type="dxa"/>
            <w:hideMark/>
          </w:tcPr>
          <w:p w14:paraId="7CDB18CE" w14:textId="77777777" w:rsidR="007B00E9" w:rsidRPr="00EE2F7D" w:rsidRDefault="007B00E9" w:rsidP="002D5961">
            <w:pPr>
              <w:spacing w:after="160" w:line="278" w:lineRule="auto"/>
              <w:cnfStyle w:val="000000000000" w:firstRow="0" w:lastRow="0" w:firstColumn="0" w:lastColumn="0" w:oddVBand="0" w:evenVBand="0" w:oddHBand="0" w:evenHBand="0" w:firstRowFirstColumn="0" w:firstRowLastColumn="0" w:lastRowFirstColumn="0" w:lastRowLastColumn="0"/>
              <w:rPr>
                <w:rFonts w:cs="Calibri"/>
                <w:sz w:val="16"/>
                <w:szCs w:val="16"/>
              </w:rPr>
            </w:pPr>
          </w:p>
        </w:tc>
      </w:tr>
      <w:tr w:rsidR="007B00E9" w:rsidRPr="00EE2F7D" w14:paraId="036E34BA" w14:textId="77777777" w:rsidTr="007B00E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4488" w:type="dxa"/>
            <w:hideMark/>
          </w:tcPr>
          <w:p w14:paraId="2C5D9D3F" w14:textId="77777777" w:rsidR="007B00E9" w:rsidRPr="00EE2F7D" w:rsidRDefault="007B00E9" w:rsidP="002D5961">
            <w:pPr>
              <w:spacing w:after="160" w:line="278" w:lineRule="auto"/>
              <w:rPr>
                <w:rFonts w:cs="Calibri"/>
                <w:sz w:val="16"/>
                <w:szCs w:val="16"/>
              </w:rPr>
            </w:pPr>
            <w:r w:rsidRPr="00EE2F7D">
              <w:rPr>
                <w:rFonts w:cs="Calibri"/>
                <w:sz w:val="16"/>
                <w:szCs w:val="16"/>
              </w:rPr>
              <w:t>(d) Reserve areas for additional subsurface disposal.</w:t>
            </w:r>
          </w:p>
        </w:tc>
        <w:tc>
          <w:tcPr>
            <w:tcW w:w="3519" w:type="dxa"/>
            <w:hideMark/>
          </w:tcPr>
          <w:p w14:paraId="1E665620"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highlight w:val="yellow"/>
              </w:rPr>
            </w:pPr>
            <w:r w:rsidRPr="00EE2F7D">
              <w:rPr>
                <w:rFonts w:cs="Calibri"/>
                <w:sz w:val="16"/>
                <w:szCs w:val="16"/>
                <w:highlight w:val="yellow"/>
              </w:rPr>
              <w:t>If subsurface disposal is selected, adequate area for 100% replacement of the drain field is demonstrated, consistent with WAC 246-272B. (If applicable)</w:t>
            </w:r>
          </w:p>
        </w:tc>
        <w:tc>
          <w:tcPr>
            <w:tcW w:w="1683" w:type="dxa"/>
            <w:hideMark/>
          </w:tcPr>
          <w:p w14:paraId="228FD86B" w14:textId="77777777" w:rsidR="007B00E9" w:rsidRPr="00EE2F7D" w:rsidRDefault="007B00E9" w:rsidP="002D5961">
            <w:pPr>
              <w:spacing w:after="160" w:line="278" w:lineRule="auto"/>
              <w:cnfStyle w:val="000000100000" w:firstRow="0" w:lastRow="0" w:firstColumn="0" w:lastColumn="0" w:oddVBand="0" w:evenVBand="0" w:oddHBand="1" w:evenHBand="0" w:firstRowFirstColumn="0" w:firstRowLastColumn="0" w:lastRowFirstColumn="0" w:lastRowLastColumn="0"/>
              <w:rPr>
                <w:rFonts w:cs="Calibri"/>
                <w:sz w:val="16"/>
                <w:szCs w:val="16"/>
              </w:rPr>
            </w:pPr>
          </w:p>
        </w:tc>
      </w:tr>
    </w:tbl>
    <w:p w14:paraId="35E96B5C" w14:textId="77777777" w:rsidR="007B00E9" w:rsidRPr="00EE2F7D" w:rsidRDefault="007B00E9" w:rsidP="007B00E9">
      <w:pPr>
        <w:rPr>
          <w:rFonts w:cs="Calibri"/>
          <w:sz w:val="16"/>
          <w:szCs w:val="16"/>
        </w:rPr>
      </w:pPr>
    </w:p>
    <w:p w14:paraId="04AEC0BA" w14:textId="77777777" w:rsidR="007B00E9" w:rsidRDefault="007B00E9" w:rsidP="00D804EF">
      <w:pPr>
        <w:rPr>
          <w:rFonts w:cstheme="minorHAnsi"/>
          <w:b/>
          <w:caps/>
          <w:sz w:val="32"/>
          <w:szCs w:val="32"/>
        </w:rPr>
      </w:pPr>
    </w:p>
    <w:p w14:paraId="0CEF9BFF" w14:textId="77777777" w:rsidR="00D804EF" w:rsidRDefault="00D804EF">
      <w:pPr>
        <w:spacing w:after="160" w:line="259" w:lineRule="auto"/>
        <w:rPr>
          <w:rFonts w:cstheme="minorHAnsi"/>
          <w:b/>
          <w:caps/>
          <w:sz w:val="32"/>
          <w:szCs w:val="32"/>
        </w:rPr>
      </w:pPr>
      <w:r>
        <w:rPr>
          <w:rFonts w:cstheme="minorHAnsi"/>
          <w:b/>
          <w:caps/>
          <w:sz w:val="32"/>
          <w:szCs w:val="32"/>
        </w:rPr>
        <w:br w:type="page"/>
      </w:r>
    </w:p>
    <w:p w14:paraId="3EDDC46E" w14:textId="77777777" w:rsidR="00975D07" w:rsidRDefault="00975D07" w:rsidP="009E29F0">
      <w:pPr>
        <w:rPr>
          <w:rFonts w:cstheme="minorHAnsi"/>
          <w:bCs/>
          <w:caps/>
        </w:rPr>
        <w:sectPr w:rsidR="00975D07" w:rsidSect="005D0551">
          <w:headerReference w:type="default" r:id="rId9"/>
          <w:footerReference w:type="default" r:id="rId10"/>
          <w:pgSz w:w="12240" w:h="15840"/>
          <w:pgMar w:top="1440" w:right="1440" w:bottom="1440" w:left="1440" w:header="720" w:footer="720" w:gutter="0"/>
          <w:pgNumType w:fmt="lowerRoman" w:start="1"/>
          <w:cols w:space="720"/>
          <w:docGrid w:linePitch="360"/>
        </w:sectPr>
      </w:pPr>
    </w:p>
    <w:p w14:paraId="758F4015" w14:textId="3409001B" w:rsidR="0058224C" w:rsidRPr="0058224C" w:rsidRDefault="0058224C" w:rsidP="004E2330">
      <w:pPr>
        <w:pStyle w:val="Heading1"/>
      </w:pPr>
      <w:bookmarkStart w:id="2" w:name="_Toc206075548"/>
      <w:r w:rsidRPr="0058224C">
        <w:lastRenderedPageBreak/>
        <w:t>INTRODUCTION</w:t>
      </w:r>
      <w:bookmarkEnd w:id="2"/>
    </w:p>
    <w:p w14:paraId="21A2B2A2" w14:textId="77777777" w:rsidR="00C63F1B" w:rsidRDefault="00C63F1B" w:rsidP="0058224C">
      <w:r w:rsidRPr="00C63F1B">
        <w:t>This Wastewater Treatment Plant Facility Plan (Facility Plan) provides a comprehensive assessment and strategic roadmap for the City of Tekoa, Washington's wastewater infrastructure over the next 20 years. It thoroughly evaluates the existing collection, treatment, and disposal systems, identifies current deficiencies and future needs, and recommends the most cost-effective and compliant path forward. The analysis includes a detailed comparison of potential improvement scenarios against a no-action alternative to guide the City's decisions on essential wastewater system investments.</w:t>
      </w:r>
    </w:p>
    <w:p w14:paraId="3857F33F" w14:textId="3D172B7A" w:rsidR="00057FA6" w:rsidRDefault="00057FA6" w:rsidP="0058224C">
      <w:r>
        <w:t xml:space="preserve">In addition, this report fulfills the Washington Administrative Code (WAC) 173-240-050, which requires an </w:t>
      </w:r>
      <w:proofErr w:type="gramStart"/>
      <w:r>
        <w:t>up to date</w:t>
      </w:r>
      <w:proofErr w:type="gramEnd"/>
      <w:r>
        <w:t xml:space="preserve"> General Sewer Plan </w:t>
      </w:r>
      <w:proofErr w:type="gramStart"/>
      <w:r>
        <w:t>in order to</w:t>
      </w:r>
      <w:proofErr w:type="gramEnd"/>
      <w:r>
        <w:t xml:space="preserve"> consider changes to the existing system such as the ones proposed in this Engineering Report.  </w:t>
      </w:r>
    </w:p>
    <w:p w14:paraId="29A46547" w14:textId="2A894B3B" w:rsidR="005A2F8C" w:rsidRDefault="005A2F8C" w:rsidP="005A2F8C">
      <w:pPr>
        <w:pStyle w:val="Heading2"/>
      </w:pPr>
      <w:bookmarkStart w:id="3" w:name="_Toc206075549"/>
      <w:r>
        <w:t>Regulatory Requirements</w:t>
      </w:r>
      <w:bookmarkEnd w:id="3"/>
      <w:r w:rsidR="00975897">
        <w:t xml:space="preserve"> Summary</w:t>
      </w:r>
    </w:p>
    <w:p w14:paraId="0007F853" w14:textId="2F794D55" w:rsidR="005A2F8C" w:rsidRDefault="0058224C" w:rsidP="00C63F1B">
      <w:r w:rsidRPr="0058224C">
        <w:t>This Facility Plan is developed in accordance with the requirements outlined in Washington Administrative Code (WAC) Chapter 173-240, "Submission of Plans and Reports for Construction of Wastewater Facilities," particularly WAC 173-240-060 which details the required engineering report content. It also considers design standards and guidance from the Washington State Department of Ecology's (Ecology) "Criteria for Sewage Works Design" (Orange Book), relevant surface water quality standards (WAC 173-201A), groundwater quality standards (WAC 173-200), and federal secondary treatment regulations. The table presented in the preliminary section cross-references specific WAC 173-240-060 requirements to their location within this report.</w:t>
      </w:r>
    </w:p>
    <w:p w14:paraId="6F2FFB74" w14:textId="1067CB50" w:rsidR="00975897" w:rsidRPr="00975897" w:rsidRDefault="00975897" w:rsidP="00C63F1B">
      <w:pPr>
        <w:pStyle w:val="Heading2"/>
      </w:pPr>
      <w:r>
        <w:t xml:space="preserve">Planning </w:t>
      </w:r>
      <w:r>
        <w:t>Requirements</w:t>
      </w:r>
    </w:p>
    <w:p w14:paraId="263B1C99" w14:textId="40CD6557" w:rsidR="00975897" w:rsidRPr="00975897" w:rsidRDefault="00975897" w:rsidP="00975897">
      <w:pPr>
        <w:spacing w:after="160" w:line="259" w:lineRule="auto"/>
        <w:rPr>
          <w:rFonts w:eastAsiaTheme="majorEastAsia" w:cstheme="majorBidi"/>
          <w:bCs/>
          <w:szCs w:val="26"/>
        </w:rPr>
      </w:pPr>
      <w:r>
        <w:rPr>
          <w:rFonts w:eastAsiaTheme="majorEastAsia" w:cstheme="majorBidi"/>
          <w:bCs/>
          <w:szCs w:val="26"/>
        </w:rPr>
        <w:t>Wastewater</w:t>
      </w:r>
      <w:r w:rsidRPr="00975897">
        <w:rPr>
          <w:rFonts w:eastAsiaTheme="majorEastAsia" w:cstheme="majorBidi"/>
          <w:bCs/>
          <w:szCs w:val="26"/>
        </w:rPr>
        <w:t xml:space="preserve"> systems in Washington State follow a comprehensive regulatory framework that spans from initial planning through operational monitoring. During the planning phase, the Department of Ecology maintains oversight authority by requiring approval of general sewer plans, engineering reports, and construction plans and specifications before any construction activities commence. The specific content requirements and sequencing for these submittals are established in WAC 173-240 and the Criteria for Sewage Works Design</w:t>
      </w:r>
      <w:r w:rsidRPr="00975897">
        <w:rPr>
          <w:rFonts w:eastAsiaTheme="majorEastAsia" w:cstheme="majorBidi"/>
          <w:bCs/>
          <w:szCs w:val="26"/>
        </w:rPr>
        <w:t xml:space="preserve"> </w:t>
      </w:r>
      <w:r w:rsidRPr="00975897">
        <w:rPr>
          <w:rFonts w:eastAsiaTheme="majorEastAsia" w:cstheme="majorBidi"/>
          <w:bCs/>
          <w:szCs w:val="26"/>
        </w:rPr>
        <w:t>(</w:t>
      </w:r>
      <w:r>
        <w:rPr>
          <w:rFonts w:eastAsiaTheme="majorEastAsia" w:cstheme="majorBidi"/>
          <w:bCs/>
          <w:szCs w:val="26"/>
        </w:rPr>
        <w:t>Orange Book</w:t>
      </w:r>
      <w:r w:rsidRPr="00975897">
        <w:rPr>
          <w:rFonts w:eastAsiaTheme="majorEastAsia" w:cstheme="majorBidi"/>
          <w:bCs/>
          <w:szCs w:val="26"/>
        </w:rPr>
        <w:t>, CSWD</w:t>
      </w:r>
      <w:r>
        <w:rPr>
          <w:rFonts w:eastAsiaTheme="majorEastAsia" w:cstheme="majorBidi"/>
          <w:bCs/>
          <w:szCs w:val="26"/>
        </w:rPr>
        <w:t xml:space="preserve">). </w:t>
      </w:r>
      <w:r w:rsidRPr="00975897">
        <w:rPr>
          <w:rFonts w:eastAsiaTheme="majorEastAsia" w:cstheme="majorBidi"/>
          <w:bCs/>
          <w:szCs w:val="26"/>
        </w:rPr>
        <w:t>Environmental review under the State Environmental Policy Act (SEPA) must be completed during the planning phase prior to obtaining Ecology approvals, with additional State Environmental Review Process (SERP) or National Environmental Policy Act (NEPA) requirements applying when federal funding is involved</w:t>
      </w:r>
      <w:r>
        <w:rPr>
          <w:rFonts w:eastAsiaTheme="majorEastAsia" w:cstheme="majorBidi"/>
          <w:bCs/>
          <w:szCs w:val="26"/>
        </w:rPr>
        <w:t>.</w:t>
      </w:r>
    </w:p>
    <w:p w14:paraId="3DE31DB2" w14:textId="3B994760" w:rsidR="00975897" w:rsidRPr="00975897" w:rsidRDefault="00975897" w:rsidP="00975897">
      <w:pPr>
        <w:pStyle w:val="Heading2"/>
      </w:pPr>
      <w:r>
        <w:t>Design</w:t>
      </w:r>
      <w:r>
        <w:t xml:space="preserve"> Requirements</w:t>
      </w:r>
    </w:p>
    <w:p w14:paraId="44C4DEF7" w14:textId="6097E2C2" w:rsidR="00975897" w:rsidRDefault="00975897" w:rsidP="00975897">
      <w:pPr>
        <w:spacing w:after="160" w:line="259" w:lineRule="auto"/>
        <w:rPr>
          <w:rFonts w:eastAsiaTheme="majorEastAsia" w:cstheme="majorBidi"/>
          <w:bCs/>
          <w:szCs w:val="26"/>
        </w:rPr>
      </w:pPr>
      <w:r w:rsidRPr="00975897">
        <w:rPr>
          <w:rFonts w:eastAsiaTheme="majorEastAsia" w:cstheme="majorBidi"/>
          <w:bCs/>
          <w:szCs w:val="26"/>
        </w:rPr>
        <w:t>Design standards for wastewater facilities must demonstrate reasonable consistency with CSWD guidelines, though Ecology recognizes alternative design references from professional organizations including the Water Environment Federation (WEF), American Society of Civil Engineers (ASCE), American Public Works Association (APWA), and Environmental Protection Agency (EPA) for design review purposes. Projects incorporating water reclamation components must additionally comply with WAC 173-219 (Purple Book) and require coordination with both Ecology and the Department of Health.</w:t>
      </w:r>
    </w:p>
    <w:p w14:paraId="68460B09" w14:textId="77777777" w:rsidR="00975897" w:rsidRDefault="00975897" w:rsidP="00975897">
      <w:pPr>
        <w:spacing w:after="160" w:line="259" w:lineRule="auto"/>
        <w:rPr>
          <w:rFonts w:eastAsiaTheme="majorEastAsia" w:cstheme="majorBidi"/>
          <w:bCs/>
          <w:szCs w:val="26"/>
        </w:rPr>
      </w:pPr>
    </w:p>
    <w:p w14:paraId="184E4800" w14:textId="021940F9" w:rsidR="00975897" w:rsidRPr="00975897" w:rsidRDefault="00975897" w:rsidP="00975897">
      <w:pPr>
        <w:pStyle w:val="Heading2"/>
      </w:pPr>
      <w:r>
        <w:lastRenderedPageBreak/>
        <w:t>Permitting</w:t>
      </w:r>
      <w:r>
        <w:t xml:space="preserve"> Requirements</w:t>
      </w:r>
    </w:p>
    <w:p w14:paraId="4FAA8B36" w14:textId="2DE711C2" w:rsidR="00975897" w:rsidRDefault="00975897" w:rsidP="00975897">
      <w:pPr>
        <w:spacing w:after="160" w:line="259" w:lineRule="auto"/>
        <w:rPr>
          <w:rFonts w:eastAsiaTheme="majorEastAsia" w:cstheme="majorBidi"/>
          <w:bCs/>
          <w:szCs w:val="26"/>
        </w:rPr>
      </w:pPr>
      <w:r w:rsidRPr="00975897">
        <w:rPr>
          <w:rFonts w:eastAsiaTheme="majorEastAsia" w:cstheme="majorBidi"/>
          <w:bCs/>
          <w:szCs w:val="26"/>
        </w:rPr>
        <w:t xml:space="preserve">The permitting framework encompasses multiple regulatory programs depending on the discharge type and receiving environment. National Pollutant Discharge Elimination System (NPDES) permits are required for surface water discharges, with Ecology serving as the delegated permitting authority. State Waste Discharge (SWD) permits </w:t>
      </w:r>
      <w:proofErr w:type="gramStart"/>
      <w:r w:rsidRPr="00975897">
        <w:rPr>
          <w:rFonts w:eastAsiaTheme="majorEastAsia" w:cstheme="majorBidi"/>
          <w:bCs/>
          <w:szCs w:val="26"/>
        </w:rPr>
        <w:t>govern</w:t>
      </w:r>
      <w:proofErr w:type="gramEnd"/>
      <w:r w:rsidRPr="00975897">
        <w:rPr>
          <w:rFonts w:eastAsiaTheme="majorEastAsia" w:cstheme="majorBidi"/>
          <w:bCs/>
          <w:szCs w:val="26"/>
        </w:rPr>
        <w:t xml:space="preserve"> discharges to ground and certain discharges to sewers. Facilities producing reclaimed water operate under permits issued pursuant to RCW 90.46 and WAC 173-219, which are frequently combined with NPDES or SWD permits for administrative efficiency</w:t>
      </w:r>
      <w:r>
        <w:rPr>
          <w:rFonts w:eastAsiaTheme="majorEastAsia" w:cstheme="majorBidi"/>
          <w:bCs/>
          <w:szCs w:val="26"/>
        </w:rPr>
        <w:t xml:space="preserve">.  </w:t>
      </w:r>
      <w:r w:rsidRPr="00975897">
        <w:rPr>
          <w:rFonts w:eastAsiaTheme="majorEastAsia" w:cstheme="majorBidi"/>
          <w:bCs/>
          <w:szCs w:val="26"/>
        </w:rPr>
        <w:t>Construction of outfalls and utility crossings in waters of the United States requires Section 401 water quality certification to accompany Corps of Engineers Section 404 or Section 10 permits, with additional local floodplain and shoreline permits potentially applicable</w:t>
      </w:r>
      <w:r>
        <w:rPr>
          <w:rFonts w:eastAsiaTheme="majorEastAsia" w:cstheme="majorBidi"/>
          <w:bCs/>
          <w:szCs w:val="26"/>
        </w:rPr>
        <w:t>, as described in the discussion on alternatives in Chapter 6</w:t>
      </w:r>
      <w:r w:rsidRPr="00975897">
        <w:rPr>
          <w:rFonts w:eastAsiaTheme="majorEastAsia" w:cstheme="majorBidi"/>
          <w:bCs/>
          <w:szCs w:val="26"/>
        </w:rPr>
        <w:t>.</w:t>
      </w:r>
    </w:p>
    <w:p w14:paraId="6C2B6F16" w14:textId="36456A62" w:rsidR="00144722" w:rsidRPr="00144722" w:rsidRDefault="00144722" w:rsidP="00144722">
      <w:pPr>
        <w:pStyle w:val="Heading2"/>
      </w:pPr>
      <w:r>
        <w:t>Operational</w:t>
      </w:r>
      <w:r>
        <w:t xml:space="preserve"> Requirements</w:t>
      </w:r>
    </w:p>
    <w:p w14:paraId="7AB5910D" w14:textId="77777777" w:rsidR="00144722" w:rsidRDefault="00975897" w:rsidP="00975897">
      <w:pPr>
        <w:spacing w:after="160" w:line="259" w:lineRule="auto"/>
        <w:rPr>
          <w:rFonts w:eastAsiaTheme="majorEastAsia" w:cstheme="majorBidi"/>
          <w:bCs/>
          <w:szCs w:val="26"/>
        </w:rPr>
      </w:pPr>
      <w:r w:rsidRPr="00975897">
        <w:rPr>
          <w:rFonts w:eastAsiaTheme="majorEastAsia" w:cstheme="majorBidi"/>
          <w:bCs/>
          <w:szCs w:val="26"/>
        </w:rPr>
        <w:t xml:space="preserve">Operational monitoring requirements are specified within NPDES and SWD permits, with laboratory accreditation rules and applicable exceptions detailed in WAC 173-216 [20][7]. </w:t>
      </w:r>
    </w:p>
    <w:p w14:paraId="3799C1B6" w14:textId="29A36BC2" w:rsidR="00144722" w:rsidRPr="00144722" w:rsidRDefault="00144722" w:rsidP="00144722">
      <w:pPr>
        <w:pStyle w:val="Heading2"/>
      </w:pPr>
      <w:r>
        <w:t>Regulatory Precedence</w:t>
      </w:r>
    </w:p>
    <w:p w14:paraId="5E36B945" w14:textId="77777777" w:rsidR="00144722" w:rsidRDefault="00975897" w:rsidP="00975897">
      <w:pPr>
        <w:spacing w:after="160" w:line="259" w:lineRule="auto"/>
        <w:rPr>
          <w:rFonts w:eastAsiaTheme="majorEastAsia" w:cstheme="majorBidi"/>
          <w:bCs/>
          <w:szCs w:val="26"/>
        </w:rPr>
      </w:pPr>
      <w:r w:rsidRPr="00975897">
        <w:rPr>
          <w:rFonts w:eastAsiaTheme="majorEastAsia" w:cstheme="majorBidi"/>
          <w:bCs/>
          <w:szCs w:val="26"/>
        </w:rPr>
        <w:t>When regulatory conflicts arise, Water Quality Standards established under WAC 173-201A take precedence and may require effluent limits more stringent than technology-based standards. In cases where multiple requirements apply, facilities must meet the most restrictive standard. For projects receiving Ecology funding, SERP allows SEPA documentation to satisfy NEPA-like requirements, though EPA retains NEPA oversight authority for projects funded through the Water Infrastructure Finance and Innovation Act (WIFIA) program [14][2].</w:t>
      </w:r>
    </w:p>
    <w:p w14:paraId="4BF1B3D0" w14:textId="0BA45C75" w:rsidR="00144722" w:rsidRDefault="00144722">
      <w:pPr>
        <w:spacing w:after="160" w:line="259" w:lineRule="auto"/>
        <w:rPr>
          <w:rFonts w:eastAsiaTheme="majorEastAsia" w:cstheme="majorBidi"/>
          <w:bCs/>
          <w:szCs w:val="26"/>
        </w:rPr>
      </w:pPr>
      <w:r>
        <w:rPr>
          <w:rFonts w:eastAsiaTheme="majorEastAsia" w:cstheme="majorBidi"/>
          <w:bCs/>
          <w:szCs w:val="26"/>
        </w:rPr>
        <w:br w:type="page"/>
      </w:r>
    </w:p>
    <w:p w14:paraId="3B7BB145" w14:textId="77777777" w:rsidR="00144722" w:rsidRDefault="00144722" w:rsidP="00975897">
      <w:pPr>
        <w:spacing w:after="160" w:line="259" w:lineRule="auto"/>
        <w:rPr>
          <w:rFonts w:eastAsiaTheme="majorEastAsia" w:cstheme="majorBidi"/>
          <w:bCs/>
          <w:szCs w:val="26"/>
        </w:rPr>
      </w:pPr>
    </w:p>
    <w:p w14:paraId="400C3371" w14:textId="01CF0C94" w:rsidR="00144722" w:rsidRPr="00144722" w:rsidRDefault="000F703F" w:rsidP="000F703F">
      <w:pPr>
        <w:pStyle w:val="Caption"/>
        <w:keepNext/>
      </w:pPr>
      <w:r>
        <w:t xml:space="preserve">Table </w:t>
      </w:r>
      <w:r>
        <w:fldChar w:fldCharType="begin"/>
      </w:r>
      <w:r>
        <w:instrText xml:space="preserve"> STYLEREF 1 \s </w:instrText>
      </w:r>
      <w:r>
        <w:fldChar w:fldCharType="separate"/>
      </w:r>
      <w:r w:rsidR="00EB04C0">
        <w:rPr>
          <w:noProof/>
        </w:rPr>
        <w:t>1</w:t>
      </w:r>
      <w:r>
        <w:fldChar w:fldCharType="end"/>
      </w:r>
      <w:r>
        <w:noBreakHyphen/>
      </w:r>
      <w:r>
        <w:fldChar w:fldCharType="begin"/>
      </w:r>
      <w:r>
        <w:instrText xml:space="preserve"> SEQ Table \* ARABIC \s 1 </w:instrText>
      </w:r>
      <w:r>
        <w:fldChar w:fldCharType="separate"/>
      </w:r>
      <w:r w:rsidR="00EB04C0">
        <w:rPr>
          <w:noProof/>
        </w:rPr>
        <w:t>1</w:t>
      </w:r>
      <w:r>
        <w:fldChar w:fldCharType="end"/>
      </w:r>
      <w:r>
        <w:t xml:space="preserve">.  </w:t>
      </w:r>
      <w:r w:rsidR="00144722">
        <w:t>Wastewater System Regulatory Framework Summar</w:t>
      </w:r>
      <w:r w:rsidR="00144722">
        <w:t>y</w:t>
      </w:r>
    </w:p>
    <w:tbl>
      <w:tblPr>
        <w:tblStyle w:val="TableGrid1"/>
        <w:tblW w:w="0" w:type="auto"/>
        <w:tblLook w:val="04A0" w:firstRow="1" w:lastRow="0" w:firstColumn="1" w:lastColumn="0" w:noHBand="0" w:noVBand="1"/>
      </w:tblPr>
      <w:tblGrid>
        <w:gridCol w:w="1755"/>
        <w:gridCol w:w="7515"/>
      </w:tblGrid>
      <w:tr w:rsidR="00144722" w14:paraId="35918E2B" w14:textId="77777777" w:rsidTr="00114641">
        <w:tc>
          <w:tcPr>
            <w:tcW w:w="1755" w:type="dxa"/>
            <w:shd w:val="clear" w:color="auto" w:fill="D0CECE" w:themeFill="background2" w:themeFillShade="E6"/>
            <w:hideMark/>
          </w:tcPr>
          <w:p w14:paraId="4CFD8C3D" w14:textId="77777777" w:rsidR="00144722" w:rsidRDefault="00144722">
            <w:pPr>
              <w:jc w:val="center"/>
              <w:rPr>
                <w:b/>
                <w:bCs/>
              </w:rPr>
            </w:pPr>
            <w:r>
              <w:rPr>
                <w:rStyle w:val="Strong"/>
              </w:rPr>
              <w:t>Regulatory Area</w:t>
            </w:r>
          </w:p>
        </w:tc>
        <w:tc>
          <w:tcPr>
            <w:tcW w:w="7515" w:type="dxa"/>
            <w:shd w:val="clear" w:color="auto" w:fill="D0CECE" w:themeFill="background2" w:themeFillShade="E6"/>
            <w:hideMark/>
          </w:tcPr>
          <w:p w14:paraId="35F9D3A2" w14:textId="77777777" w:rsidR="00144722" w:rsidRDefault="00144722">
            <w:pPr>
              <w:jc w:val="center"/>
              <w:rPr>
                <w:b/>
                <w:bCs/>
              </w:rPr>
            </w:pPr>
            <w:r>
              <w:rPr>
                <w:rStyle w:val="Strong"/>
              </w:rPr>
              <w:t>Requirements</w:t>
            </w:r>
          </w:p>
        </w:tc>
      </w:tr>
      <w:tr w:rsidR="00144722" w14:paraId="5675851E" w14:textId="77777777" w:rsidTr="00144722">
        <w:tc>
          <w:tcPr>
            <w:tcW w:w="1755" w:type="dxa"/>
            <w:hideMark/>
          </w:tcPr>
          <w:p w14:paraId="2C07DC5E" w14:textId="77777777" w:rsidR="00144722" w:rsidRDefault="00144722">
            <w:r>
              <w:rPr>
                <w:rStyle w:val="Strong"/>
              </w:rPr>
              <w:t>Planning</w:t>
            </w:r>
          </w:p>
        </w:tc>
        <w:tc>
          <w:tcPr>
            <w:tcW w:w="7515" w:type="dxa"/>
            <w:hideMark/>
          </w:tcPr>
          <w:p w14:paraId="449DC655" w14:textId="48916CCB" w:rsidR="00144722" w:rsidRDefault="00144722">
            <w:r>
              <w:t>Ecology approval required for general sewer plans, engineering reports, and plans/specs before constructio</w:t>
            </w:r>
            <w:r w:rsidR="000F703F">
              <w:t>n.</w:t>
            </w:r>
            <w:r>
              <w:t xml:space="preserve"> Content/sequence per WAC 173-240 and Orange Book (CSWD)</w:t>
            </w:r>
            <w:r w:rsidR="000F703F">
              <w:t xml:space="preserve">. </w:t>
            </w:r>
            <w:r>
              <w:t>SEPA review required prior to Ecology approvals</w:t>
            </w:r>
            <w:r w:rsidR="000F703F">
              <w:t xml:space="preserve">. </w:t>
            </w:r>
            <w:r>
              <w:t>SERP/NEPA applies when federal funding involved</w:t>
            </w:r>
          </w:p>
        </w:tc>
      </w:tr>
      <w:tr w:rsidR="00144722" w14:paraId="1604E70F" w14:textId="77777777" w:rsidTr="00144722">
        <w:tc>
          <w:tcPr>
            <w:tcW w:w="1755" w:type="dxa"/>
            <w:hideMark/>
          </w:tcPr>
          <w:p w14:paraId="7580A4F0" w14:textId="77777777" w:rsidR="00144722" w:rsidRDefault="00144722">
            <w:r>
              <w:rPr>
                <w:rStyle w:val="Strong"/>
              </w:rPr>
              <w:t>Design Standards</w:t>
            </w:r>
          </w:p>
        </w:tc>
        <w:tc>
          <w:tcPr>
            <w:tcW w:w="7515" w:type="dxa"/>
            <w:hideMark/>
          </w:tcPr>
          <w:p w14:paraId="6344919B" w14:textId="04B68D38" w:rsidR="00144722" w:rsidRDefault="00144722">
            <w:r>
              <w:t>Must be reasonably consistent with CSWD</w:t>
            </w:r>
            <w:r w:rsidR="000F703F">
              <w:t>.</w:t>
            </w:r>
            <w:r>
              <w:t xml:space="preserve"> Ecology recognizes WEF, ASCE, APWA, EPA design references</w:t>
            </w:r>
            <w:r w:rsidR="000F703F">
              <w:t>.</w:t>
            </w:r>
            <w:r>
              <w:t xml:space="preserve"> Reclaimed water must follow WAC 173-219 (Purple </w:t>
            </w:r>
            <w:proofErr w:type="gramStart"/>
            <w:r>
              <w:t>Book)•</w:t>
            </w:r>
            <w:proofErr w:type="gramEnd"/>
            <w:r>
              <w:t xml:space="preserve"> Coordination with Ecology/Health required for reclaimed water</w:t>
            </w:r>
          </w:p>
        </w:tc>
      </w:tr>
      <w:tr w:rsidR="00144722" w14:paraId="2240B7A5" w14:textId="77777777" w:rsidTr="00144722">
        <w:tc>
          <w:tcPr>
            <w:tcW w:w="1755" w:type="dxa"/>
            <w:hideMark/>
          </w:tcPr>
          <w:p w14:paraId="5520E92A" w14:textId="77777777" w:rsidR="00144722" w:rsidRDefault="00144722">
            <w:r>
              <w:rPr>
                <w:rStyle w:val="Strong"/>
              </w:rPr>
              <w:t>Permits - Discharge</w:t>
            </w:r>
          </w:p>
        </w:tc>
        <w:tc>
          <w:tcPr>
            <w:tcW w:w="7515" w:type="dxa"/>
            <w:hideMark/>
          </w:tcPr>
          <w:p w14:paraId="6A9DCB5E" w14:textId="3AEFC77B" w:rsidR="00144722" w:rsidRDefault="00144722">
            <w:r>
              <w:t>NPDES: Surface water discharges (Ecology as delegated authority)</w:t>
            </w:r>
            <w:r w:rsidR="000F703F">
              <w:t>.</w:t>
            </w:r>
            <w:r>
              <w:t xml:space="preserve"> SWD: Discharges to ground and certain sewer discharge</w:t>
            </w:r>
            <w:r w:rsidR="000F703F">
              <w:t>.</w:t>
            </w:r>
            <w:r>
              <w:t xml:space="preserve"> Can combine NPDES/SWD in single permit</w:t>
            </w:r>
          </w:p>
        </w:tc>
      </w:tr>
      <w:tr w:rsidR="00144722" w14:paraId="60CDD750" w14:textId="77777777" w:rsidTr="00144722">
        <w:tc>
          <w:tcPr>
            <w:tcW w:w="1755" w:type="dxa"/>
            <w:hideMark/>
          </w:tcPr>
          <w:p w14:paraId="27D2098A" w14:textId="77777777" w:rsidR="00144722" w:rsidRDefault="00144722">
            <w:r>
              <w:rPr>
                <w:rStyle w:val="Strong"/>
              </w:rPr>
              <w:t>Permits - Reclaimed Water</w:t>
            </w:r>
          </w:p>
        </w:tc>
        <w:tc>
          <w:tcPr>
            <w:tcW w:w="7515" w:type="dxa"/>
            <w:hideMark/>
          </w:tcPr>
          <w:p w14:paraId="3FC4A962" w14:textId="67D2FC93" w:rsidR="00144722" w:rsidRDefault="00144722">
            <w:r>
              <w:t>Required under RCW 90.46/WAC 173-219</w:t>
            </w:r>
            <w:r w:rsidR="000F703F">
              <w:t>.</w:t>
            </w:r>
            <w:r>
              <w:t xml:space="preserve"> Often combined with NPDES/SWD permits</w:t>
            </w:r>
          </w:p>
        </w:tc>
      </w:tr>
      <w:tr w:rsidR="00144722" w14:paraId="5D0A7399" w14:textId="77777777" w:rsidTr="00144722">
        <w:tc>
          <w:tcPr>
            <w:tcW w:w="1755" w:type="dxa"/>
            <w:hideMark/>
          </w:tcPr>
          <w:p w14:paraId="53C9F44C" w14:textId="77777777" w:rsidR="00144722" w:rsidRDefault="00144722">
            <w:r>
              <w:rPr>
                <w:rStyle w:val="Strong"/>
              </w:rPr>
              <w:t>Permits - Construction</w:t>
            </w:r>
          </w:p>
        </w:tc>
        <w:tc>
          <w:tcPr>
            <w:tcW w:w="7515" w:type="dxa"/>
            <w:hideMark/>
          </w:tcPr>
          <w:p w14:paraId="05ADF875" w14:textId="7B6580C2" w:rsidR="00144722" w:rsidRDefault="00144722">
            <w:r>
              <w:t>Section 401 certification for outfalls/crossings (pairs with Corps 404/10)</w:t>
            </w:r>
            <w:r w:rsidR="000F703F">
              <w:t xml:space="preserve">. </w:t>
            </w:r>
            <w:r>
              <w:t>Local floodplain/shoreline permits may apply</w:t>
            </w:r>
            <w:r w:rsidR="000F703F">
              <w:t>.</w:t>
            </w:r>
          </w:p>
        </w:tc>
      </w:tr>
      <w:tr w:rsidR="00144722" w14:paraId="5FA2ABA2" w14:textId="77777777" w:rsidTr="00144722">
        <w:tc>
          <w:tcPr>
            <w:tcW w:w="1755" w:type="dxa"/>
            <w:hideMark/>
          </w:tcPr>
          <w:p w14:paraId="7501A918" w14:textId="77777777" w:rsidR="00144722" w:rsidRDefault="00144722">
            <w:r>
              <w:rPr>
                <w:rStyle w:val="Strong"/>
              </w:rPr>
              <w:t>Monitoring &amp; Labs</w:t>
            </w:r>
          </w:p>
        </w:tc>
        <w:tc>
          <w:tcPr>
            <w:tcW w:w="7515" w:type="dxa"/>
            <w:hideMark/>
          </w:tcPr>
          <w:p w14:paraId="5BC0E8DD" w14:textId="0171DCCD" w:rsidR="00144722" w:rsidRDefault="00144722">
            <w:r>
              <w:t xml:space="preserve">Requirements specified in NPDES/SWD </w:t>
            </w:r>
            <w:r w:rsidR="000F703F">
              <w:t>permits. Lab</w:t>
            </w:r>
            <w:r>
              <w:t xml:space="preserve"> accreditation per WAC 173-216</w:t>
            </w:r>
            <w:r w:rsidR="000F703F">
              <w:t xml:space="preserve">. </w:t>
            </w:r>
            <w:r>
              <w:t>CSO monitoring per CSWD</w:t>
            </w:r>
            <w:r w:rsidR="000F703F">
              <w:t xml:space="preserve">. </w:t>
            </w:r>
            <w:r>
              <w:t>Reclaimed water monitoring per Purple Book</w:t>
            </w:r>
            <w:r w:rsidR="000F703F">
              <w:t>.</w:t>
            </w:r>
          </w:p>
        </w:tc>
      </w:tr>
      <w:tr w:rsidR="00144722" w14:paraId="629D2EB3" w14:textId="77777777" w:rsidTr="00144722">
        <w:tc>
          <w:tcPr>
            <w:tcW w:w="1755" w:type="dxa"/>
            <w:hideMark/>
          </w:tcPr>
          <w:p w14:paraId="7E9F5C03" w14:textId="77777777" w:rsidR="00144722" w:rsidRDefault="00144722">
            <w:r>
              <w:rPr>
                <w:rStyle w:val="Strong"/>
              </w:rPr>
              <w:t>Regulatory Precedence</w:t>
            </w:r>
          </w:p>
        </w:tc>
        <w:tc>
          <w:tcPr>
            <w:tcW w:w="7515" w:type="dxa"/>
            <w:hideMark/>
          </w:tcPr>
          <w:p w14:paraId="4299CA16" w14:textId="1602CA01" w:rsidR="00144722" w:rsidRDefault="00144722">
            <w:r>
              <w:t>Water Quality Standards (WAC 173-201A) govern</w:t>
            </w:r>
            <w:r w:rsidR="000F703F">
              <w:t>.</w:t>
            </w:r>
            <w:r>
              <w:t xml:space="preserve"> May require limits more stringent than technology-based standards</w:t>
            </w:r>
            <w:r w:rsidR="000F703F">
              <w:t>.</w:t>
            </w:r>
            <w:r>
              <w:t xml:space="preserve"> Mixing zones require AKART and must protect </w:t>
            </w:r>
            <w:proofErr w:type="gramStart"/>
            <w:r>
              <w:t>uses</w:t>
            </w:r>
            <w:proofErr w:type="gramEnd"/>
            <w:r w:rsidR="000F703F">
              <w:t>.</w:t>
            </w:r>
            <w:r>
              <w:t xml:space="preserve"> Most restrictive </w:t>
            </w:r>
            <w:proofErr w:type="gramStart"/>
            <w:r>
              <w:t>requirement</w:t>
            </w:r>
            <w:proofErr w:type="gramEnd"/>
            <w:r>
              <w:t xml:space="preserve"> applies when conflicts exist</w:t>
            </w:r>
            <w:r w:rsidR="000F703F">
              <w:t>.</w:t>
            </w:r>
            <w:r>
              <w:t xml:space="preserve"> SERP satisfies NEPA-like requirements for Ecology funding• EPA retains NEPA oversight for WIFIA projects</w:t>
            </w:r>
          </w:p>
        </w:tc>
      </w:tr>
    </w:tbl>
    <w:p w14:paraId="1787267A" w14:textId="746E70FE" w:rsidR="005A2F8C" w:rsidRPr="005A2F8C" w:rsidRDefault="005A2F8C" w:rsidP="00975897">
      <w:pPr>
        <w:spacing w:after="160" w:line="259" w:lineRule="auto"/>
        <w:rPr>
          <w:rFonts w:eastAsiaTheme="majorEastAsia" w:cstheme="majorBidi"/>
          <w:b/>
          <w:szCs w:val="26"/>
        </w:rPr>
      </w:pPr>
      <w:r>
        <w:rPr>
          <w:rFonts w:eastAsiaTheme="majorEastAsia" w:cstheme="majorBidi"/>
          <w:b/>
          <w:szCs w:val="26"/>
        </w:rPr>
        <w:br w:type="page"/>
      </w:r>
    </w:p>
    <w:p w14:paraId="7FCA5811" w14:textId="2A8FB503" w:rsidR="005A2F8C" w:rsidRDefault="005A2F8C" w:rsidP="005A2F8C">
      <w:pPr>
        <w:pStyle w:val="Heading2"/>
      </w:pPr>
      <w:bookmarkStart w:id="4" w:name="_Toc206075550"/>
      <w:r>
        <w:lastRenderedPageBreak/>
        <w:t>Agency Information</w:t>
      </w:r>
      <w:bookmarkEnd w:id="4"/>
    </w:p>
    <w:p w14:paraId="6B3E850A" w14:textId="270ED9E8" w:rsidR="00C63F1B" w:rsidRPr="005A2F8C" w:rsidRDefault="00C63F1B" w:rsidP="00C63F1B">
      <w:pPr>
        <w:rPr>
          <w:rFonts w:eastAsiaTheme="majorEastAsia" w:cstheme="majorBidi"/>
          <w:b/>
          <w:szCs w:val="26"/>
        </w:rPr>
      </w:pPr>
      <w:r w:rsidRPr="00C63F1B">
        <w:t>The Tekoa Wastewater Treatment Plant, owned and operated by the City of Tekoa, is located at 7241 Lone Pine Road in Tekoa, WA. The facility utilizes a mixed activated sludge treatment process, followed by chlorine disinfection and de-chlorination. Treated effluent is discharged into Hangman Creek (also known as Latah Creek) at approximately river mile 54.3.</w:t>
      </w:r>
    </w:p>
    <w:p w14:paraId="5882B0EA" w14:textId="7C359A9C" w:rsidR="00C63F1B" w:rsidRDefault="00C63F1B" w:rsidP="005A2F8C">
      <w:pPr>
        <w:spacing w:after="160" w:line="259" w:lineRule="auto"/>
      </w:pPr>
      <w:r w:rsidRPr="00C63F1B">
        <w:t>Key contact information and specific location details are provided below:</w:t>
      </w:r>
    </w:p>
    <w:p w14:paraId="5A5E182F" w14:textId="1E0A34B8" w:rsidR="00284672" w:rsidRDefault="00284672" w:rsidP="005A2F8C">
      <w:pPr>
        <w:spacing w:after="160" w:line="259" w:lineRule="auto"/>
        <w:rPr>
          <w:b/>
          <w:bCs/>
        </w:rPr>
      </w:pPr>
      <w:r w:rsidRPr="00284672">
        <w:rPr>
          <w:b/>
          <w:bCs/>
        </w:rPr>
        <w:t>Table 1.2-1. Agency Information</w:t>
      </w:r>
    </w:p>
    <w:tbl>
      <w:tblPr>
        <w:tblStyle w:val="TableGrid"/>
        <w:tblW w:w="0" w:type="auto"/>
        <w:tblLook w:val="04A0" w:firstRow="1" w:lastRow="0" w:firstColumn="1" w:lastColumn="0" w:noHBand="0" w:noVBand="1"/>
      </w:tblPr>
      <w:tblGrid>
        <w:gridCol w:w="4675"/>
        <w:gridCol w:w="4675"/>
      </w:tblGrid>
      <w:tr w:rsidR="00B57001" w14:paraId="50E07BB3" w14:textId="77777777" w:rsidTr="00CF3F41">
        <w:tc>
          <w:tcPr>
            <w:tcW w:w="4675" w:type="dxa"/>
            <w:shd w:val="clear" w:color="auto" w:fill="E7E6E6" w:themeFill="background2"/>
            <w:vAlign w:val="bottom"/>
          </w:tcPr>
          <w:p w14:paraId="531F115D" w14:textId="570A7E3A" w:rsidR="00B57001" w:rsidRDefault="00B57001" w:rsidP="00B57001">
            <w:pPr>
              <w:spacing w:after="160" w:line="259" w:lineRule="auto"/>
              <w:rPr>
                <w:b/>
                <w:bCs/>
              </w:rPr>
            </w:pPr>
            <w:r w:rsidRPr="00C63F1B">
              <w:rPr>
                <w:rFonts w:asciiTheme="minorHAnsi" w:hAnsiTheme="minorHAnsi" w:cstheme="minorHAnsi"/>
                <w:b/>
                <w:bCs/>
              </w:rPr>
              <w:t>Information Category</w:t>
            </w:r>
          </w:p>
        </w:tc>
        <w:tc>
          <w:tcPr>
            <w:tcW w:w="4675" w:type="dxa"/>
            <w:shd w:val="clear" w:color="auto" w:fill="E7E6E6" w:themeFill="background2"/>
            <w:vAlign w:val="bottom"/>
          </w:tcPr>
          <w:p w14:paraId="69E9FECA" w14:textId="48995900" w:rsidR="00B57001" w:rsidRDefault="00B57001" w:rsidP="00B57001">
            <w:pPr>
              <w:spacing w:after="160" w:line="259" w:lineRule="auto"/>
              <w:rPr>
                <w:b/>
                <w:bCs/>
              </w:rPr>
            </w:pPr>
            <w:r w:rsidRPr="00C63F1B">
              <w:rPr>
                <w:rFonts w:asciiTheme="minorHAnsi" w:hAnsiTheme="minorHAnsi" w:cstheme="minorHAnsi"/>
                <w:b/>
                <w:bCs/>
              </w:rPr>
              <w:t>Details</w:t>
            </w:r>
          </w:p>
        </w:tc>
      </w:tr>
      <w:tr w:rsidR="00B57001" w14:paraId="310CBA8B" w14:textId="77777777" w:rsidTr="00B57001">
        <w:tc>
          <w:tcPr>
            <w:tcW w:w="4675" w:type="dxa"/>
          </w:tcPr>
          <w:p w14:paraId="4EF66695" w14:textId="2F8C9E1A" w:rsidR="00B57001" w:rsidRDefault="00B57001" w:rsidP="00B57001">
            <w:pPr>
              <w:spacing w:after="160" w:line="259" w:lineRule="auto"/>
              <w:rPr>
                <w:b/>
                <w:bCs/>
              </w:rPr>
            </w:pPr>
            <w:r>
              <w:rPr>
                <w:rStyle w:val="Strong"/>
                <w:rFonts w:asciiTheme="minorHAnsi" w:hAnsiTheme="minorHAnsi" w:cstheme="minorHAnsi"/>
                <w:bdr w:val="single" w:sz="2" w:space="0" w:color="E5E7EB" w:frame="1"/>
              </w:rPr>
              <w:t>F</w:t>
            </w:r>
            <w:r>
              <w:rPr>
                <w:rStyle w:val="Strong"/>
                <w:rFonts w:cstheme="minorHAnsi"/>
                <w:bdr w:val="single" w:sz="2" w:space="0" w:color="E5E7EB" w:frame="1"/>
              </w:rPr>
              <w:t xml:space="preserve">acility Contact / </w:t>
            </w:r>
            <w:r w:rsidRPr="00C63F1B">
              <w:rPr>
                <w:rStyle w:val="Strong"/>
                <w:rFonts w:asciiTheme="minorHAnsi" w:hAnsiTheme="minorHAnsi" w:cstheme="minorHAnsi"/>
                <w:bdr w:val="single" w:sz="2" w:space="0" w:color="E5E7EB" w:frame="1"/>
              </w:rPr>
              <w:t>Responsible Official</w:t>
            </w:r>
          </w:p>
        </w:tc>
        <w:tc>
          <w:tcPr>
            <w:tcW w:w="4675" w:type="dxa"/>
          </w:tcPr>
          <w:p w14:paraId="4A87F7C6" w14:textId="77777777" w:rsidR="00B57001" w:rsidRDefault="00B57001" w:rsidP="00B57001">
            <w:pPr>
              <w:rPr>
                <w:rFonts w:asciiTheme="minorHAnsi" w:hAnsiTheme="minorHAnsi" w:cstheme="minorHAnsi"/>
              </w:rPr>
            </w:pPr>
            <w:r>
              <w:rPr>
                <w:rFonts w:asciiTheme="minorHAnsi" w:hAnsiTheme="minorHAnsi" w:cstheme="minorHAnsi"/>
              </w:rPr>
              <w:t>Steven Thomas</w:t>
            </w:r>
            <w:r w:rsidRPr="00C63F1B">
              <w:rPr>
                <w:rFonts w:asciiTheme="minorHAnsi" w:hAnsiTheme="minorHAnsi" w:cstheme="minorHAnsi"/>
              </w:rPr>
              <w:t>,</w:t>
            </w:r>
            <w:r>
              <w:rPr>
                <w:rFonts w:asciiTheme="minorHAnsi" w:hAnsiTheme="minorHAnsi" w:cstheme="minorHAnsi"/>
              </w:rPr>
              <w:t xml:space="preserve"> Tekoa Public Works /</w:t>
            </w:r>
          </w:p>
          <w:p w14:paraId="0E98AB38" w14:textId="77777777" w:rsidR="00B57001" w:rsidRDefault="00B57001" w:rsidP="00B57001">
            <w:pPr>
              <w:spacing w:after="160" w:line="259" w:lineRule="auto"/>
              <w:rPr>
                <w:rFonts w:asciiTheme="minorHAnsi" w:hAnsiTheme="minorHAnsi" w:cstheme="minorHAnsi"/>
              </w:rPr>
            </w:pPr>
            <w:r>
              <w:rPr>
                <w:rFonts w:asciiTheme="minorHAnsi" w:hAnsiTheme="minorHAnsi" w:cstheme="minorHAnsi"/>
              </w:rPr>
              <w:t>Jessica May-Johnson, Tekoa Public Works</w:t>
            </w:r>
          </w:p>
          <w:p w14:paraId="2C875976" w14:textId="77777777" w:rsidR="00B57001" w:rsidRPr="00B57001" w:rsidRDefault="00B57001" w:rsidP="00B57001">
            <w:pPr>
              <w:spacing w:after="160" w:line="259" w:lineRule="auto"/>
            </w:pPr>
            <w:r w:rsidRPr="00B57001">
              <w:t>N 419 Washington St, Tekoa, WA 99033</w:t>
            </w:r>
          </w:p>
          <w:p w14:paraId="7AE57D15" w14:textId="77777777" w:rsidR="00B57001" w:rsidRPr="00B57001" w:rsidRDefault="00B57001" w:rsidP="00B57001">
            <w:pPr>
              <w:spacing w:after="160" w:line="259" w:lineRule="auto"/>
            </w:pPr>
            <w:r w:rsidRPr="00B57001">
              <w:t>Tel: 509-284-3861</w:t>
            </w:r>
          </w:p>
          <w:p w14:paraId="5DCA32D3" w14:textId="4DEE7504" w:rsidR="00B57001" w:rsidRDefault="00B57001" w:rsidP="00B57001">
            <w:pPr>
              <w:spacing w:after="160" w:line="259" w:lineRule="auto"/>
              <w:rPr>
                <w:b/>
                <w:bCs/>
              </w:rPr>
            </w:pPr>
            <w:r w:rsidRPr="00B57001">
              <w:t>tekoapublicworksdept@gmail.com</w:t>
            </w:r>
          </w:p>
        </w:tc>
      </w:tr>
      <w:tr w:rsidR="00B57001" w14:paraId="22E96927" w14:textId="77777777" w:rsidTr="00B57001">
        <w:tc>
          <w:tcPr>
            <w:tcW w:w="4675" w:type="dxa"/>
          </w:tcPr>
          <w:p w14:paraId="5E70F991" w14:textId="77777777" w:rsidR="00B57001" w:rsidRDefault="00B57001" w:rsidP="00B57001">
            <w:pPr>
              <w:spacing w:after="160" w:line="259" w:lineRule="auto"/>
              <w:rPr>
                <w:rStyle w:val="Strong"/>
                <w:rFonts w:asciiTheme="minorHAnsi" w:hAnsiTheme="minorHAnsi" w:cstheme="minorHAnsi"/>
                <w:bdr w:val="single" w:sz="2" w:space="0" w:color="E5E7EB" w:frame="1"/>
              </w:rPr>
            </w:pPr>
            <w:r w:rsidRPr="00C63F1B">
              <w:rPr>
                <w:rStyle w:val="Strong"/>
                <w:rFonts w:asciiTheme="minorHAnsi" w:hAnsiTheme="minorHAnsi" w:cstheme="minorHAnsi"/>
                <w:bdr w:val="single" w:sz="2" w:space="0" w:color="E5E7EB" w:frame="1"/>
              </w:rPr>
              <w:t>Facility Location</w:t>
            </w:r>
          </w:p>
          <w:p w14:paraId="505D43EE" w14:textId="2F232397" w:rsidR="00B57001" w:rsidRDefault="00B57001" w:rsidP="00B57001">
            <w:pPr>
              <w:spacing w:after="160" w:line="259" w:lineRule="auto"/>
              <w:rPr>
                <w:b/>
                <w:bCs/>
              </w:rPr>
            </w:pPr>
            <w:r w:rsidRPr="00C63F1B">
              <w:rPr>
                <w:rFonts w:asciiTheme="minorHAnsi" w:hAnsiTheme="minorHAnsi" w:cstheme="minorHAnsi"/>
              </w:rPr>
              <w:t>(NAD83/WGS84)</w:t>
            </w:r>
          </w:p>
        </w:tc>
        <w:tc>
          <w:tcPr>
            <w:tcW w:w="4675" w:type="dxa"/>
          </w:tcPr>
          <w:p w14:paraId="62D4B239" w14:textId="77777777" w:rsidR="00B57001" w:rsidRDefault="00B57001" w:rsidP="00B57001">
            <w:pPr>
              <w:spacing w:after="160" w:line="259" w:lineRule="auto"/>
              <w:rPr>
                <w:rFonts w:asciiTheme="minorHAnsi" w:hAnsiTheme="minorHAnsi" w:cstheme="minorHAnsi"/>
              </w:rPr>
            </w:pPr>
            <w:r>
              <w:rPr>
                <w:rFonts w:asciiTheme="minorHAnsi" w:hAnsiTheme="minorHAnsi" w:cstheme="minorHAnsi"/>
              </w:rPr>
              <w:t>7241 Lone Pine Road, WA 99033</w:t>
            </w:r>
          </w:p>
          <w:p w14:paraId="14C61E82" w14:textId="77777777" w:rsidR="00B57001" w:rsidRDefault="00B57001" w:rsidP="00B57001">
            <w:pPr>
              <w:rPr>
                <w:rFonts w:asciiTheme="minorHAnsi" w:hAnsiTheme="minorHAnsi" w:cstheme="minorHAnsi"/>
              </w:rPr>
            </w:pPr>
            <w:r w:rsidRPr="00C63F1B">
              <w:rPr>
                <w:rFonts w:asciiTheme="minorHAnsi" w:hAnsiTheme="minorHAnsi" w:cstheme="minorHAnsi"/>
              </w:rPr>
              <w:t>Latitude: 47.227601° N</w:t>
            </w:r>
          </w:p>
          <w:p w14:paraId="2503EEB5" w14:textId="351D6F82" w:rsidR="00B57001" w:rsidRDefault="00B57001" w:rsidP="00B57001">
            <w:pPr>
              <w:spacing w:after="160" w:line="259" w:lineRule="auto"/>
              <w:rPr>
                <w:b/>
                <w:bCs/>
              </w:rPr>
            </w:pPr>
            <w:r w:rsidRPr="00C63F1B">
              <w:rPr>
                <w:rFonts w:asciiTheme="minorHAnsi" w:hAnsiTheme="minorHAnsi" w:cstheme="minorHAnsi"/>
              </w:rPr>
              <w:t>Longitude: 117.083324° W</w:t>
            </w:r>
          </w:p>
        </w:tc>
      </w:tr>
      <w:tr w:rsidR="00B57001" w14:paraId="1E612C23" w14:textId="77777777" w:rsidTr="00B57001">
        <w:tc>
          <w:tcPr>
            <w:tcW w:w="4675" w:type="dxa"/>
          </w:tcPr>
          <w:p w14:paraId="5850789B" w14:textId="17FED591" w:rsidR="00B57001" w:rsidRDefault="00B57001" w:rsidP="00B57001">
            <w:pPr>
              <w:spacing w:after="160" w:line="259" w:lineRule="auto"/>
              <w:rPr>
                <w:b/>
                <w:bCs/>
              </w:rPr>
            </w:pPr>
            <w:r w:rsidRPr="00C63F1B">
              <w:rPr>
                <w:rStyle w:val="Strong"/>
                <w:rFonts w:asciiTheme="minorHAnsi" w:hAnsiTheme="minorHAnsi" w:cstheme="minorHAnsi"/>
                <w:bdr w:val="single" w:sz="2" w:space="0" w:color="E5E7EB" w:frame="1"/>
              </w:rPr>
              <w:t>Discharge Location</w:t>
            </w:r>
          </w:p>
        </w:tc>
        <w:tc>
          <w:tcPr>
            <w:tcW w:w="4675" w:type="dxa"/>
          </w:tcPr>
          <w:p w14:paraId="6D523B1E" w14:textId="77777777" w:rsidR="00B57001" w:rsidRDefault="00B57001" w:rsidP="00B57001">
            <w:pPr>
              <w:spacing w:after="160" w:line="259" w:lineRule="auto"/>
              <w:rPr>
                <w:rFonts w:asciiTheme="minorHAnsi" w:hAnsiTheme="minorHAnsi" w:cstheme="minorHAnsi"/>
              </w:rPr>
            </w:pPr>
            <w:r w:rsidRPr="00C63F1B">
              <w:rPr>
                <w:rFonts w:asciiTheme="minorHAnsi" w:hAnsiTheme="minorHAnsi" w:cstheme="minorHAnsi"/>
              </w:rPr>
              <w:t>Hangman Creek (Latah Creek), river mile 54.3</w:t>
            </w:r>
          </w:p>
          <w:p w14:paraId="5F8E97B8" w14:textId="77777777" w:rsidR="00B57001" w:rsidRDefault="00B57001" w:rsidP="00B57001">
            <w:pPr>
              <w:spacing w:after="160" w:line="259" w:lineRule="auto"/>
              <w:rPr>
                <w:rFonts w:asciiTheme="minorHAnsi" w:hAnsiTheme="minorHAnsi" w:cstheme="minorHAnsi"/>
              </w:rPr>
            </w:pPr>
            <w:r w:rsidRPr="00C63F1B">
              <w:rPr>
                <w:rFonts w:asciiTheme="minorHAnsi" w:hAnsiTheme="minorHAnsi" w:cstheme="minorHAnsi"/>
              </w:rPr>
              <w:t>Latitude: 47.227791° N</w:t>
            </w:r>
          </w:p>
          <w:p w14:paraId="222FC9E5" w14:textId="7C5F5B29" w:rsidR="00B57001" w:rsidRDefault="00B57001" w:rsidP="00B57001">
            <w:pPr>
              <w:spacing w:after="160" w:line="259" w:lineRule="auto"/>
              <w:rPr>
                <w:b/>
                <w:bCs/>
              </w:rPr>
            </w:pPr>
            <w:r w:rsidRPr="00C63F1B">
              <w:rPr>
                <w:rFonts w:asciiTheme="minorHAnsi" w:hAnsiTheme="minorHAnsi" w:cstheme="minorHAnsi"/>
              </w:rPr>
              <w:t>Longitude: 117.082692° W</w:t>
            </w:r>
          </w:p>
        </w:tc>
      </w:tr>
    </w:tbl>
    <w:p w14:paraId="3E9A9821" w14:textId="77777777" w:rsidR="00B57001" w:rsidRPr="00284672" w:rsidRDefault="00B57001" w:rsidP="005A2F8C">
      <w:pPr>
        <w:spacing w:after="160" w:line="259" w:lineRule="auto"/>
        <w:rPr>
          <w:b/>
          <w:bCs/>
        </w:rPr>
      </w:pPr>
    </w:p>
    <w:p w14:paraId="237FA9E4" w14:textId="7B62DF3B" w:rsidR="0058224C" w:rsidRPr="0058224C" w:rsidRDefault="0058224C" w:rsidP="00C63F1B">
      <w:r w:rsidRPr="00057FA6">
        <w:t>Washington State Department of Ecology (Ecology)</w:t>
      </w:r>
      <w:r w:rsidR="00057FA6" w:rsidRPr="00057FA6">
        <w:t xml:space="preserve"> is t</w:t>
      </w:r>
      <w:r w:rsidRPr="0058224C">
        <w:t>he state regulatory agency responsible for issuing the National Pollutant Discharge Elimination System (NPDES) permit, overseeing compliance, administering potential state funding programs, and approving this Facility Plan.</w:t>
      </w:r>
    </w:p>
    <w:p w14:paraId="48D6F4EB" w14:textId="45635772" w:rsidR="005A2F8C" w:rsidRPr="005A2F8C" w:rsidRDefault="005A2F8C" w:rsidP="005A2F8C">
      <w:pPr>
        <w:pStyle w:val="Heading2"/>
        <w:rPr>
          <w:rStyle w:val="Heading2Char"/>
          <w:b/>
          <w:bCs/>
        </w:rPr>
      </w:pPr>
      <w:bookmarkStart w:id="5" w:name="_Toc206075551"/>
      <w:r w:rsidRPr="005A2F8C">
        <w:rPr>
          <w:rStyle w:val="Heading2Char"/>
          <w:b/>
          <w:bCs/>
        </w:rPr>
        <w:t>Issues and Objectives</w:t>
      </w:r>
      <w:bookmarkEnd w:id="5"/>
    </w:p>
    <w:p w14:paraId="7DDFFE4B" w14:textId="60FF51F7" w:rsidR="0058224C" w:rsidRPr="0058224C" w:rsidRDefault="0086483A" w:rsidP="0058224C">
      <w:r w:rsidRPr="00FA0016">
        <w:t xml:space="preserve">The City of Tekoa owns and operates the municipal wastewater collection, treatment, and disposal system serving customers within its incorporated limits. Sewage is conveyed through gravity sewer mains converging towards the City's wastewater treatment plant (WWTP) located </w:t>
      </w:r>
      <w:r w:rsidR="00284672">
        <w:t>off Lone Pine Road</w:t>
      </w:r>
      <w:r w:rsidRPr="00FA0016">
        <w:rPr>
          <w:bCs/>
        </w:rPr>
        <w:t>, on the south bank of Hangman Creek</w:t>
      </w:r>
      <w:r>
        <w:t xml:space="preserve">, </w:t>
      </w:r>
      <w:r w:rsidR="0089364E">
        <w:t xml:space="preserve">in </w:t>
      </w:r>
      <w:r>
        <w:t xml:space="preserve">northeast </w:t>
      </w:r>
      <w:r w:rsidR="0089364E">
        <w:t xml:space="preserve">Tekoa </w:t>
      </w:r>
      <w:r w:rsidR="00F53876">
        <w:t xml:space="preserve">at 7241 Lone Pine Road </w:t>
      </w:r>
      <w:r w:rsidR="0089364E">
        <w:t xml:space="preserve">on parcel </w:t>
      </w:r>
      <w:r w:rsidR="0089364E" w:rsidRPr="0089364E">
        <w:t>818000000000007</w:t>
      </w:r>
      <w:r w:rsidR="00B32E53">
        <w:t xml:space="preserve">, located at the GPS coordinates listed in </w:t>
      </w:r>
      <w:r w:rsidR="00B32E53" w:rsidRPr="00B32E53">
        <w:rPr>
          <w:b/>
          <w:bCs/>
        </w:rPr>
        <w:t>Table 1.2-1</w:t>
      </w:r>
      <w:r w:rsidR="00B32E53" w:rsidRPr="00B32E53">
        <w:t xml:space="preserve"> above</w:t>
      </w:r>
      <w:r>
        <w:t>.</w:t>
      </w:r>
    </w:p>
    <w:p w14:paraId="0D4C3FC5" w14:textId="1347D671" w:rsidR="0089364E" w:rsidRDefault="0089364E" w:rsidP="0089364E">
      <w:pPr>
        <w:jc w:val="both"/>
      </w:pPr>
      <w:r>
        <w:t xml:space="preserve">Tekoa's </w:t>
      </w:r>
      <w:r w:rsidR="00591649">
        <w:t>wastewater treatment plant utilizes</w:t>
      </w:r>
      <w:r>
        <w:t xml:space="preserve"> an activated sludge treatment process. Following treatment, which includes chlorine disinfection and de-chlorination, effluent is discharged to Hangman Creek under National Pollutant Discharge Elimination System (NPDES) Permit No. WA0023141.</w:t>
      </w:r>
    </w:p>
    <w:p w14:paraId="7A1EE4F5" w14:textId="3F8DF264" w:rsidR="0089364E" w:rsidRDefault="00B32E53" w:rsidP="0089364E">
      <w:pPr>
        <w:jc w:val="both"/>
      </w:pPr>
      <w:r w:rsidRPr="00B32E53">
        <w:lastRenderedPageBreak/>
        <w:t>T</w:t>
      </w:r>
      <w:r>
        <w:t xml:space="preserve">ekoa’s </w:t>
      </w:r>
      <w:r w:rsidRPr="00B32E53">
        <w:t xml:space="preserve">WWTP began as a trickling filter system in 1950 and was converted to an activated sludge process in </w:t>
      </w:r>
      <w:proofErr w:type="gramStart"/>
      <w:r w:rsidRPr="00B32E53">
        <w:t xml:space="preserve">1974, </w:t>
      </w:r>
      <w:r>
        <w:t>and</w:t>
      </w:r>
      <w:proofErr w:type="gramEnd"/>
      <w:r>
        <w:t xml:space="preserve"> has successfully </w:t>
      </w:r>
      <w:r w:rsidRPr="00B32E53">
        <w:t>served the community for decades. However, despite various upgrades over time, ongoing assessment and long-term planning remain crucial for the facility's continued effectiveness.</w:t>
      </w:r>
      <w:r w:rsidR="0089364E">
        <w:t xml:space="preserve"> A comprehensive sewer plan was completed in 2006, and subsequent efforts have focused on addressing significant operational challenges</w:t>
      </w:r>
      <w:r w:rsidR="0037406F">
        <w:t xml:space="preserve"> stemming from significant infiltration and inflow issues</w:t>
      </w:r>
      <w:r w:rsidR="0089364E">
        <w:t xml:space="preserve">. </w:t>
      </w:r>
    </w:p>
    <w:p w14:paraId="2A3F3DDD" w14:textId="65CEBC83" w:rsidR="0089364E" w:rsidRDefault="0067035E" w:rsidP="0089364E">
      <w:pPr>
        <w:jc w:val="both"/>
      </w:pPr>
      <w:r>
        <w:t xml:space="preserve">Since the 2006 general sewer plan, </w:t>
      </w:r>
      <w:r w:rsidR="0089364E">
        <w:t xml:space="preserve">continued upgrades and planning </w:t>
      </w:r>
      <w:r>
        <w:t>resulting from the system’s</w:t>
      </w:r>
      <w:r w:rsidR="0089364E">
        <w:t xml:space="preserve"> persistent performance issues primarily stem from severe infiltration and inflow (I&amp;I) within the aged collection system. </w:t>
      </w:r>
      <w:r>
        <w:t>Until recently,</w:t>
      </w:r>
      <w:r w:rsidR="0089364E">
        <w:t xml:space="preserve"> excessive I&amp;I lead to</w:t>
      </w:r>
      <w:r w:rsidR="00144722">
        <w:t xml:space="preserve"> year-round</w:t>
      </w:r>
      <w:r w:rsidR="0089364E">
        <w:t xml:space="preserve"> influent</w:t>
      </w:r>
      <w:r w:rsidR="00144722">
        <w:t xml:space="preserve"> and infiltration</w:t>
      </w:r>
      <w:r w:rsidR="0089364E">
        <w:t xml:space="preserve"> flows</w:t>
      </w:r>
      <w:r w:rsidR="00190A09">
        <w:t xml:space="preserve">, </w:t>
      </w:r>
      <w:r w:rsidR="0089364E">
        <w:t xml:space="preserve">impacting treatment </w:t>
      </w:r>
      <w:r w:rsidR="00190A09">
        <w:t>efficiency.</w:t>
      </w:r>
    </w:p>
    <w:p w14:paraId="5B3183FA" w14:textId="1F4BF5FA" w:rsidR="0089364E" w:rsidRDefault="00EB02B3" w:rsidP="0089364E">
      <w:pPr>
        <w:jc w:val="both"/>
      </w:pPr>
      <w:r>
        <w:t>The present planning effort</w:t>
      </w:r>
      <w:r w:rsidR="0089364E">
        <w:t xml:space="preserve"> aim</w:t>
      </w:r>
      <w:r>
        <w:t>s</w:t>
      </w:r>
      <w:r w:rsidR="0089364E">
        <w:t xml:space="preserve"> to establish a foundation for sustained regulatory compliance, particularly in </w:t>
      </w:r>
      <w:r>
        <w:t xml:space="preserve">response to recent changes in </w:t>
      </w:r>
      <w:r w:rsidR="0089364E">
        <w:t>Total Maximum Daily Load (TMDL) requirements for nutrients and temperature in Hangman Creek</w:t>
      </w:r>
      <w:r>
        <w:t xml:space="preserve"> discussed in </w:t>
      </w:r>
      <w:r w:rsidR="00144722">
        <w:t>C</w:t>
      </w:r>
      <w:r>
        <w:t>hapter 2</w:t>
      </w:r>
      <w:r w:rsidR="0089364E">
        <w:t xml:space="preserve">. Addressing community needs and improving overall operational efficiency are also long-term goals. The 2006 sewer plan and subsequent actions have prioritized resolving the I&amp;I issues as a critical step before definitive upgrades to the treatment plant itself can be accurately planned and implemented. </w:t>
      </w:r>
    </w:p>
    <w:p w14:paraId="6066D1B1" w14:textId="41A54CCE" w:rsidR="0089364E" w:rsidRPr="0089364E" w:rsidRDefault="0089364E" w:rsidP="0089364E">
      <w:pPr>
        <w:jc w:val="both"/>
      </w:pPr>
      <w:r w:rsidRPr="0089364E">
        <w:t>Specific areas identified for past and ongoing evaluation and improvement</w:t>
      </w:r>
      <w:r w:rsidR="00591649">
        <w:t xml:space="preserve"> either by town staff, previous reports, or NPDES permit WA0023141</w:t>
      </w:r>
      <w:r w:rsidRPr="0089364E">
        <w:t xml:space="preserve"> include:</w:t>
      </w:r>
    </w:p>
    <w:p w14:paraId="638767E3" w14:textId="4C90F325" w:rsidR="0089364E" w:rsidRPr="0089364E" w:rsidRDefault="0089364E" w:rsidP="00E42F26">
      <w:pPr>
        <w:numPr>
          <w:ilvl w:val="0"/>
          <w:numId w:val="12"/>
        </w:numPr>
        <w:jc w:val="both"/>
      </w:pPr>
      <w:r w:rsidRPr="0089364E">
        <w:t>Extensive rehabilitation of the collection system to reduce I&amp;I, including pipe and manhole replacements.</w:t>
      </w:r>
      <w:r w:rsidR="00EB02B3">
        <w:t xml:space="preserve"> Evidence of this effort being largely successful in achieving compliance is presented later in this report, though some </w:t>
      </w:r>
      <w:r w:rsidR="004A4D5F">
        <w:t xml:space="preserve">inflow and </w:t>
      </w:r>
      <w:r w:rsidR="00EB02B3">
        <w:t>infiltration issues remain.</w:t>
      </w:r>
    </w:p>
    <w:p w14:paraId="5CA96194" w14:textId="5771A942" w:rsidR="0089364E" w:rsidRPr="0089364E" w:rsidRDefault="0089364E" w:rsidP="00E42F26">
      <w:pPr>
        <w:numPr>
          <w:ilvl w:val="0"/>
          <w:numId w:val="12"/>
        </w:numPr>
        <w:jc w:val="both"/>
      </w:pPr>
      <w:r w:rsidRPr="0089364E">
        <w:t>Optimization</w:t>
      </w:r>
      <w:r w:rsidR="00144722">
        <w:t xml:space="preserve">, augmentation, or replacement </w:t>
      </w:r>
      <w:r w:rsidRPr="0089364E">
        <w:t>of the existing activated sludge process components once hydraulic loadings are better managed</w:t>
      </w:r>
      <w:r w:rsidR="00EB02B3">
        <w:t xml:space="preserve">.  </w:t>
      </w:r>
    </w:p>
    <w:p w14:paraId="69115D1B" w14:textId="7D3B8C2B" w:rsidR="0089364E" w:rsidRPr="0089364E" w:rsidRDefault="00591649" w:rsidP="00E42F26">
      <w:pPr>
        <w:numPr>
          <w:ilvl w:val="0"/>
          <w:numId w:val="12"/>
        </w:numPr>
        <w:jc w:val="both"/>
      </w:pPr>
      <w:r>
        <w:t>Effective</w:t>
      </w:r>
      <w:r w:rsidR="0089364E" w:rsidRPr="0089364E">
        <w:t> solids management and removal strategies.</w:t>
      </w:r>
    </w:p>
    <w:p w14:paraId="5AF4F845" w14:textId="501DD1E0" w:rsidR="0089364E" w:rsidRDefault="00EB02B3" w:rsidP="00E42F26">
      <w:pPr>
        <w:numPr>
          <w:ilvl w:val="0"/>
          <w:numId w:val="12"/>
        </w:numPr>
        <w:jc w:val="both"/>
      </w:pPr>
      <w:r>
        <w:t>Evaluation</w:t>
      </w:r>
      <w:r w:rsidR="0089364E" w:rsidRPr="0089364E">
        <w:t xml:space="preserve"> of advanced or tertiary treatment processe</w:t>
      </w:r>
      <w:r w:rsidR="0089364E" w:rsidRPr="0089364E">
        <w:rPr>
          <w:b/>
          <w:bCs/>
        </w:rPr>
        <w:t>s</w:t>
      </w:r>
      <w:r w:rsidR="0089364E" w:rsidRPr="0089364E">
        <w:t> </w:t>
      </w:r>
      <w:r w:rsidR="00144722">
        <w:t xml:space="preserve">or land treatment methods </w:t>
      </w:r>
      <w:r w:rsidR="0089364E" w:rsidRPr="0089364E">
        <w:t>may be necessary to meet stringent nutrient limits and further protect Hangman Creek</w:t>
      </w:r>
      <w:r w:rsidR="00144722">
        <w:t xml:space="preserve"> during critical periods</w:t>
      </w:r>
      <w:r w:rsidR="0089364E" w:rsidRPr="0089364E">
        <w:t>.</w:t>
      </w:r>
    </w:p>
    <w:p w14:paraId="2F698B54" w14:textId="39FCD6F8" w:rsidR="0058224C" w:rsidRPr="0058224C" w:rsidRDefault="00581C74" w:rsidP="0089364E">
      <w:pPr>
        <w:jc w:val="both"/>
      </w:pPr>
      <w:r>
        <w:t xml:space="preserve">As a basis for planning for the continued improvements noted above, the following information is presented in </w:t>
      </w:r>
      <w:r w:rsidR="00144722">
        <w:t>C</w:t>
      </w:r>
      <w:r>
        <w:t>hapters 2 through 4</w:t>
      </w:r>
      <w:r w:rsidR="0058224C" w:rsidRPr="0058224C">
        <w:t>:</w:t>
      </w:r>
    </w:p>
    <w:p w14:paraId="0EE16DF3" w14:textId="47DF1D98" w:rsidR="00581C74" w:rsidRDefault="00581C74" w:rsidP="00E42F26">
      <w:pPr>
        <w:numPr>
          <w:ilvl w:val="0"/>
          <w:numId w:val="3"/>
        </w:numPr>
        <w:jc w:val="both"/>
      </w:pPr>
      <w:r>
        <w:t>A thorough summary of the necessary background information required to perform a well-informed alternatives analysis specific to the needs of the Tekoa community.</w:t>
      </w:r>
    </w:p>
    <w:p w14:paraId="7F12CF95" w14:textId="6F8CFD61" w:rsidR="0058224C" w:rsidRPr="0058224C" w:rsidRDefault="00581C74" w:rsidP="00E42F26">
      <w:pPr>
        <w:numPr>
          <w:ilvl w:val="0"/>
          <w:numId w:val="3"/>
        </w:numPr>
        <w:jc w:val="both"/>
      </w:pPr>
      <w:r>
        <w:t>An evaluation of the</w:t>
      </w:r>
      <w:r w:rsidR="0058224C" w:rsidRPr="0058224C">
        <w:t xml:space="preserve"> condition and capacity of the existing wastewater collection and treatment facilities.</w:t>
      </w:r>
    </w:p>
    <w:p w14:paraId="6A36FEAB" w14:textId="66E9572E" w:rsidR="00894946" w:rsidRPr="0058224C" w:rsidRDefault="00581C74" w:rsidP="00E42F26">
      <w:pPr>
        <w:numPr>
          <w:ilvl w:val="0"/>
          <w:numId w:val="3"/>
        </w:numPr>
        <w:jc w:val="both"/>
      </w:pPr>
      <w:r>
        <w:t>A determination of the</w:t>
      </w:r>
      <w:r w:rsidR="0058224C" w:rsidRPr="0058224C">
        <w:t xml:space="preserve"> current and projected wastewater flows and loadings for the</w:t>
      </w:r>
      <w:r>
        <w:t xml:space="preserve"> six- and</w:t>
      </w:r>
      <w:r w:rsidR="0058224C" w:rsidRPr="0058224C">
        <w:t xml:space="preserve"> 20-year planning period.</w:t>
      </w:r>
      <w:r w:rsidR="00894946">
        <w:br w:type="page"/>
      </w:r>
    </w:p>
    <w:p w14:paraId="51BE3053" w14:textId="77777777" w:rsidR="0058224C" w:rsidRPr="0058224C" w:rsidRDefault="00000000" w:rsidP="0058224C">
      <w:pPr>
        <w:jc w:val="both"/>
      </w:pPr>
      <w:r>
        <w:lastRenderedPageBreak/>
        <w:pict w14:anchorId="4E8969B2">
          <v:rect id="_x0000_i1196" style="width:0;height:0" o:hralign="center" o:hrstd="t" o:hrnoshade="t" o:hr="t" fillcolor="#d1d5db" stroked="f"/>
        </w:pict>
      </w:r>
    </w:p>
    <w:p w14:paraId="061E5A6A" w14:textId="161373A9" w:rsidR="00894946" w:rsidRDefault="0058224C" w:rsidP="00BF1D98">
      <w:pPr>
        <w:pStyle w:val="Heading1"/>
      </w:pPr>
      <w:bookmarkStart w:id="6" w:name="_Toc206075552"/>
      <w:r w:rsidRPr="0058224C">
        <w:t>DISCHARGE STANDARDS</w:t>
      </w:r>
      <w:bookmarkStart w:id="7" w:name="_Toc14070464"/>
      <w:bookmarkStart w:id="8" w:name="_Toc26967935"/>
      <w:bookmarkEnd w:id="6"/>
    </w:p>
    <w:p w14:paraId="43995CF1" w14:textId="04AAF89A" w:rsidR="005A2F8C" w:rsidRDefault="0058224C" w:rsidP="00BF1D98">
      <w:pPr>
        <w:pStyle w:val="Heading2"/>
        <w:ind w:left="450" w:hanging="450"/>
      </w:pPr>
      <w:bookmarkStart w:id="9" w:name="_Toc206075553"/>
      <w:bookmarkEnd w:id="7"/>
      <w:bookmarkEnd w:id="8"/>
      <w:r w:rsidRPr="0058224C">
        <w:t>Existing Permit</w:t>
      </w:r>
      <w:bookmarkEnd w:id="9"/>
    </w:p>
    <w:p w14:paraId="0FEE6D39" w14:textId="531DD689" w:rsidR="005A2F8C" w:rsidRDefault="0058224C" w:rsidP="005A2F8C">
      <w:pPr>
        <w:pStyle w:val="Body"/>
      </w:pPr>
      <w:r w:rsidRPr="0058224C">
        <w:t>The Tekoa</w:t>
      </w:r>
      <w:r w:rsidR="00461FE0">
        <w:t xml:space="preserve"> </w:t>
      </w:r>
      <w:r w:rsidR="004A4D5F">
        <w:t>Wastewater</w:t>
      </w:r>
      <w:r w:rsidR="00461FE0">
        <w:t xml:space="preserve"> Treatment Plant</w:t>
      </w:r>
      <w:r w:rsidRPr="0058224C">
        <w:t xml:space="preserve"> discharges treated wastewater</w:t>
      </w:r>
      <w:r w:rsidR="00461FE0">
        <w:t xml:space="preserve"> to Hangman Creek</w:t>
      </w:r>
      <w:r w:rsidRPr="0058224C">
        <w:t xml:space="preserve"> under NPDES Permit No. WA0023141, issued by Ecology</w:t>
      </w:r>
      <w:r w:rsidR="00881FA5">
        <w:t xml:space="preserve"> on </w:t>
      </w:r>
      <w:r w:rsidR="00461FE0">
        <w:rPr>
          <w:b/>
          <w:bCs/>
        </w:rPr>
        <w:t xml:space="preserve">April 23, </w:t>
      </w:r>
      <w:proofErr w:type="gramStart"/>
      <w:r w:rsidR="00461FE0">
        <w:rPr>
          <w:b/>
          <w:bCs/>
        </w:rPr>
        <w:t>2014</w:t>
      </w:r>
      <w:proofErr w:type="gramEnd"/>
      <w:r w:rsidR="00461FE0">
        <w:t xml:space="preserve"> and was initially effective from June 1, </w:t>
      </w:r>
      <w:proofErr w:type="gramStart"/>
      <w:r w:rsidR="00461FE0">
        <w:t>2014</w:t>
      </w:r>
      <w:proofErr w:type="gramEnd"/>
      <w:r w:rsidR="00461FE0">
        <w:t xml:space="preserve"> to May 31, </w:t>
      </w:r>
      <w:proofErr w:type="gramStart"/>
      <w:r w:rsidR="00461FE0">
        <w:t>2019</w:t>
      </w:r>
      <w:proofErr w:type="gramEnd"/>
      <w:r w:rsidR="00461FE0">
        <w:t xml:space="preserve"> with an original permit renewal deadline due to Ecology by May 31</w:t>
      </w:r>
      <w:r w:rsidR="00461FE0" w:rsidRPr="00461FE0">
        <w:rPr>
          <w:vertAlign w:val="superscript"/>
        </w:rPr>
        <w:t>st</w:t>
      </w:r>
      <w:r w:rsidR="00461FE0">
        <w:t>, 2018.  At present, the permit is operating under an extension pending reissuance.</w:t>
      </w:r>
      <w:r w:rsidR="00BC07AA">
        <w:t xml:space="preserve">  </w:t>
      </w:r>
    </w:p>
    <w:p w14:paraId="5EB3E947" w14:textId="77777777" w:rsidR="005A2F8C" w:rsidRPr="005A2F8C" w:rsidRDefault="0058224C" w:rsidP="00BF1D98">
      <w:pPr>
        <w:pStyle w:val="Heading2"/>
        <w:ind w:left="450" w:hanging="450"/>
        <w:rPr>
          <w:b w:val="0"/>
          <w:bCs/>
        </w:rPr>
      </w:pPr>
      <w:bookmarkStart w:id="10" w:name="_Toc206075554"/>
      <w:r w:rsidRPr="005A2F8C">
        <w:rPr>
          <w:rStyle w:val="Heading2Char"/>
          <w:b/>
          <w:bCs/>
        </w:rPr>
        <w:t>Limits</w:t>
      </w:r>
      <w:bookmarkEnd w:id="10"/>
    </w:p>
    <w:p w14:paraId="5D740818" w14:textId="75BFEB54" w:rsidR="00BF1D98" w:rsidRDefault="00BF1D98" w:rsidP="005A2F8C">
      <w:pPr>
        <w:pStyle w:val="Body"/>
      </w:pPr>
      <w:r w:rsidRPr="00BF1D98">
        <w:t>Effluent quality discharged from the Tekoa Wastewater Treatment Plant is regulated by NPDES Permit No. WA0023141. The final effluent limitations, detailed in Section S1.A of the permit, are summarized in the table below. These limits specify the required performance standards for various parameters, including monthly and weekly averages, daily maximums, and specific removal efficiencies, ensuring compliance and environmental protection.</w:t>
      </w:r>
    </w:p>
    <w:p w14:paraId="4617E419" w14:textId="54EE2DE3" w:rsidR="00FA740A" w:rsidRDefault="00FA740A" w:rsidP="00BF1D98">
      <w:pPr>
        <w:rPr>
          <w:b/>
          <w:bCs/>
        </w:rPr>
      </w:pPr>
      <w:r w:rsidRPr="000054A9">
        <w:rPr>
          <w:b/>
          <w:bCs/>
        </w:rPr>
        <w:t>T</w:t>
      </w:r>
      <w:r w:rsidR="000054A9" w:rsidRPr="000054A9">
        <w:rPr>
          <w:b/>
          <w:bCs/>
        </w:rPr>
        <w:t>able</w:t>
      </w:r>
      <w:r w:rsidRPr="000054A9">
        <w:rPr>
          <w:b/>
          <w:bCs/>
        </w:rPr>
        <w:t xml:space="preserve"> </w:t>
      </w:r>
      <w:r w:rsidR="000054A9" w:rsidRPr="000054A9">
        <w:rPr>
          <w:b/>
          <w:bCs/>
        </w:rPr>
        <w:t>2.2-1</w:t>
      </w:r>
      <w:r w:rsidRPr="000054A9">
        <w:rPr>
          <w:b/>
          <w:bCs/>
        </w:rPr>
        <w:t xml:space="preserve">.  NPDES Permit No. WA0023141 </w:t>
      </w:r>
      <w:r w:rsidR="000054A9">
        <w:rPr>
          <w:b/>
          <w:bCs/>
        </w:rPr>
        <w:t>Effluent Limits</w:t>
      </w:r>
      <w:r w:rsidR="006D5EEE">
        <w:rPr>
          <w:b/>
          <w:bCs/>
        </w:rPr>
        <w:t xml:space="preserve"> (Outfall #001)</w:t>
      </w:r>
    </w:p>
    <w:tbl>
      <w:tblPr>
        <w:tblStyle w:val="TableGrid"/>
        <w:tblW w:w="0" w:type="auto"/>
        <w:tblLook w:val="04A0" w:firstRow="1" w:lastRow="0" w:firstColumn="1" w:lastColumn="0" w:noHBand="0" w:noVBand="1"/>
      </w:tblPr>
      <w:tblGrid>
        <w:gridCol w:w="2425"/>
        <w:gridCol w:w="5400"/>
        <w:gridCol w:w="1525"/>
      </w:tblGrid>
      <w:tr w:rsidR="00E9759E" w14:paraId="057C2C41" w14:textId="77777777" w:rsidTr="00781CAF">
        <w:tc>
          <w:tcPr>
            <w:tcW w:w="2425" w:type="dxa"/>
            <w:shd w:val="clear" w:color="auto" w:fill="E7E6E6" w:themeFill="background2"/>
          </w:tcPr>
          <w:p w14:paraId="78F4ED88" w14:textId="010D5E3E" w:rsidR="00E9759E" w:rsidRDefault="00E9759E" w:rsidP="006D5EEE">
            <w:pPr>
              <w:jc w:val="center"/>
              <w:rPr>
                <w:b/>
                <w:bCs/>
              </w:rPr>
            </w:pPr>
            <w:r>
              <w:rPr>
                <w:b/>
                <w:bCs/>
              </w:rPr>
              <w:t>Parameter</w:t>
            </w:r>
          </w:p>
        </w:tc>
        <w:tc>
          <w:tcPr>
            <w:tcW w:w="5400" w:type="dxa"/>
            <w:shd w:val="clear" w:color="auto" w:fill="E7E6E6" w:themeFill="background2"/>
          </w:tcPr>
          <w:p w14:paraId="20C0DCF3" w14:textId="3992E247" w:rsidR="00E9759E" w:rsidRDefault="00E9759E" w:rsidP="006D5EEE">
            <w:pPr>
              <w:jc w:val="center"/>
              <w:rPr>
                <w:b/>
                <w:bCs/>
              </w:rPr>
            </w:pPr>
            <w:r>
              <w:rPr>
                <w:b/>
                <w:bCs/>
              </w:rPr>
              <w:t>Average Monthly</w:t>
            </w:r>
          </w:p>
        </w:tc>
        <w:tc>
          <w:tcPr>
            <w:tcW w:w="1525" w:type="dxa"/>
            <w:shd w:val="clear" w:color="auto" w:fill="E7E6E6" w:themeFill="background2"/>
          </w:tcPr>
          <w:p w14:paraId="67496387" w14:textId="5FD5A61D" w:rsidR="00E9759E" w:rsidRDefault="00E9759E" w:rsidP="006D5EEE">
            <w:pPr>
              <w:jc w:val="center"/>
              <w:rPr>
                <w:b/>
                <w:bCs/>
              </w:rPr>
            </w:pPr>
            <w:r>
              <w:rPr>
                <w:b/>
                <w:bCs/>
              </w:rPr>
              <w:t>Average Weekly</w:t>
            </w:r>
          </w:p>
        </w:tc>
      </w:tr>
      <w:tr w:rsidR="000054A9" w14:paraId="40ABC76F" w14:textId="77777777" w:rsidTr="00781CAF">
        <w:tc>
          <w:tcPr>
            <w:tcW w:w="2425" w:type="dxa"/>
          </w:tcPr>
          <w:p w14:paraId="0790F761" w14:textId="06540CF8" w:rsidR="000054A9" w:rsidRDefault="00E9759E" w:rsidP="00E9759E">
            <w:pPr>
              <w:rPr>
                <w:b/>
                <w:bCs/>
              </w:rPr>
            </w:pPr>
            <w:r w:rsidRPr="00E9759E">
              <w:rPr>
                <w:b/>
                <w:bCs/>
              </w:rPr>
              <w:t>Biochemical Oxygen</w:t>
            </w:r>
            <w:r>
              <w:rPr>
                <w:b/>
                <w:bCs/>
              </w:rPr>
              <w:t xml:space="preserve"> </w:t>
            </w:r>
            <w:r w:rsidRPr="00E9759E">
              <w:rPr>
                <w:b/>
                <w:bCs/>
              </w:rPr>
              <w:t>Demand (5-day) (BOD5)</w:t>
            </w:r>
          </w:p>
        </w:tc>
        <w:tc>
          <w:tcPr>
            <w:tcW w:w="5400" w:type="dxa"/>
          </w:tcPr>
          <w:p w14:paraId="4E122FC6" w14:textId="77777777" w:rsidR="00E9759E" w:rsidRPr="00E9759E" w:rsidRDefault="00E9759E" w:rsidP="00E9759E">
            <w:pPr>
              <w:rPr>
                <w:b/>
                <w:bCs/>
              </w:rPr>
            </w:pPr>
            <w:r w:rsidRPr="00E9759E">
              <w:rPr>
                <w:b/>
                <w:bCs/>
              </w:rPr>
              <w:t xml:space="preserve">30 milligrams/liter (mg/L) </w:t>
            </w:r>
          </w:p>
          <w:p w14:paraId="2ABF8D15" w14:textId="77777777" w:rsidR="00E9759E" w:rsidRPr="00E9759E" w:rsidRDefault="00E9759E" w:rsidP="00E9759E">
            <w:pPr>
              <w:rPr>
                <w:b/>
                <w:bCs/>
              </w:rPr>
            </w:pPr>
            <w:r w:rsidRPr="00E9759E">
              <w:rPr>
                <w:b/>
                <w:bCs/>
              </w:rPr>
              <w:t>34.5 pounds/day (</w:t>
            </w:r>
            <w:proofErr w:type="spellStart"/>
            <w:r w:rsidRPr="00E9759E">
              <w:rPr>
                <w:b/>
                <w:bCs/>
              </w:rPr>
              <w:t>lbs</w:t>
            </w:r>
            <w:proofErr w:type="spellEnd"/>
            <w:r w:rsidRPr="00E9759E">
              <w:rPr>
                <w:b/>
                <w:bCs/>
              </w:rPr>
              <w:t xml:space="preserve">/day) </w:t>
            </w:r>
          </w:p>
          <w:p w14:paraId="5DA1322E" w14:textId="1194236B" w:rsidR="000054A9" w:rsidRDefault="00E9759E" w:rsidP="00E9759E">
            <w:pPr>
              <w:rPr>
                <w:b/>
                <w:bCs/>
              </w:rPr>
            </w:pPr>
            <w:r w:rsidRPr="00E9759E">
              <w:rPr>
                <w:b/>
                <w:bCs/>
              </w:rPr>
              <w:t>85% removal of influent BOD5</w:t>
            </w:r>
          </w:p>
        </w:tc>
        <w:tc>
          <w:tcPr>
            <w:tcW w:w="1525" w:type="dxa"/>
          </w:tcPr>
          <w:p w14:paraId="1B9D5810" w14:textId="77777777" w:rsidR="00E9759E" w:rsidRPr="00E9759E" w:rsidRDefault="00E9759E" w:rsidP="00E9759E">
            <w:pPr>
              <w:rPr>
                <w:b/>
                <w:bCs/>
              </w:rPr>
            </w:pPr>
            <w:proofErr w:type="gramStart"/>
            <w:r w:rsidRPr="00E9759E">
              <w:rPr>
                <w:b/>
                <w:bCs/>
              </w:rPr>
              <w:t>45  mg</w:t>
            </w:r>
            <w:proofErr w:type="gramEnd"/>
            <w:r w:rsidRPr="00E9759E">
              <w:rPr>
                <w:b/>
                <w:bCs/>
              </w:rPr>
              <w:t xml:space="preserve">/L </w:t>
            </w:r>
          </w:p>
          <w:p w14:paraId="5F6F01FA" w14:textId="7E482212" w:rsidR="000054A9" w:rsidRDefault="00E9759E" w:rsidP="00E9759E">
            <w:pPr>
              <w:rPr>
                <w:b/>
                <w:bCs/>
              </w:rPr>
            </w:pPr>
            <w:r w:rsidRPr="00E9759E">
              <w:rPr>
                <w:b/>
                <w:bCs/>
              </w:rPr>
              <w:t xml:space="preserve">51.7 </w:t>
            </w:r>
            <w:proofErr w:type="spellStart"/>
            <w:r w:rsidRPr="00E9759E">
              <w:rPr>
                <w:b/>
                <w:bCs/>
              </w:rPr>
              <w:t>lbs</w:t>
            </w:r>
            <w:proofErr w:type="spellEnd"/>
            <w:r w:rsidRPr="00E9759E">
              <w:rPr>
                <w:b/>
                <w:bCs/>
              </w:rPr>
              <w:t>/day</w:t>
            </w:r>
          </w:p>
        </w:tc>
      </w:tr>
      <w:tr w:rsidR="000054A9" w14:paraId="360A6DA7" w14:textId="77777777" w:rsidTr="00781CAF">
        <w:tc>
          <w:tcPr>
            <w:tcW w:w="2425" w:type="dxa"/>
          </w:tcPr>
          <w:p w14:paraId="190ED195" w14:textId="30B66E9C" w:rsidR="000054A9" w:rsidRDefault="00E9759E" w:rsidP="00BF1D98">
            <w:pPr>
              <w:rPr>
                <w:b/>
                <w:bCs/>
              </w:rPr>
            </w:pPr>
            <w:r>
              <w:rPr>
                <w:b/>
                <w:bCs/>
              </w:rPr>
              <w:t>Total Suspended Solids (TSS)</w:t>
            </w:r>
          </w:p>
        </w:tc>
        <w:tc>
          <w:tcPr>
            <w:tcW w:w="5400" w:type="dxa"/>
          </w:tcPr>
          <w:p w14:paraId="70F35357" w14:textId="77777777" w:rsidR="00E9759E" w:rsidRPr="00E9759E" w:rsidRDefault="00E9759E" w:rsidP="00E9759E">
            <w:pPr>
              <w:rPr>
                <w:b/>
                <w:bCs/>
              </w:rPr>
            </w:pPr>
            <w:r w:rsidRPr="00E9759E">
              <w:rPr>
                <w:b/>
                <w:bCs/>
              </w:rPr>
              <w:t xml:space="preserve">30 milligrams/liter (mg/L) </w:t>
            </w:r>
          </w:p>
          <w:p w14:paraId="41D11B87" w14:textId="77777777" w:rsidR="00E9759E" w:rsidRPr="00E9759E" w:rsidRDefault="00E9759E" w:rsidP="00E9759E">
            <w:pPr>
              <w:rPr>
                <w:b/>
                <w:bCs/>
              </w:rPr>
            </w:pPr>
            <w:r w:rsidRPr="00E9759E">
              <w:rPr>
                <w:b/>
                <w:bCs/>
              </w:rPr>
              <w:t>34.5 pounds/day (</w:t>
            </w:r>
            <w:proofErr w:type="spellStart"/>
            <w:r w:rsidRPr="00E9759E">
              <w:rPr>
                <w:b/>
                <w:bCs/>
              </w:rPr>
              <w:t>lbs</w:t>
            </w:r>
            <w:proofErr w:type="spellEnd"/>
            <w:r w:rsidRPr="00E9759E">
              <w:rPr>
                <w:b/>
                <w:bCs/>
              </w:rPr>
              <w:t xml:space="preserve">/day) </w:t>
            </w:r>
          </w:p>
          <w:p w14:paraId="29B5EABD" w14:textId="0E19EBAE" w:rsidR="000054A9" w:rsidRDefault="00E9759E" w:rsidP="00E9759E">
            <w:pPr>
              <w:rPr>
                <w:b/>
                <w:bCs/>
              </w:rPr>
            </w:pPr>
            <w:r w:rsidRPr="00E9759E">
              <w:rPr>
                <w:b/>
                <w:bCs/>
              </w:rPr>
              <w:t>85% removal of influent TSS</w:t>
            </w:r>
          </w:p>
        </w:tc>
        <w:tc>
          <w:tcPr>
            <w:tcW w:w="1525" w:type="dxa"/>
          </w:tcPr>
          <w:p w14:paraId="47B2FA26" w14:textId="77777777" w:rsidR="00E9759E" w:rsidRPr="00E9759E" w:rsidRDefault="00E9759E" w:rsidP="00E9759E">
            <w:pPr>
              <w:rPr>
                <w:b/>
                <w:bCs/>
              </w:rPr>
            </w:pPr>
            <w:r w:rsidRPr="00E9759E">
              <w:rPr>
                <w:b/>
                <w:bCs/>
              </w:rPr>
              <w:t xml:space="preserve">45 mg/L </w:t>
            </w:r>
          </w:p>
          <w:p w14:paraId="688AF5F4" w14:textId="38334D29" w:rsidR="000054A9" w:rsidRDefault="00E9759E" w:rsidP="00E9759E">
            <w:pPr>
              <w:rPr>
                <w:b/>
                <w:bCs/>
              </w:rPr>
            </w:pPr>
            <w:r w:rsidRPr="00E9759E">
              <w:rPr>
                <w:b/>
                <w:bCs/>
              </w:rPr>
              <w:t xml:space="preserve">51.7 </w:t>
            </w:r>
            <w:proofErr w:type="spellStart"/>
            <w:r w:rsidRPr="00E9759E">
              <w:rPr>
                <w:b/>
                <w:bCs/>
              </w:rPr>
              <w:t>lbs</w:t>
            </w:r>
            <w:proofErr w:type="spellEnd"/>
            <w:r w:rsidRPr="00E9759E">
              <w:rPr>
                <w:b/>
                <w:bCs/>
              </w:rPr>
              <w:t>/day</w:t>
            </w:r>
          </w:p>
        </w:tc>
      </w:tr>
      <w:tr w:rsidR="000054A9" w14:paraId="425F82E2" w14:textId="77777777" w:rsidTr="00781CAF">
        <w:tc>
          <w:tcPr>
            <w:tcW w:w="2425" w:type="dxa"/>
            <w:shd w:val="clear" w:color="auto" w:fill="E7E6E6" w:themeFill="background2"/>
          </w:tcPr>
          <w:p w14:paraId="491D7B9B" w14:textId="00FBBB07" w:rsidR="000054A9" w:rsidRDefault="00E9759E" w:rsidP="006D5EEE">
            <w:pPr>
              <w:jc w:val="center"/>
              <w:rPr>
                <w:b/>
                <w:bCs/>
              </w:rPr>
            </w:pPr>
            <w:r>
              <w:rPr>
                <w:b/>
                <w:bCs/>
              </w:rPr>
              <w:t>Parameter</w:t>
            </w:r>
          </w:p>
        </w:tc>
        <w:tc>
          <w:tcPr>
            <w:tcW w:w="5400" w:type="dxa"/>
            <w:shd w:val="clear" w:color="auto" w:fill="E7E6E6" w:themeFill="background2"/>
          </w:tcPr>
          <w:p w14:paraId="02BF3A31" w14:textId="6E610359" w:rsidR="000054A9" w:rsidRDefault="00E9759E" w:rsidP="006D5EEE">
            <w:pPr>
              <w:jc w:val="center"/>
              <w:rPr>
                <w:b/>
                <w:bCs/>
              </w:rPr>
            </w:pPr>
            <w:r>
              <w:rPr>
                <w:b/>
                <w:bCs/>
              </w:rPr>
              <w:t>Minimum</w:t>
            </w:r>
          </w:p>
        </w:tc>
        <w:tc>
          <w:tcPr>
            <w:tcW w:w="1525" w:type="dxa"/>
            <w:shd w:val="clear" w:color="auto" w:fill="E7E6E6" w:themeFill="background2"/>
          </w:tcPr>
          <w:p w14:paraId="0B1BBE48" w14:textId="4295326D" w:rsidR="00E9759E" w:rsidRDefault="00E9759E" w:rsidP="006D5EEE">
            <w:pPr>
              <w:jc w:val="center"/>
              <w:rPr>
                <w:b/>
                <w:bCs/>
              </w:rPr>
            </w:pPr>
            <w:r>
              <w:rPr>
                <w:b/>
                <w:bCs/>
              </w:rPr>
              <w:t>Maximum</w:t>
            </w:r>
          </w:p>
        </w:tc>
      </w:tr>
      <w:tr w:rsidR="000054A9" w14:paraId="366C3BBD" w14:textId="77777777" w:rsidTr="00781CAF">
        <w:trPr>
          <w:trHeight w:val="359"/>
        </w:trPr>
        <w:tc>
          <w:tcPr>
            <w:tcW w:w="2425" w:type="dxa"/>
          </w:tcPr>
          <w:p w14:paraId="652CF0D1" w14:textId="02CBC5DE" w:rsidR="000054A9" w:rsidRDefault="00E9759E" w:rsidP="00BF1D98">
            <w:pPr>
              <w:rPr>
                <w:b/>
                <w:bCs/>
              </w:rPr>
            </w:pPr>
            <w:r>
              <w:rPr>
                <w:b/>
                <w:bCs/>
              </w:rPr>
              <w:t>pH</w:t>
            </w:r>
          </w:p>
        </w:tc>
        <w:tc>
          <w:tcPr>
            <w:tcW w:w="5400" w:type="dxa"/>
          </w:tcPr>
          <w:p w14:paraId="4971A579" w14:textId="357E4EE4" w:rsidR="000054A9" w:rsidRDefault="00E9759E" w:rsidP="00BF1D98">
            <w:pPr>
              <w:rPr>
                <w:b/>
                <w:bCs/>
              </w:rPr>
            </w:pPr>
            <w:r>
              <w:rPr>
                <w:b/>
                <w:bCs/>
              </w:rPr>
              <w:t>6.0 S.U.</w:t>
            </w:r>
          </w:p>
        </w:tc>
        <w:tc>
          <w:tcPr>
            <w:tcW w:w="1525" w:type="dxa"/>
          </w:tcPr>
          <w:p w14:paraId="081F5E2B" w14:textId="0DDC08AA" w:rsidR="000054A9" w:rsidRDefault="00E9759E" w:rsidP="00BF1D98">
            <w:pPr>
              <w:rPr>
                <w:b/>
                <w:bCs/>
              </w:rPr>
            </w:pPr>
            <w:r>
              <w:rPr>
                <w:b/>
                <w:bCs/>
              </w:rPr>
              <w:t>9.0 S.U.</w:t>
            </w:r>
          </w:p>
        </w:tc>
      </w:tr>
    </w:tbl>
    <w:p w14:paraId="2729FB6C" w14:textId="77777777" w:rsidR="000054A9" w:rsidRDefault="000054A9" w:rsidP="00BF1D98">
      <w:pPr>
        <w:rPr>
          <w:b/>
          <w:bCs/>
        </w:rPr>
      </w:pPr>
    </w:p>
    <w:p w14:paraId="5CAB80DC" w14:textId="3A7B507D" w:rsidR="006D5EEE" w:rsidRDefault="00781CAF" w:rsidP="00781CAF">
      <w:pPr>
        <w:spacing w:after="160" w:line="259" w:lineRule="auto"/>
        <w:rPr>
          <w:b/>
          <w:bCs/>
        </w:rPr>
      </w:pPr>
      <w:r>
        <w:rPr>
          <w:b/>
          <w:bCs/>
        </w:rPr>
        <w:br w:type="page"/>
      </w:r>
    </w:p>
    <w:p w14:paraId="0E7E36DA" w14:textId="1D585B9E" w:rsidR="00E9759E" w:rsidRDefault="00E9759E" w:rsidP="00E9759E">
      <w:pPr>
        <w:rPr>
          <w:b/>
          <w:bCs/>
        </w:rPr>
      </w:pPr>
      <w:r w:rsidRPr="000054A9">
        <w:rPr>
          <w:b/>
          <w:bCs/>
        </w:rPr>
        <w:lastRenderedPageBreak/>
        <w:t xml:space="preserve">Table 2.2-1.  NPDES Permit No. WA0023141 </w:t>
      </w:r>
      <w:r>
        <w:rPr>
          <w:b/>
          <w:bCs/>
        </w:rPr>
        <w:t>Effluent Limits</w:t>
      </w:r>
      <w:r w:rsidR="00BA064D">
        <w:rPr>
          <w:b/>
          <w:bCs/>
        </w:rPr>
        <w:t xml:space="preserve"> Outfall #001</w:t>
      </w:r>
      <w:r>
        <w:rPr>
          <w:b/>
          <w:bCs/>
        </w:rPr>
        <w:t xml:space="preserve"> (Continued)</w:t>
      </w:r>
    </w:p>
    <w:tbl>
      <w:tblPr>
        <w:tblStyle w:val="TableGrid"/>
        <w:tblW w:w="0" w:type="auto"/>
        <w:tblLook w:val="04A0" w:firstRow="1" w:lastRow="0" w:firstColumn="1" w:lastColumn="0" w:noHBand="0" w:noVBand="1"/>
      </w:tblPr>
      <w:tblGrid>
        <w:gridCol w:w="4675"/>
        <w:gridCol w:w="2340"/>
        <w:gridCol w:w="2335"/>
      </w:tblGrid>
      <w:tr w:rsidR="00E9759E" w14:paraId="1E535D8D" w14:textId="77777777" w:rsidTr="00E9759E">
        <w:tc>
          <w:tcPr>
            <w:tcW w:w="4675" w:type="dxa"/>
            <w:shd w:val="clear" w:color="auto" w:fill="E7E6E6" w:themeFill="background2"/>
          </w:tcPr>
          <w:p w14:paraId="252EA2D4" w14:textId="71186F18" w:rsidR="00E9759E" w:rsidRDefault="00E9759E" w:rsidP="006D5EEE">
            <w:pPr>
              <w:jc w:val="center"/>
              <w:rPr>
                <w:b/>
                <w:bCs/>
              </w:rPr>
            </w:pPr>
            <w:r>
              <w:rPr>
                <w:b/>
                <w:bCs/>
              </w:rPr>
              <w:t>Parameter</w:t>
            </w:r>
          </w:p>
        </w:tc>
        <w:tc>
          <w:tcPr>
            <w:tcW w:w="2340" w:type="dxa"/>
            <w:shd w:val="clear" w:color="auto" w:fill="E7E6E6" w:themeFill="background2"/>
          </w:tcPr>
          <w:p w14:paraId="09296899" w14:textId="516AE75A" w:rsidR="00E9759E" w:rsidRDefault="00E9759E" w:rsidP="006D5EEE">
            <w:pPr>
              <w:jc w:val="center"/>
              <w:rPr>
                <w:b/>
                <w:bCs/>
              </w:rPr>
            </w:pPr>
            <w:r>
              <w:rPr>
                <w:b/>
                <w:bCs/>
              </w:rPr>
              <w:t>Average Monthly</w:t>
            </w:r>
          </w:p>
        </w:tc>
        <w:tc>
          <w:tcPr>
            <w:tcW w:w="2335" w:type="dxa"/>
            <w:shd w:val="clear" w:color="auto" w:fill="E7E6E6" w:themeFill="background2"/>
          </w:tcPr>
          <w:p w14:paraId="149E774C" w14:textId="0D3A3673" w:rsidR="00E9759E" w:rsidRDefault="00E9759E" w:rsidP="006D5EEE">
            <w:pPr>
              <w:jc w:val="center"/>
              <w:rPr>
                <w:b/>
                <w:bCs/>
              </w:rPr>
            </w:pPr>
            <w:r>
              <w:rPr>
                <w:b/>
                <w:bCs/>
              </w:rPr>
              <w:t>Maximum Daily</w:t>
            </w:r>
          </w:p>
        </w:tc>
      </w:tr>
      <w:tr w:rsidR="006D5EEE" w14:paraId="3E1A84CC" w14:textId="77777777" w:rsidTr="00E9759E">
        <w:tc>
          <w:tcPr>
            <w:tcW w:w="4675" w:type="dxa"/>
          </w:tcPr>
          <w:p w14:paraId="6F34B155" w14:textId="77777777" w:rsidR="006D5EEE" w:rsidRPr="00E9759E" w:rsidRDefault="006D5EEE" w:rsidP="006D5EEE">
            <w:pPr>
              <w:rPr>
                <w:b/>
                <w:bCs/>
                <w:lang w:val="pt-BR"/>
              </w:rPr>
            </w:pPr>
            <w:r w:rsidRPr="00E9759E">
              <w:rPr>
                <w:b/>
                <w:bCs/>
                <w:lang w:val="pt-BR"/>
              </w:rPr>
              <w:t xml:space="preserve">Total Ammonia (as NH3-N)  </w:t>
            </w:r>
          </w:p>
          <w:p w14:paraId="2E3CF7D0" w14:textId="77777777" w:rsidR="006D5EEE" w:rsidRPr="006D5EEE" w:rsidRDefault="006D5EEE" w:rsidP="006D5EEE">
            <w:pPr>
              <w:rPr>
                <w:b/>
                <w:bCs/>
                <w:lang w:val="pt-BR"/>
              </w:rPr>
            </w:pPr>
          </w:p>
        </w:tc>
        <w:tc>
          <w:tcPr>
            <w:tcW w:w="2340" w:type="dxa"/>
          </w:tcPr>
          <w:p w14:paraId="73FBB157" w14:textId="5383ECC9" w:rsidR="006D5EEE" w:rsidRPr="00E9759E" w:rsidRDefault="006D5EEE" w:rsidP="006D5EEE">
            <w:pPr>
              <w:rPr>
                <w:b/>
                <w:bCs/>
              </w:rPr>
            </w:pPr>
            <w:r w:rsidRPr="00E9759E">
              <w:rPr>
                <w:b/>
                <w:bCs/>
              </w:rPr>
              <w:t>1.3 mg/L</w:t>
            </w:r>
          </w:p>
        </w:tc>
        <w:tc>
          <w:tcPr>
            <w:tcW w:w="2335" w:type="dxa"/>
          </w:tcPr>
          <w:p w14:paraId="19CF3B16" w14:textId="071FABDF" w:rsidR="006D5EEE" w:rsidRPr="00E9759E" w:rsidRDefault="006D5EEE" w:rsidP="006D5EEE">
            <w:pPr>
              <w:rPr>
                <w:b/>
                <w:bCs/>
              </w:rPr>
            </w:pPr>
            <w:r w:rsidRPr="00E9759E">
              <w:rPr>
                <w:b/>
                <w:bCs/>
              </w:rPr>
              <w:t>2.4 mg/L</w:t>
            </w:r>
          </w:p>
        </w:tc>
      </w:tr>
      <w:tr w:rsidR="006D5EEE" w14:paraId="3C47A3DB" w14:textId="77777777" w:rsidTr="00E9759E">
        <w:tc>
          <w:tcPr>
            <w:tcW w:w="4675" w:type="dxa"/>
          </w:tcPr>
          <w:p w14:paraId="038EA708" w14:textId="77777777" w:rsidR="006D5EEE" w:rsidRPr="00E9759E" w:rsidRDefault="006D5EEE" w:rsidP="006D5EEE">
            <w:pPr>
              <w:rPr>
                <w:b/>
                <w:bCs/>
              </w:rPr>
            </w:pPr>
            <w:r w:rsidRPr="00E9759E">
              <w:rPr>
                <w:b/>
                <w:bCs/>
              </w:rPr>
              <w:t xml:space="preserve">Total Residual Chlorine   </w:t>
            </w:r>
          </w:p>
          <w:p w14:paraId="7F38B3E0" w14:textId="12AA92E2" w:rsidR="006D5EEE" w:rsidRDefault="006D5EEE" w:rsidP="006D5EEE">
            <w:pPr>
              <w:rPr>
                <w:b/>
                <w:bCs/>
              </w:rPr>
            </w:pPr>
            <w:r w:rsidRPr="00E9759E">
              <w:rPr>
                <w:b/>
                <w:bCs/>
              </w:rPr>
              <w:t>(WQ-based)</w:t>
            </w:r>
          </w:p>
        </w:tc>
        <w:tc>
          <w:tcPr>
            <w:tcW w:w="2340" w:type="dxa"/>
          </w:tcPr>
          <w:p w14:paraId="3D59876B" w14:textId="42A1BEDC" w:rsidR="006D5EEE" w:rsidRDefault="006D5EEE" w:rsidP="006D5EEE">
            <w:pPr>
              <w:rPr>
                <w:b/>
                <w:bCs/>
              </w:rPr>
            </w:pPr>
            <w:proofErr w:type="gramStart"/>
            <w:r w:rsidRPr="00E9759E">
              <w:rPr>
                <w:b/>
                <w:bCs/>
              </w:rPr>
              <w:t>4 µg</w:t>
            </w:r>
            <w:proofErr w:type="gramEnd"/>
            <w:r w:rsidRPr="00E9759E">
              <w:rPr>
                <w:b/>
                <w:bCs/>
              </w:rPr>
              <w:t>/L</w:t>
            </w:r>
          </w:p>
        </w:tc>
        <w:tc>
          <w:tcPr>
            <w:tcW w:w="2335" w:type="dxa"/>
          </w:tcPr>
          <w:p w14:paraId="2EACF534" w14:textId="664ED703" w:rsidR="006D5EEE" w:rsidRDefault="006D5EEE" w:rsidP="006D5EEE">
            <w:pPr>
              <w:rPr>
                <w:b/>
                <w:bCs/>
              </w:rPr>
            </w:pPr>
            <w:proofErr w:type="gramStart"/>
            <w:r w:rsidRPr="00E9759E">
              <w:rPr>
                <w:b/>
                <w:bCs/>
              </w:rPr>
              <w:t>19 µg</w:t>
            </w:r>
            <w:proofErr w:type="gramEnd"/>
            <w:r w:rsidRPr="00E9759E">
              <w:rPr>
                <w:b/>
                <w:bCs/>
              </w:rPr>
              <w:t>/L</w:t>
            </w:r>
          </w:p>
        </w:tc>
      </w:tr>
      <w:tr w:rsidR="006D5EEE" w14:paraId="21ABD125" w14:textId="77777777" w:rsidTr="002D5961">
        <w:tc>
          <w:tcPr>
            <w:tcW w:w="4675" w:type="dxa"/>
            <w:shd w:val="clear" w:color="auto" w:fill="E7E6E6" w:themeFill="background2"/>
          </w:tcPr>
          <w:p w14:paraId="2365EBD7" w14:textId="0B5AC426" w:rsidR="006D5EEE" w:rsidRDefault="006D5EEE" w:rsidP="006D5EEE">
            <w:pPr>
              <w:jc w:val="center"/>
              <w:rPr>
                <w:b/>
                <w:bCs/>
              </w:rPr>
            </w:pPr>
            <w:r>
              <w:rPr>
                <w:b/>
                <w:bCs/>
              </w:rPr>
              <w:t>Parameter (Effective 2024)</w:t>
            </w:r>
          </w:p>
        </w:tc>
        <w:tc>
          <w:tcPr>
            <w:tcW w:w="4675" w:type="dxa"/>
            <w:gridSpan w:val="2"/>
            <w:shd w:val="clear" w:color="auto" w:fill="E7E6E6" w:themeFill="background2"/>
          </w:tcPr>
          <w:p w14:paraId="07BABB30" w14:textId="6B374860" w:rsidR="006D5EEE" w:rsidRDefault="006D5EEE" w:rsidP="006D5EEE">
            <w:pPr>
              <w:jc w:val="center"/>
              <w:rPr>
                <w:b/>
                <w:bCs/>
              </w:rPr>
            </w:pPr>
            <w:r>
              <w:rPr>
                <w:b/>
                <w:bCs/>
              </w:rPr>
              <w:t>7 DAD Maximum</w:t>
            </w:r>
          </w:p>
        </w:tc>
      </w:tr>
      <w:tr w:rsidR="006D5EEE" w14:paraId="2CE05616" w14:textId="77777777" w:rsidTr="002D5961">
        <w:tc>
          <w:tcPr>
            <w:tcW w:w="4675" w:type="dxa"/>
          </w:tcPr>
          <w:p w14:paraId="0206A5F8" w14:textId="77777777" w:rsidR="006D5EEE" w:rsidRPr="00E9759E" w:rsidRDefault="006D5EEE" w:rsidP="006D5EEE">
            <w:pPr>
              <w:spacing w:line="240" w:lineRule="auto"/>
              <w:rPr>
                <w:b/>
                <w:bCs/>
              </w:rPr>
            </w:pPr>
            <w:r w:rsidRPr="00E9759E">
              <w:rPr>
                <w:b/>
                <w:bCs/>
              </w:rPr>
              <w:t xml:space="preserve">Temperature </w:t>
            </w:r>
          </w:p>
          <w:p w14:paraId="5419C98C" w14:textId="79733009" w:rsidR="006D5EEE" w:rsidRPr="00E9759E" w:rsidRDefault="006D5EEE" w:rsidP="006D5EEE">
            <w:pPr>
              <w:spacing w:line="240" w:lineRule="auto"/>
              <w:rPr>
                <w:b/>
                <w:bCs/>
              </w:rPr>
            </w:pPr>
            <w:proofErr w:type="gramStart"/>
            <w:r w:rsidRPr="00E9759E">
              <w:rPr>
                <w:b/>
                <w:bCs/>
              </w:rPr>
              <w:t>7 day</w:t>
            </w:r>
            <w:proofErr w:type="gramEnd"/>
            <w:r w:rsidRPr="00E9759E">
              <w:rPr>
                <w:b/>
                <w:bCs/>
              </w:rPr>
              <w:t xml:space="preserve"> DAD Max</w:t>
            </w:r>
          </w:p>
          <w:p w14:paraId="57832E77" w14:textId="03B087E5" w:rsidR="006D5EEE" w:rsidRDefault="006D5EEE" w:rsidP="006D5EEE">
            <w:pPr>
              <w:spacing w:line="240" w:lineRule="auto"/>
              <w:rPr>
                <w:b/>
                <w:bCs/>
              </w:rPr>
            </w:pPr>
          </w:p>
        </w:tc>
        <w:tc>
          <w:tcPr>
            <w:tcW w:w="4675" w:type="dxa"/>
            <w:gridSpan w:val="2"/>
          </w:tcPr>
          <w:p w14:paraId="0791D602" w14:textId="664BC386" w:rsidR="006D5EEE" w:rsidRPr="00E9759E" w:rsidRDefault="006D5EEE" w:rsidP="006D5EEE">
            <w:pPr>
              <w:rPr>
                <w:b/>
                <w:bCs/>
              </w:rPr>
            </w:pPr>
            <w:r w:rsidRPr="00E9759E">
              <w:rPr>
                <w:b/>
                <w:bCs/>
              </w:rPr>
              <w:t xml:space="preserve">To take effect 2024: </w:t>
            </w:r>
          </w:p>
          <w:p w14:paraId="00CBCDDE" w14:textId="77777777" w:rsidR="006D5EEE" w:rsidRPr="00E9759E" w:rsidRDefault="006D5EEE" w:rsidP="006D5EEE">
            <w:pPr>
              <w:rPr>
                <w:b/>
                <w:bCs/>
              </w:rPr>
            </w:pPr>
            <w:r w:rsidRPr="00E9759E">
              <w:rPr>
                <w:b/>
                <w:bCs/>
              </w:rPr>
              <w:t xml:space="preserve">June = 18.2º C </w:t>
            </w:r>
          </w:p>
          <w:p w14:paraId="25A56789" w14:textId="77777777" w:rsidR="006D5EEE" w:rsidRPr="00E9759E" w:rsidRDefault="006D5EEE" w:rsidP="006D5EEE">
            <w:pPr>
              <w:rPr>
                <w:b/>
                <w:bCs/>
              </w:rPr>
            </w:pPr>
            <w:r w:rsidRPr="00E9759E">
              <w:rPr>
                <w:b/>
                <w:bCs/>
              </w:rPr>
              <w:t xml:space="preserve">July = 21.5º C </w:t>
            </w:r>
          </w:p>
          <w:p w14:paraId="63ED97AB" w14:textId="5581BADA" w:rsidR="006D5EEE" w:rsidRDefault="006D5EEE" w:rsidP="006D5EEE">
            <w:pPr>
              <w:rPr>
                <w:b/>
                <w:bCs/>
              </w:rPr>
            </w:pPr>
            <w:r w:rsidRPr="00E9759E">
              <w:rPr>
                <w:b/>
                <w:bCs/>
              </w:rPr>
              <w:t>August = 17.7º C</w:t>
            </w:r>
          </w:p>
        </w:tc>
      </w:tr>
    </w:tbl>
    <w:p w14:paraId="5FF41A52" w14:textId="77777777" w:rsidR="000054A9" w:rsidRDefault="000054A9" w:rsidP="00BF1D98">
      <w:pPr>
        <w:rPr>
          <w:b/>
          <w:bCs/>
        </w:rPr>
      </w:pPr>
    </w:p>
    <w:p w14:paraId="348F88C4" w14:textId="48D4ADD6" w:rsidR="009406D8" w:rsidRPr="006D5EEE" w:rsidRDefault="006D5EEE" w:rsidP="00781CAF">
      <w:r>
        <w:t xml:space="preserve">An exhaustive list of effluent limits for the Tekoa’s WWTP is provided in Appendix </w:t>
      </w:r>
      <w:r w:rsidR="00BA064D">
        <w:t>A for full permit.</w:t>
      </w:r>
    </w:p>
    <w:p w14:paraId="6490DB68" w14:textId="306F54A0" w:rsidR="005A2F8C" w:rsidRDefault="005A2F8C" w:rsidP="005A2F8C">
      <w:pPr>
        <w:pStyle w:val="Heading2"/>
      </w:pPr>
      <w:bookmarkStart w:id="11" w:name="_Toc206075555"/>
      <w:r>
        <w:t>Compliance History</w:t>
      </w:r>
      <w:bookmarkEnd w:id="11"/>
    </w:p>
    <w:p w14:paraId="5E4AD833" w14:textId="1141A7B8" w:rsidR="00114641" w:rsidRDefault="00C747B4" w:rsidP="00C747B4">
      <w:r w:rsidRPr="00C747B4">
        <w:t xml:space="preserve">Review of available records indicates the Tekoa WWTP has experienced challenges in consistently meeting its NPDES permit limits. A Notice of Noncompliance was issued by Ecology in March 2016, citing </w:t>
      </w:r>
      <w:r w:rsidR="00BA064D">
        <w:t>numeric effluent violations for fecal coliform (</w:t>
      </w:r>
      <w:r w:rsidR="006E5A8E">
        <w:t>6</w:t>
      </w:r>
      <w:r w:rsidR="00BA064D">
        <w:t xml:space="preserve">), TSS (6), BOD (2), effluent quantity (2) and chlorine (1) from June 2014 to January 2016.  </w:t>
      </w:r>
      <w:r w:rsidR="006E5A8E">
        <w:t>S</w:t>
      </w:r>
      <w:r w:rsidR="00BA064D">
        <w:t xml:space="preserve">ignificant effort </w:t>
      </w:r>
      <w:r w:rsidR="006E5A8E">
        <w:t xml:space="preserve">prior to the Notice of Noncompliance </w:t>
      </w:r>
      <w:r w:rsidR="00BA064D">
        <w:t xml:space="preserve">has been put forward to improve </w:t>
      </w:r>
      <w:proofErr w:type="gramStart"/>
      <w:r w:rsidR="00BA064D">
        <w:t xml:space="preserve">the </w:t>
      </w:r>
      <w:proofErr w:type="spellStart"/>
      <w:r w:rsidR="006E5A8E">
        <w:t>the</w:t>
      </w:r>
      <w:proofErr w:type="spellEnd"/>
      <w:proofErr w:type="gramEnd"/>
      <w:r w:rsidR="006E5A8E">
        <w:t xml:space="preserve"> plant’s ability to meet its permit limits, </w:t>
      </w:r>
      <w:r w:rsidR="008963F1">
        <w:t xml:space="preserve">though challenges remain.  See </w:t>
      </w:r>
      <w:r w:rsidR="008963F1" w:rsidRPr="008963F1">
        <w:rPr>
          <w:b/>
          <w:bCs/>
        </w:rPr>
        <w:t>Table 2.</w:t>
      </w:r>
      <w:r w:rsidR="00C721C5">
        <w:rPr>
          <w:b/>
          <w:bCs/>
        </w:rPr>
        <w:t>3</w:t>
      </w:r>
      <w:r w:rsidR="008963F1" w:rsidRPr="008963F1">
        <w:rPr>
          <w:b/>
          <w:bCs/>
        </w:rPr>
        <w:t>-1</w:t>
      </w:r>
      <w:r w:rsidR="00C721C5">
        <w:rPr>
          <w:b/>
          <w:bCs/>
        </w:rPr>
        <w:t xml:space="preserve"> </w:t>
      </w:r>
      <w:r w:rsidR="00C721C5">
        <w:t xml:space="preserve">for a summary of the facility’s effluent violations from 2022 to 2024 based on </w:t>
      </w:r>
      <w:proofErr w:type="spellStart"/>
      <w:r w:rsidR="00C721C5">
        <w:t>wasteload</w:t>
      </w:r>
      <w:proofErr w:type="spellEnd"/>
      <w:r w:rsidR="00C721C5">
        <w:t xml:space="preserve"> assessments submitted to Ecology by the town.</w:t>
      </w:r>
    </w:p>
    <w:p w14:paraId="1ECBE555" w14:textId="77777777" w:rsidR="00114641" w:rsidRDefault="00114641">
      <w:pPr>
        <w:spacing w:after="160" w:line="259" w:lineRule="auto"/>
      </w:pPr>
      <w:r>
        <w:br w:type="page"/>
      </w:r>
    </w:p>
    <w:p w14:paraId="46C867C4" w14:textId="77777777" w:rsidR="00C721C5" w:rsidRDefault="00C721C5" w:rsidP="00C747B4"/>
    <w:tbl>
      <w:tblPr>
        <w:tblStyle w:val="TableGrid"/>
        <w:tblW w:w="0" w:type="auto"/>
        <w:jc w:val="center"/>
        <w:tblLook w:val="04A0" w:firstRow="1" w:lastRow="0" w:firstColumn="1" w:lastColumn="0" w:noHBand="0" w:noVBand="1"/>
      </w:tblPr>
      <w:tblGrid>
        <w:gridCol w:w="3346"/>
        <w:gridCol w:w="5109"/>
      </w:tblGrid>
      <w:tr w:rsidR="00A93FAC" w14:paraId="4090BB37" w14:textId="77777777" w:rsidTr="00A93FAC">
        <w:trPr>
          <w:jc w:val="center"/>
        </w:trPr>
        <w:tc>
          <w:tcPr>
            <w:tcW w:w="0" w:type="auto"/>
            <w:shd w:val="clear" w:color="auto" w:fill="E7E6E6" w:themeFill="background2"/>
            <w:vAlign w:val="bottom"/>
          </w:tcPr>
          <w:p w14:paraId="58E96CE2" w14:textId="68FEA3EF" w:rsidR="00A93FAC" w:rsidRPr="00A93FAC" w:rsidRDefault="00A93FAC" w:rsidP="00A93FAC">
            <w:pPr>
              <w:jc w:val="center"/>
            </w:pPr>
            <w:r w:rsidRPr="009406D8">
              <w:rPr>
                <w:rFonts w:ascii="Aptos Narrow" w:eastAsia="Times New Roman" w:hAnsi="Aptos Narrow"/>
                <w:b/>
                <w:bCs/>
                <w:color w:val="000000"/>
              </w:rPr>
              <w:t>Parameter</w:t>
            </w:r>
          </w:p>
        </w:tc>
        <w:tc>
          <w:tcPr>
            <w:tcW w:w="5109" w:type="dxa"/>
            <w:shd w:val="clear" w:color="auto" w:fill="E7E6E6" w:themeFill="background2"/>
            <w:vAlign w:val="bottom"/>
          </w:tcPr>
          <w:p w14:paraId="0E0306D4" w14:textId="0BE40003" w:rsidR="00A93FAC" w:rsidRPr="00A93FAC" w:rsidRDefault="00A93FAC" w:rsidP="00A93FAC">
            <w:pPr>
              <w:jc w:val="center"/>
            </w:pPr>
            <w:r w:rsidRPr="009406D8">
              <w:rPr>
                <w:rFonts w:ascii="Aptos Narrow" w:eastAsia="Times New Roman" w:hAnsi="Aptos Narrow"/>
                <w:b/>
                <w:bCs/>
                <w:color w:val="000000"/>
              </w:rPr>
              <w:t>Limit Value</w:t>
            </w:r>
          </w:p>
        </w:tc>
      </w:tr>
      <w:tr w:rsidR="00A93FAC" w14:paraId="56C36F7F" w14:textId="77777777" w:rsidTr="00A93FAC">
        <w:trPr>
          <w:jc w:val="center"/>
        </w:trPr>
        <w:tc>
          <w:tcPr>
            <w:tcW w:w="0" w:type="auto"/>
            <w:vAlign w:val="bottom"/>
          </w:tcPr>
          <w:p w14:paraId="4AD0B6D7" w14:textId="44E1340D" w:rsidR="00A93FAC" w:rsidRDefault="00A93FAC" w:rsidP="009406D8">
            <w:r w:rsidRPr="009406D8">
              <w:rPr>
                <w:rFonts w:ascii="Aptos Narrow" w:eastAsia="Times New Roman" w:hAnsi="Aptos Narrow"/>
                <w:b/>
                <w:bCs/>
                <w:color w:val="000000"/>
              </w:rPr>
              <w:t>Temperature</w:t>
            </w:r>
          </w:p>
        </w:tc>
        <w:tc>
          <w:tcPr>
            <w:tcW w:w="5109" w:type="dxa"/>
            <w:vAlign w:val="bottom"/>
          </w:tcPr>
          <w:p w14:paraId="440336D7" w14:textId="0E96C313" w:rsidR="00A93FAC" w:rsidRDefault="00A93FAC" w:rsidP="00A93FAC">
            <w:pPr>
              <w:ind w:firstLine="234"/>
            </w:pPr>
            <w:r w:rsidRPr="009406D8">
              <w:rPr>
                <w:rFonts w:ascii="Aptos Narrow" w:eastAsia="Times New Roman" w:hAnsi="Aptos Narrow"/>
                <w:color w:val="000000"/>
              </w:rPr>
              <w:t>June: 18.2°C</w:t>
            </w:r>
          </w:p>
        </w:tc>
      </w:tr>
      <w:tr w:rsidR="00A93FAC" w14:paraId="108866DF" w14:textId="77777777" w:rsidTr="00A93FAC">
        <w:trPr>
          <w:jc w:val="center"/>
        </w:trPr>
        <w:tc>
          <w:tcPr>
            <w:tcW w:w="0" w:type="auto"/>
            <w:vAlign w:val="bottom"/>
          </w:tcPr>
          <w:p w14:paraId="3796E9D3" w14:textId="77777777" w:rsidR="00A93FAC" w:rsidRDefault="00A93FAC" w:rsidP="009406D8"/>
        </w:tc>
        <w:tc>
          <w:tcPr>
            <w:tcW w:w="5109" w:type="dxa"/>
            <w:vAlign w:val="bottom"/>
          </w:tcPr>
          <w:p w14:paraId="33950DFB" w14:textId="48C6560A" w:rsidR="00A93FAC" w:rsidRDefault="00A93FAC" w:rsidP="00A93FAC">
            <w:pPr>
              <w:ind w:firstLine="234"/>
            </w:pPr>
            <w:r w:rsidRPr="009406D8">
              <w:rPr>
                <w:rFonts w:ascii="Aptos Narrow" w:eastAsia="Times New Roman" w:hAnsi="Aptos Narrow"/>
                <w:color w:val="000000"/>
              </w:rPr>
              <w:t>July: 21.5°C</w:t>
            </w:r>
          </w:p>
        </w:tc>
      </w:tr>
      <w:tr w:rsidR="00A93FAC" w14:paraId="30F5E945" w14:textId="77777777" w:rsidTr="00A93FAC">
        <w:trPr>
          <w:jc w:val="center"/>
        </w:trPr>
        <w:tc>
          <w:tcPr>
            <w:tcW w:w="0" w:type="auto"/>
            <w:vAlign w:val="bottom"/>
          </w:tcPr>
          <w:p w14:paraId="38C11B70" w14:textId="77777777" w:rsidR="00A93FAC" w:rsidRDefault="00A93FAC" w:rsidP="009406D8"/>
        </w:tc>
        <w:tc>
          <w:tcPr>
            <w:tcW w:w="5109" w:type="dxa"/>
            <w:vAlign w:val="bottom"/>
          </w:tcPr>
          <w:p w14:paraId="6346653D" w14:textId="7BDFA8ED" w:rsidR="00A93FAC" w:rsidRDefault="00A93FAC" w:rsidP="00A93FAC">
            <w:pPr>
              <w:ind w:firstLine="234"/>
            </w:pPr>
            <w:r w:rsidRPr="009406D8">
              <w:rPr>
                <w:rFonts w:ascii="Aptos Narrow" w:eastAsia="Times New Roman" w:hAnsi="Aptos Narrow"/>
                <w:color w:val="000000"/>
              </w:rPr>
              <w:t>August: 17.7°C</w:t>
            </w:r>
          </w:p>
        </w:tc>
      </w:tr>
      <w:tr w:rsidR="00A93FAC" w14:paraId="366D6538" w14:textId="77777777" w:rsidTr="00A93FAC">
        <w:trPr>
          <w:jc w:val="center"/>
        </w:trPr>
        <w:tc>
          <w:tcPr>
            <w:tcW w:w="0" w:type="auto"/>
            <w:vAlign w:val="bottom"/>
          </w:tcPr>
          <w:p w14:paraId="7B9184CC" w14:textId="4E60907F" w:rsidR="00A93FAC" w:rsidRDefault="00A93FAC" w:rsidP="009406D8">
            <w:r w:rsidRPr="009406D8">
              <w:rPr>
                <w:rFonts w:ascii="Aptos Narrow" w:eastAsia="Times New Roman" w:hAnsi="Aptos Narrow"/>
                <w:b/>
                <w:bCs/>
                <w:color w:val="000000"/>
              </w:rPr>
              <w:t>Dissolved Inorganic Nitrogen (DIN)</w:t>
            </w:r>
          </w:p>
        </w:tc>
        <w:tc>
          <w:tcPr>
            <w:tcW w:w="5109" w:type="dxa"/>
            <w:vAlign w:val="bottom"/>
          </w:tcPr>
          <w:p w14:paraId="18A089FC" w14:textId="65300673" w:rsidR="00A93FAC" w:rsidRDefault="00A93FAC" w:rsidP="00A93FAC">
            <w:pPr>
              <w:ind w:firstLine="234"/>
            </w:pPr>
            <w:r w:rsidRPr="009406D8">
              <w:rPr>
                <w:rFonts w:ascii="Aptos Narrow" w:eastAsia="Times New Roman" w:hAnsi="Aptos Narrow"/>
                <w:color w:val="000000"/>
              </w:rPr>
              <w:t>0.0132 kg/</w:t>
            </w:r>
            <w:proofErr w:type="gramStart"/>
            <w:r w:rsidRPr="009406D8">
              <w:rPr>
                <w:rFonts w:ascii="Aptos Narrow" w:eastAsia="Times New Roman" w:hAnsi="Aptos Narrow"/>
                <w:color w:val="000000"/>
              </w:rPr>
              <w:t>d  (</w:t>
            </w:r>
            <w:proofErr w:type="gramEnd"/>
            <w:r w:rsidRPr="009406D8">
              <w:rPr>
                <w:rFonts w:ascii="Aptos Narrow" w:eastAsia="Times New Roman" w:hAnsi="Aptos Narrow"/>
                <w:color w:val="000000"/>
              </w:rPr>
              <w:t xml:space="preserve">0.0291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w:t>
            </w:r>
          </w:p>
        </w:tc>
      </w:tr>
      <w:tr w:rsidR="00A93FAC" w14:paraId="0BF920BF" w14:textId="77777777" w:rsidTr="00A93FAC">
        <w:trPr>
          <w:jc w:val="center"/>
        </w:trPr>
        <w:tc>
          <w:tcPr>
            <w:tcW w:w="0" w:type="auto"/>
            <w:vAlign w:val="bottom"/>
          </w:tcPr>
          <w:p w14:paraId="10315655" w14:textId="75149813" w:rsidR="00A93FAC" w:rsidRDefault="00A93FAC" w:rsidP="009406D8">
            <w:r w:rsidRPr="009406D8">
              <w:rPr>
                <w:rFonts w:ascii="Aptos Narrow" w:eastAsia="Times New Roman" w:hAnsi="Aptos Narrow"/>
                <w:b/>
                <w:bCs/>
                <w:color w:val="000000"/>
              </w:rPr>
              <w:t>Total Phosphorus (TP)</w:t>
            </w:r>
          </w:p>
        </w:tc>
        <w:tc>
          <w:tcPr>
            <w:tcW w:w="5109" w:type="dxa"/>
            <w:vAlign w:val="bottom"/>
          </w:tcPr>
          <w:p w14:paraId="4FC9B519" w14:textId="7E7448EF" w:rsidR="00A93FAC" w:rsidRDefault="00A93FAC" w:rsidP="00A93FAC">
            <w:pPr>
              <w:ind w:firstLine="234"/>
            </w:pPr>
            <w:r w:rsidRPr="009406D8">
              <w:rPr>
                <w:rFonts w:ascii="Aptos Narrow" w:eastAsia="Times New Roman" w:hAnsi="Aptos Narrow"/>
                <w:color w:val="000000"/>
              </w:rPr>
              <w:t>0.00183 kg/</w:t>
            </w:r>
            <w:proofErr w:type="gramStart"/>
            <w:r w:rsidRPr="009406D8">
              <w:rPr>
                <w:rFonts w:ascii="Aptos Narrow" w:eastAsia="Times New Roman" w:hAnsi="Aptos Narrow"/>
                <w:color w:val="000000"/>
              </w:rPr>
              <w:t>d  (</w:t>
            </w:r>
            <w:proofErr w:type="gramEnd"/>
            <w:r w:rsidRPr="009406D8">
              <w:rPr>
                <w:rFonts w:ascii="Aptos Narrow" w:eastAsia="Times New Roman" w:hAnsi="Aptos Narrow"/>
                <w:color w:val="000000"/>
              </w:rPr>
              <w:t xml:space="preserve">0.00404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w:t>
            </w:r>
          </w:p>
        </w:tc>
      </w:tr>
      <w:tr w:rsidR="00A93FAC" w14:paraId="25E6E33B" w14:textId="77777777" w:rsidTr="00A93FAC">
        <w:trPr>
          <w:jc w:val="center"/>
        </w:trPr>
        <w:tc>
          <w:tcPr>
            <w:tcW w:w="0" w:type="auto"/>
            <w:vAlign w:val="bottom"/>
          </w:tcPr>
          <w:p w14:paraId="028DDB7D" w14:textId="54354180" w:rsidR="00A93FAC" w:rsidRDefault="00A93FAC" w:rsidP="009406D8">
            <w:r w:rsidRPr="009406D8">
              <w:rPr>
                <w:rFonts w:ascii="Aptos Narrow" w:eastAsia="Times New Roman" w:hAnsi="Aptos Narrow"/>
                <w:b/>
                <w:bCs/>
                <w:color w:val="000000"/>
              </w:rPr>
              <w:t>Fecal Coliform</w:t>
            </w:r>
          </w:p>
        </w:tc>
        <w:tc>
          <w:tcPr>
            <w:tcW w:w="5109" w:type="dxa"/>
            <w:vAlign w:val="bottom"/>
          </w:tcPr>
          <w:p w14:paraId="1729EDA1" w14:textId="1A1EBE4B" w:rsidR="00A93FAC" w:rsidRDefault="00A93FAC" w:rsidP="00A93FAC">
            <w:pPr>
              <w:ind w:firstLine="234"/>
            </w:pPr>
            <w:r w:rsidRPr="009406D8">
              <w:rPr>
                <w:rFonts w:ascii="Aptos Narrow" w:eastAsia="Times New Roman" w:hAnsi="Aptos Narrow"/>
                <w:color w:val="000000"/>
              </w:rPr>
              <w:t xml:space="preserve">Monthly Geo. Mean: 100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/100 mL</w:t>
            </w:r>
          </w:p>
        </w:tc>
      </w:tr>
      <w:tr w:rsidR="00A93FAC" w14:paraId="51D520DF" w14:textId="77777777" w:rsidTr="00A93FAC">
        <w:trPr>
          <w:jc w:val="center"/>
        </w:trPr>
        <w:tc>
          <w:tcPr>
            <w:tcW w:w="0" w:type="auto"/>
            <w:vAlign w:val="bottom"/>
          </w:tcPr>
          <w:p w14:paraId="67EACFD5" w14:textId="77777777" w:rsidR="00A93FAC" w:rsidRDefault="00A93FAC" w:rsidP="009406D8"/>
        </w:tc>
        <w:tc>
          <w:tcPr>
            <w:tcW w:w="5109" w:type="dxa"/>
            <w:vAlign w:val="bottom"/>
          </w:tcPr>
          <w:p w14:paraId="36340555" w14:textId="28770137" w:rsidR="00A93FAC" w:rsidRDefault="00A93FAC" w:rsidP="00A93FAC">
            <w:pPr>
              <w:ind w:firstLine="234"/>
            </w:pPr>
            <w:r w:rsidRPr="009406D8">
              <w:rPr>
                <w:rFonts w:ascii="Aptos Narrow" w:eastAsia="Times New Roman" w:hAnsi="Aptos Narrow"/>
                <w:color w:val="000000"/>
              </w:rPr>
              <w:t xml:space="preserve">Weekly Geo. Mean: 200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/100 mL</w:t>
            </w:r>
          </w:p>
        </w:tc>
      </w:tr>
      <w:tr w:rsidR="00A93FAC" w14:paraId="19B6CC63" w14:textId="77777777" w:rsidTr="00A93FAC">
        <w:trPr>
          <w:jc w:val="center"/>
        </w:trPr>
        <w:tc>
          <w:tcPr>
            <w:tcW w:w="0" w:type="auto"/>
            <w:vAlign w:val="bottom"/>
          </w:tcPr>
          <w:p w14:paraId="6ECE2BB5" w14:textId="77777777" w:rsidR="00A93FAC" w:rsidRDefault="00A93FAC" w:rsidP="009406D8"/>
        </w:tc>
        <w:tc>
          <w:tcPr>
            <w:tcW w:w="5109" w:type="dxa"/>
            <w:vAlign w:val="bottom"/>
          </w:tcPr>
          <w:p w14:paraId="766FA82D" w14:textId="5F17AD54" w:rsidR="00A93FAC" w:rsidRDefault="00A93FAC" w:rsidP="00A93FAC">
            <w:pPr>
              <w:ind w:firstLine="234"/>
            </w:pPr>
            <w:r w:rsidRPr="009406D8">
              <w:rPr>
                <w:rFonts w:ascii="Aptos Narrow" w:eastAsia="Times New Roman" w:hAnsi="Aptos Narrow"/>
                <w:color w:val="000000"/>
              </w:rPr>
              <w:t>Daily Max Load: 3.1 x 10</w:t>
            </w:r>
            <w:r w:rsidRPr="009406D8">
              <w:rPr>
                <w:rFonts w:ascii="Aptos Narrow" w:eastAsia="Times New Roman" w:hAnsi="Aptos Narrow"/>
                <w:color w:val="000000"/>
                <w:vertAlign w:val="superscript"/>
              </w:rPr>
              <w:t>9</w:t>
            </w:r>
            <w:r w:rsidRPr="009406D8">
              <w:rPr>
                <w:rFonts w:ascii="Aptos Narrow" w:eastAsia="Times New Roman" w:hAnsi="Aptos Narrow"/>
                <w:color w:val="000000"/>
              </w:rPr>
              <w:t> </w:t>
            </w:r>
            <w:proofErr w:type="spellStart"/>
            <w:r w:rsidRPr="009406D8">
              <w:rPr>
                <w:rFonts w:ascii="Aptos Narrow" w:eastAsia="Times New Roman" w:hAnsi="Aptos Narrow"/>
                <w:color w:val="000000"/>
              </w:rPr>
              <w:t>cfu</w:t>
            </w:r>
            <w:proofErr w:type="spellEnd"/>
            <w:r w:rsidRPr="009406D8">
              <w:rPr>
                <w:rFonts w:ascii="Aptos Narrow" w:eastAsia="Times New Roman" w:hAnsi="Aptos Narrow"/>
                <w:color w:val="000000"/>
              </w:rPr>
              <w:t>/day</w:t>
            </w:r>
          </w:p>
        </w:tc>
      </w:tr>
      <w:tr w:rsidR="00A93FAC" w14:paraId="349C3927" w14:textId="77777777" w:rsidTr="00A93FAC">
        <w:trPr>
          <w:jc w:val="center"/>
        </w:trPr>
        <w:tc>
          <w:tcPr>
            <w:tcW w:w="0" w:type="auto"/>
            <w:vAlign w:val="bottom"/>
          </w:tcPr>
          <w:p w14:paraId="21BC7D6C" w14:textId="6EEBC1D1" w:rsidR="00A93FAC" w:rsidRDefault="00A93FAC" w:rsidP="009406D8">
            <w:r w:rsidRPr="009406D8">
              <w:rPr>
                <w:rFonts w:ascii="Aptos Narrow" w:eastAsia="Times New Roman" w:hAnsi="Aptos Narrow"/>
                <w:b/>
                <w:bCs/>
                <w:color w:val="000000"/>
              </w:rPr>
              <w:t>Turbidity (as TSS)</w:t>
            </w:r>
          </w:p>
        </w:tc>
        <w:tc>
          <w:tcPr>
            <w:tcW w:w="5109" w:type="dxa"/>
            <w:vAlign w:val="bottom"/>
          </w:tcPr>
          <w:p w14:paraId="57246A81" w14:textId="657771AC" w:rsidR="00A93FAC" w:rsidRDefault="00A93FAC" w:rsidP="00A93FAC">
            <w:pPr>
              <w:ind w:firstLine="234"/>
            </w:pPr>
            <w:r w:rsidRPr="009406D8">
              <w:rPr>
                <w:rFonts w:ascii="Aptos Narrow" w:eastAsia="Times New Roman" w:hAnsi="Aptos Narrow"/>
                <w:color w:val="000000"/>
              </w:rPr>
              <w:t xml:space="preserve">Avg. Monthly: 34.5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/day</w:t>
            </w:r>
          </w:p>
        </w:tc>
      </w:tr>
      <w:tr w:rsidR="00A93FAC" w14:paraId="31E3FA20" w14:textId="77777777" w:rsidTr="00A93FAC">
        <w:trPr>
          <w:jc w:val="center"/>
        </w:trPr>
        <w:tc>
          <w:tcPr>
            <w:tcW w:w="0" w:type="auto"/>
            <w:vAlign w:val="bottom"/>
          </w:tcPr>
          <w:p w14:paraId="230F5DD6" w14:textId="77777777" w:rsidR="00A93FAC" w:rsidRDefault="00A93FAC" w:rsidP="009406D8"/>
        </w:tc>
        <w:tc>
          <w:tcPr>
            <w:tcW w:w="5109" w:type="dxa"/>
            <w:vAlign w:val="bottom"/>
          </w:tcPr>
          <w:p w14:paraId="1F8FA97E" w14:textId="3250D257" w:rsidR="00A93FAC" w:rsidRDefault="00A93FAC" w:rsidP="00A93FAC">
            <w:pPr>
              <w:ind w:firstLine="234"/>
            </w:pPr>
            <w:r w:rsidRPr="009406D8">
              <w:rPr>
                <w:rFonts w:ascii="Aptos Narrow" w:eastAsia="Times New Roman" w:hAnsi="Aptos Narrow"/>
                <w:color w:val="000000"/>
              </w:rPr>
              <w:t xml:space="preserve">Avg. Weekly: 51.7 </w:t>
            </w:r>
            <w:proofErr w:type="spellStart"/>
            <w:r w:rsidRPr="009406D8">
              <w:rPr>
                <w:rFonts w:ascii="Aptos Narrow" w:eastAsia="Times New Roman" w:hAnsi="Aptos Narrow"/>
                <w:color w:val="000000"/>
              </w:rPr>
              <w:t>lbs</w:t>
            </w:r>
            <w:proofErr w:type="spellEnd"/>
            <w:r w:rsidRPr="009406D8">
              <w:rPr>
                <w:rFonts w:ascii="Aptos Narrow" w:eastAsia="Times New Roman" w:hAnsi="Aptos Narrow"/>
                <w:color w:val="000000"/>
              </w:rPr>
              <w:t>/day</w:t>
            </w:r>
          </w:p>
        </w:tc>
      </w:tr>
    </w:tbl>
    <w:p w14:paraId="463AB1BD" w14:textId="77777777" w:rsidR="00781CAF" w:rsidRDefault="00781CAF" w:rsidP="00781CAF">
      <w:pPr>
        <w:spacing w:after="160" w:line="259" w:lineRule="auto"/>
      </w:pPr>
    </w:p>
    <w:p w14:paraId="115C65CE" w14:textId="5851691F" w:rsidR="00C747B4" w:rsidRPr="00781CAF" w:rsidRDefault="00C721C5" w:rsidP="00781CAF">
      <w:pPr>
        <w:spacing w:after="160" w:line="259" w:lineRule="auto"/>
      </w:pPr>
      <w:r w:rsidRPr="00C721C5">
        <w:rPr>
          <w:b/>
          <w:bCs/>
        </w:rPr>
        <w:t>Table 2.</w:t>
      </w:r>
      <w:r>
        <w:rPr>
          <w:b/>
          <w:bCs/>
        </w:rPr>
        <w:t>3</w:t>
      </w:r>
      <w:r w:rsidRPr="00C721C5">
        <w:rPr>
          <w:b/>
          <w:bCs/>
        </w:rPr>
        <w:t>-1. Effluent Monthly Violations</w:t>
      </w:r>
    </w:p>
    <w:tbl>
      <w:tblPr>
        <w:tblW w:w="913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827"/>
        <w:gridCol w:w="1827"/>
        <w:gridCol w:w="1828"/>
        <w:gridCol w:w="1828"/>
        <w:gridCol w:w="1828"/>
      </w:tblGrid>
      <w:tr w:rsidR="00C721C5" w:rsidRPr="00C747B4" w14:paraId="739FE6E2" w14:textId="77777777" w:rsidTr="002D5961">
        <w:trPr>
          <w:trHeight w:val="449"/>
        </w:trPr>
        <w:tc>
          <w:tcPr>
            <w:tcW w:w="1827" w:type="dxa"/>
            <w:shd w:val="clear" w:color="auto" w:fill="E7E6E6" w:themeFill="background2"/>
            <w:noWrap/>
            <w:vAlign w:val="bottom"/>
            <w:hideMark/>
          </w:tcPr>
          <w:p w14:paraId="0BCB572C"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Parameter</w:t>
            </w:r>
          </w:p>
        </w:tc>
        <w:tc>
          <w:tcPr>
            <w:tcW w:w="1827" w:type="dxa"/>
            <w:shd w:val="clear" w:color="auto" w:fill="E7E6E6" w:themeFill="background2"/>
            <w:noWrap/>
            <w:vAlign w:val="bottom"/>
            <w:hideMark/>
          </w:tcPr>
          <w:p w14:paraId="12DBE497"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2022 Violations</w:t>
            </w:r>
          </w:p>
        </w:tc>
        <w:tc>
          <w:tcPr>
            <w:tcW w:w="1828" w:type="dxa"/>
            <w:shd w:val="clear" w:color="auto" w:fill="E7E6E6" w:themeFill="background2"/>
            <w:noWrap/>
            <w:vAlign w:val="bottom"/>
            <w:hideMark/>
          </w:tcPr>
          <w:p w14:paraId="18DD31C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2023 Violations</w:t>
            </w:r>
          </w:p>
        </w:tc>
        <w:tc>
          <w:tcPr>
            <w:tcW w:w="1828" w:type="dxa"/>
            <w:shd w:val="clear" w:color="auto" w:fill="E7E6E6" w:themeFill="background2"/>
            <w:noWrap/>
            <w:vAlign w:val="bottom"/>
            <w:hideMark/>
          </w:tcPr>
          <w:p w14:paraId="78CB4641"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2024 Violations</w:t>
            </w:r>
          </w:p>
        </w:tc>
        <w:tc>
          <w:tcPr>
            <w:tcW w:w="1828" w:type="dxa"/>
            <w:shd w:val="clear" w:color="auto" w:fill="E7E6E6" w:themeFill="background2"/>
            <w:noWrap/>
            <w:vAlign w:val="bottom"/>
            <w:hideMark/>
          </w:tcPr>
          <w:p w14:paraId="295316D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Parameter</w:t>
            </w:r>
            <w:r w:rsidRPr="00C721C5">
              <w:rPr>
                <w:rFonts w:ascii="Aptos Narrow" w:eastAsia="Times New Roman" w:hAnsi="Aptos Narrow"/>
                <w:b/>
                <w:bCs/>
                <w:color w:val="000000"/>
              </w:rPr>
              <w:br/>
              <w:t>Total (3 Years)</w:t>
            </w:r>
          </w:p>
        </w:tc>
      </w:tr>
      <w:tr w:rsidR="00C721C5" w:rsidRPr="00C747B4" w14:paraId="38F990FA" w14:textId="77777777" w:rsidTr="00A93FAC">
        <w:trPr>
          <w:trHeight w:val="377"/>
        </w:trPr>
        <w:tc>
          <w:tcPr>
            <w:tcW w:w="1827" w:type="dxa"/>
            <w:noWrap/>
            <w:vAlign w:val="bottom"/>
            <w:hideMark/>
          </w:tcPr>
          <w:p w14:paraId="58694F75"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Max Flow (gpd)</w:t>
            </w:r>
          </w:p>
        </w:tc>
        <w:tc>
          <w:tcPr>
            <w:tcW w:w="1827" w:type="dxa"/>
            <w:noWrap/>
            <w:vAlign w:val="bottom"/>
            <w:hideMark/>
          </w:tcPr>
          <w:p w14:paraId="5B1A0FF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4</w:t>
            </w:r>
          </w:p>
        </w:tc>
        <w:tc>
          <w:tcPr>
            <w:tcW w:w="1828" w:type="dxa"/>
            <w:noWrap/>
            <w:vAlign w:val="bottom"/>
            <w:hideMark/>
          </w:tcPr>
          <w:p w14:paraId="11E2ABF5" w14:textId="26ACFD83" w:rsidR="00C721C5" w:rsidRPr="00C721C5" w:rsidRDefault="001915FA" w:rsidP="002D5961">
            <w:pPr>
              <w:spacing w:after="0" w:line="240" w:lineRule="auto"/>
              <w:jc w:val="center"/>
              <w:rPr>
                <w:rFonts w:ascii="Aptos Narrow" w:eastAsia="Times New Roman" w:hAnsi="Aptos Narrow"/>
                <w:color w:val="000000"/>
              </w:rPr>
            </w:pPr>
            <w:r>
              <w:rPr>
                <w:rFonts w:ascii="Aptos Narrow" w:eastAsia="Times New Roman" w:hAnsi="Aptos Narrow"/>
                <w:color w:val="000000"/>
              </w:rPr>
              <w:t>1</w:t>
            </w:r>
          </w:p>
        </w:tc>
        <w:tc>
          <w:tcPr>
            <w:tcW w:w="1828" w:type="dxa"/>
            <w:noWrap/>
            <w:vAlign w:val="bottom"/>
            <w:hideMark/>
          </w:tcPr>
          <w:p w14:paraId="3FEB7ED7"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86DD7B8" w14:textId="1E2C9421" w:rsidR="00C721C5" w:rsidRPr="00C721C5" w:rsidRDefault="001915FA" w:rsidP="002D5961">
            <w:pPr>
              <w:spacing w:after="0" w:line="240" w:lineRule="auto"/>
              <w:jc w:val="center"/>
              <w:rPr>
                <w:rFonts w:ascii="Aptos Narrow" w:eastAsia="Times New Roman" w:hAnsi="Aptos Narrow"/>
                <w:b/>
                <w:bCs/>
                <w:color w:val="000000"/>
              </w:rPr>
            </w:pPr>
            <w:r>
              <w:rPr>
                <w:rFonts w:ascii="Aptos Narrow" w:eastAsia="Times New Roman" w:hAnsi="Aptos Narrow"/>
                <w:b/>
                <w:bCs/>
                <w:color w:val="000000"/>
              </w:rPr>
              <w:t>5</w:t>
            </w:r>
          </w:p>
        </w:tc>
      </w:tr>
      <w:tr w:rsidR="00C721C5" w:rsidRPr="00C747B4" w14:paraId="4164D1F8" w14:textId="77777777" w:rsidTr="00A93FAC">
        <w:trPr>
          <w:trHeight w:val="350"/>
        </w:trPr>
        <w:tc>
          <w:tcPr>
            <w:tcW w:w="1827" w:type="dxa"/>
            <w:noWrap/>
            <w:vAlign w:val="bottom"/>
            <w:hideMark/>
          </w:tcPr>
          <w:p w14:paraId="5B9892B8"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Fecal Coliform (no./100mL)</w:t>
            </w:r>
          </w:p>
        </w:tc>
        <w:tc>
          <w:tcPr>
            <w:tcW w:w="1827" w:type="dxa"/>
            <w:noWrap/>
            <w:vAlign w:val="bottom"/>
            <w:hideMark/>
          </w:tcPr>
          <w:p w14:paraId="0741732A"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3</w:t>
            </w:r>
          </w:p>
        </w:tc>
        <w:tc>
          <w:tcPr>
            <w:tcW w:w="1828" w:type="dxa"/>
            <w:noWrap/>
            <w:vAlign w:val="bottom"/>
            <w:hideMark/>
          </w:tcPr>
          <w:p w14:paraId="74EBCF5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157D7E6B"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3</w:t>
            </w:r>
          </w:p>
        </w:tc>
        <w:tc>
          <w:tcPr>
            <w:tcW w:w="1828" w:type="dxa"/>
            <w:noWrap/>
            <w:vAlign w:val="bottom"/>
            <w:hideMark/>
          </w:tcPr>
          <w:p w14:paraId="0A678BA4"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6</w:t>
            </w:r>
          </w:p>
        </w:tc>
      </w:tr>
      <w:tr w:rsidR="00C721C5" w:rsidRPr="00C747B4" w14:paraId="6EBF182B" w14:textId="77777777" w:rsidTr="00A93FAC">
        <w:trPr>
          <w:trHeight w:val="422"/>
        </w:trPr>
        <w:tc>
          <w:tcPr>
            <w:tcW w:w="1827" w:type="dxa"/>
            <w:noWrap/>
            <w:vAlign w:val="bottom"/>
            <w:hideMark/>
          </w:tcPr>
          <w:p w14:paraId="53D7E432"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TSS (mg/L)</w:t>
            </w:r>
          </w:p>
        </w:tc>
        <w:tc>
          <w:tcPr>
            <w:tcW w:w="1827" w:type="dxa"/>
            <w:noWrap/>
            <w:vAlign w:val="bottom"/>
            <w:hideMark/>
          </w:tcPr>
          <w:p w14:paraId="1C5A287C"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9CFDA1D"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hideMark/>
          </w:tcPr>
          <w:p w14:paraId="45EF65CC"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2</w:t>
            </w:r>
          </w:p>
        </w:tc>
        <w:tc>
          <w:tcPr>
            <w:tcW w:w="1828" w:type="dxa"/>
            <w:noWrap/>
            <w:vAlign w:val="bottom"/>
            <w:hideMark/>
          </w:tcPr>
          <w:p w14:paraId="0C212618"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2</w:t>
            </w:r>
          </w:p>
        </w:tc>
      </w:tr>
      <w:tr w:rsidR="00C721C5" w:rsidRPr="00C747B4" w14:paraId="412FCA54" w14:textId="77777777" w:rsidTr="001915FA">
        <w:trPr>
          <w:trHeight w:val="377"/>
        </w:trPr>
        <w:tc>
          <w:tcPr>
            <w:tcW w:w="1827" w:type="dxa"/>
            <w:noWrap/>
            <w:vAlign w:val="bottom"/>
          </w:tcPr>
          <w:p w14:paraId="340F2554" w14:textId="77777777" w:rsidR="00C721C5" w:rsidRPr="00C721C5" w:rsidRDefault="00C721C5" w:rsidP="002D5961">
            <w:pPr>
              <w:spacing w:after="0" w:line="240" w:lineRule="auto"/>
              <w:rPr>
                <w:rFonts w:ascii="Aptos Narrow" w:eastAsia="Times New Roman" w:hAnsi="Aptos Narrow"/>
                <w:color w:val="000000"/>
              </w:rPr>
            </w:pPr>
            <w:r w:rsidRPr="00C721C5">
              <w:rPr>
                <w:rFonts w:ascii="Aptos Narrow" w:eastAsia="Times New Roman" w:hAnsi="Aptos Narrow"/>
                <w:color w:val="000000"/>
              </w:rPr>
              <w:t>TSS (Lb.)</w:t>
            </w:r>
          </w:p>
        </w:tc>
        <w:tc>
          <w:tcPr>
            <w:tcW w:w="1827" w:type="dxa"/>
            <w:noWrap/>
            <w:vAlign w:val="bottom"/>
          </w:tcPr>
          <w:p w14:paraId="4417DD29"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1</w:t>
            </w:r>
          </w:p>
        </w:tc>
        <w:tc>
          <w:tcPr>
            <w:tcW w:w="1828" w:type="dxa"/>
            <w:noWrap/>
            <w:vAlign w:val="bottom"/>
          </w:tcPr>
          <w:p w14:paraId="628C38F9"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noWrap/>
            <w:vAlign w:val="bottom"/>
          </w:tcPr>
          <w:p w14:paraId="38728272" w14:textId="77777777" w:rsidR="00C721C5" w:rsidRPr="00C721C5" w:rsidRDefault="00C721C5" w:rsidP="002D5961">
            <w:pPr>
              <w:spacing w:after="0" w:line="240" w:lineRule="auto"/>
              <w:jc w:val="center"/>
              <w:rPr>
                <w:rFonts w:ascii="Aptos Narrow" w:eastAsia="Times New Roman" w:hAnsi="Aptos Narrow"/>
                <w:color w:val="000000"/>
              </w:rPr>
            </w:pPr>
            <w:r w:rsidRPr="00C721C5">
              <w:rPr>
                <w:rFonts w:ascii="Aptos Narrow" w:eastAsia="Times New Roman" w:hAnsi="Aptos Narrow"/>
                <w:color w:val="000000"/>
              </w:rPr>
              <w:t>0</w:t>
            </w:r>
          </w:p>
        </w:tc>
        <w:tc>
          <w:tcPr>
            <w:tcW w:w="1828" w:type="dxa"/>
            <w:tcBorders>
              <w:bottom w:val="single" w:sz="4" w:space="0" w:color="auto"/>
            </w:tcBorders>
            <w:noWrap/>
            <w:vAlign w:val="bottom"/>
          </w:tcPr>
          <w:p w14:paraId="1C032F06"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1</w:t>
            </w:r>
          </w:p>
        </w:tc>
      </w:tr>
      <w:tr w:rsidR="00C721C5" w:rsidRPr="00C747B4" w14:paraId="3D24A1F8" w14:textId="77777777" w:rsidTr="001915FA">
        <w:trPr>
          <w:trHeight w:val="332"/>
        </w:trPr>
        <w:tc>
          <w:tcPr>
            <w:tcW w:w="1827" w:type="dxa"/>
            <w:noWrap/>
            <w:vAlign w:val="bottom"/>
            <w:hideMark/>
          </w:tcPr>
          <w:p w14:paraId="6171C77D" w14:textId="77777777" w:rsidR="00C721C5" w:rsidRPr="00C721C5" w:rsidRDefault="00C721C5" w:rsidP="002D5961">
            <w:pPr>
              <w:spacing w:after="0" w:line="240" w:lineRule="auto"/>
              <w:rPr>
                <w:rFonts w:ascii="Aptos Narrow" w:eastAsia="Times New Roman" w:hAnsi="Aptos Narrow"/>
                <w:b/>
                <w:bCs/>
                <w:color w:val="000000"/>
              </w:rPr>
            </w:pPr>
            <w:r w:rsidRPr="00C721C5">
              <w:rPr>
                <w:rFonts w:ascii="Aptos Narrow" w:eastAsia="Times New Roman" w:hAnsi="Aptos Narrow"/>
                <w:b/>
                <w:bCs/>
                <w:color w:val="000000"/>
              </w:rPr>
              <w:t>Total Violations</w:t>
            </w:r>
          </w:p>
        </w:tc>
        <w:tc>
          <w:tcPr>
            <w:tcW w:w="1827" w:type="dxa"/>
            <w:noWrap/>
            <w:vAlign w:val="bottom"/>
            <w:hideMark/>
          </w:tcPr>
          <w:p w14:paraId="64FEF17B"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8</w:t>
            </w:r>
          </w:p>
        </w:tc>
        <w:tc>
          <w:tcPr>
            <w:tcW w:w="1828" w:type="dxa"/>
            <w:noWrap/>
            <w:vAlign w:val="bottom"/>
            <w:hideMark/>
          </w:tcPr>
          <w:p w14:paraId="2382EB2E" w14:textId="174C54C1" w:rsidR="00C721C5" w:rsidRPr="00C721C5" w:rsidRDefault="001915FA" w:rsidP="002D5961">
            <w:pPr>
              <w:spacing w:after="0" w:line="240" w:lineRule="auto"/>
              <w:jc w:val="center"/>
              <w:rPr>
                <w:rFonts w:ascii="Aptos Narrow" w:eastAsia="Times New Roman" w:hAnsi="Aptos Narrow"/>
                <w:b/>
                <w:bCs/>
                <w:color w:val="000000"/>
              </w:rPr>
            </w:pPr>
            <w:r>
              <w:rPr>
                <w:rFonts w:ascii="Aptos Narrow" w:eastAsia="Times New Roman" w:hAnsi="Aptos Narrow"/>
                <w:b/>
                <w:bCs/>
                <w:color w:val="000000"/>
              </w:rPr>
              <w:t>1</w:t>
            </w:r>
          </w:p>
        </w:tc>
        <w:tc>
          <w:tcPr>
            <w:tcW w:w="1828" w:type="dxa"/>
            <w:tcBorders>
              <w:right w:val="single" w:sz="4" w:space="0" w:color="auto"/>
            </w:tcBorders>
            <w:noWrap/>
            <w:vAlign w:val="bottom"/>
            <w:hideMark/>
          </w:tcPr>
          <w:p w14:paraId="708501F9" w14:textId="77777777" w:rsidR="00C721C5" w:rsidRPr="00C721C5" w:rsidRDefault="00C721C5" w:rsidP="002D5961">
            <w:pPr>
              <w:spacing w:after="0" w:line="240" w:lineRule="auto"/>
              <w:jc w:val="center"/>
              <w:rPr>
                <w:rFonts w:ascii="Aptos Narrow" w:eastAsia="Times New Roman" w:hAnsi="Aptos Narrow"/>
                <w:b/>
                <w:bCs/>
                <w:color w:val="000000"/>
              </w:rPr>
            </w:pPr>
            <w:r w:rsidRPr="00C721C5">
              <w:rPr>
                <w:rFonts w:ascii="Aptos Narrow" w:eastAsia="Times New Roman" w:hAnsi="Aptos Narrow"/>
                <w:b/>
                <w:bCs/>
                <w:color w:val="000000"/>
              </w:rPr>
              <w:t>5</w:t>
            </w:r>
          </w:p>
        </w:tc>
        <w:tc>
          <w:tcPr>
            <w:tcW w:w="1828" w:type="dxa"/>
            <w:tcBorders>
              <w:top w:val="single" w:sz="4" w:space="0" w:color="auto"/>
              <w:left w:val="single" w:sz="4" w:space="0" w:color="auto"/>
              <w:bottom w:val="single" w:sz="4" w:space="0" w:color="auto"/>
              <w:right w:val="single" w:sz="4" w:space="0" w:color="auto"/>
            </w:tcBorders>
            <w:noWrap/>
            <w:vAlign w:val="bottom"/>
          </w:tcPr>
          <w:p w14:paraId="39A9AB7D" w14:textId="7C2C5737" w:rsidR="00C721C5" w:rsidRPr="00C721C5" w:rsidRDefault="001915FA" w:rsidP="002D5961">
            <w:pPr>
              <w:spacing w:after="0" w:line="240" w:lineRule="auto"/>
              <w:jc w:val="center"/>
              <w:rPr>
                <w:rFonts w:ascii="Aptos Narrow" w:eastAsia="Times New Roman" w:hAnsi="Aptos Narrow"/>
                <w:b/>
                <w:bCs/>
                <w:color w:val="000000"/>
              </w:rPr>
            </w:pPr>
            <w:r>
              <w:rPr>
                <w:rFonts w:ascii="Aptos Narrow" w:eastAsia="Times New Roman" w:hAnsi="Aptos Narrow"/>
                <w:b/>
                <w:bCs/>
                <w:color w:val="000000"/>
              </w:rPr>
              <w:t>14</w:t>
            </w:r>
          </w:p>
        </w:tc>
      </w:tr>
    </w:tbl>
    <w:p w14:paraId="451683CE" w14:textId="77777777" w:rsidR="00C721C5" w:rsidRPr="00C721C5" w:rsidRDefault="00C721C5" w:rsidP="00C747B4"/>
    <w:p w14:paraId="2AB18406" w14:textId="085C2297" w:rsidR="00C747B4" w:rsidRPr="00C747B4" w:rsidRDefault="00C747B4" w:rsidP="007023C0">
      <w:r w:rsidRPr="00C747B4">
        <w:t>A review of the Discharge Monitoring Report summaries within these assessments reveals the following compliance trends over the past three years (2022-2024)</w:t>
      </w:r>
      <w:r w:rsidR="00C721C5">
        <w:t xml:space="preserve">.  </w:t>
      </w:r>
      <w:r w:rsidRPr="00C747B4">
        <w:t xml:space="preserve">While BOD and TSS violations were the focus of the 2016 notice, </w:t>
      </w:r>
      <w:r w:rsidR="000D5FA4">
        <w:t xml:space="preserve">those challenges have been </w:t>
      </w:r>
      <w:r w:rsidR="00C721C5">
        <w:t xml:space="preserve">greatly improved </w:t>
      </w:r>
      <w:proofErr w:type="gramStart"/>
      <w:r w:rsidR="00C721C5">
        <w:t>as a result of</w:t>
      </w:r>
      <w:proofErr w:type="gramEnd"/>
      <w:r w:rsidR="00C721C5">
        <w:t xml:space="preserve"> </w:t>
      </w:r>
      <w:r w:rsidR="000D5FA4">
        <w:t xml:space="preserve">recent projects aimed at reducing excess I&amp;I.  However, </w:t>
      </w:r>
      <w:r w:rsidRPr="00C747B4">
        <w:t>recent data (2022-2024) highlights challenges</w:t>
      </w:r>
      <w:r w:rsidR="00C721C5">
        <w:t>.</w:t>
      </w:r>
    </w:p>
    <w:p w14:paraId="27691A8D" w14:textId="4895A144" w:rsidR="0058224C" w:rsidRPr="0058224C" w:rsidRDefault="00C747B4" w:rsidP="0058224C">
      <w:r w:rsidRPr="00C747B4">
        <w:t xml:space="preserve">Addressing these ongoing compliance issues, particularly the </w:t>
      </w:r>
      <w:r w:rsidR="000D5FA4">
        <w:t>newly effectuated limits on</w:t>
      </w:r>
      <w:r w:rsidRPr="00C747B4">
        <w:t xml:space="preserve"> temperature and</w:t>
      </w:r>
      <w:r w:rsidR="000D5FA4">
        <w:t xml:space="preserve"> dissolved oxygen</w:t>
      </w:r>
      <w:r w:rsidRPr="00C747B4">
        <w:t xml:space="preserve">, </w:t>
      </w:r>
      <w:r w:rsidR="000D5FA4">
        <w:t xml:space="preserve">as well as </w:t>
      </w:r>
      <w:r w:rsidRPr="00C747B4">
        <w:t xml:space="preserve">managing peak flows, </w:t>
      </w:r>
      <w:r w:rsidR="000D5FA4">
        <w:t xml:space="preserve">are among </w:t>
      </w:r>
      <w:r w:rsidR="001915FA">
        <w:t>the</w:t>
      </w:r>
      <w:r w:rsidRPr="00C747B4">
        <w:t xml:space="preserve"> driver</w:t>
      </w:r>
      <w:r w:rsidR="001915FA">
        <w:t>s</w:t>
      </w:r>
      <w:r w:rsidRPr="00C747B4">
        <w:t xml:space="preserve"> for this Facility Plan.</w:t>
      </w:r>
    </w:p>
    <w:p w14:paraId="4563235A" w14:textId="1FD73F50" w:rsidR="00C721C5" w:rsidRDefault="00C721C5" w:rsidP="00C721C5">
      <w:pPr>
        <w:pStyle w:val="Heading2"/>
      </w:pPr>
      <w:bookmarkStart w:id="12" w:name="_Toc206075556"/>
      <w:r>
        <w:lastRenderedPageBreak/>
        <w:t>Watershed Considerations</w:t>
      </w:r>
      <w:bookmarkEnd w:id="12"/>
    </w:p>
    <w:p w14:paraId="062C55EA" w14:textId="3584FCE0" w:rsidR="0058224C" w:rsidRPr="0058224C" w:rsidRDefault="0058224C" w:rsidP="0058224C">
      <w:r w:rsidRPr="0058224C">
        <w:t>The Tekoa WWTP discharges treated effluent to Hangman Creek, a tributary within the Spokane River watershed. Water quality in Hangman Creek is a significant consideration due to its status and potential impacts on downstream uses</w:t>
      </w:r>
      <w:r w:rsidR="00626BAC">
        <w:t xml:space="preserve"> and stream health</w:t>
      </w:r>
      <w:r w:rsidRPr="0058224C">
        <w:t>.</w:t>
      </w:r>
      <w:r w:rsidR="00774561">
        <w:t xml:space="preserve">  Given the importance of the creek to the ecological health of the watershed, several studies have been conducted by Ecology on the </w:t>
      </w:r>
      <w:r w:rsidR="00FB235F">
        <w:t>creek’s</w:t>
      </w:r>
      <w:r w:rsidR="00774561">
        <w:t xml:space="preserve"> health, the background of which is important to understand due to its effect on the Tekoa WWTP NPDES permit. The studies and their consequences are summarized in the sections below.</w:t>
      </w:r>
    </w:p>
    <w:p w14:paraId="51ED6D26" w14:textId="5EF616EF" w:rsidR="00774561" w:rsidRDefault="00774561" w:rsidP="00774561">
      <w:pPr>
        <w:pStyle w:val="Heading3"/>
      </w:pPr>
      <w:bookmarkStart w:id="13" w:name="_Toc206075557"/>
      <w:r>
        <w:t xml:space="preserve">2009 </w:t>
      </w:r>
      <w:r w:rsidR="00C721C5">
        <w:t xml:space="preserve">Hangman </w:t>
      </w:r>
      <w:bookmarkEnd w:id="13"/>
      <w:r w:rsidRPr="00774561">
        <w:t>Watershed Water Quality Improvement Report</w:t>
      </w:r>
    </w:p>
    <w:p w14:paraId="02ED2F2E" w14:textId="17966631" w:rsidR="00774561" w:rsidRPr="00774561" w:rsidRDefault="00774561" w:rsidP="00774561">
      <w:r w:rsidRPr="00774561">
        <w:t>The Hangman Creek Watershed Water Quality Improvement Report, published in June 2009 by the Washington State Department of Ecology</w:t>
      </w:r>
      <w:r>
        <w:t xml:space="preserve">. </w:t>
      </w:r>
      <w:r w:rsidRPr="00774561">
        <w:t>The impetus for this report stems from Hangman Creek and its tributaries being listed on Washington State's 303(d) list of impaired water bodies due to failing to meet state water quality standards for fecal coliform, temperature, and turbidity. The federal Clean Water Act mandates the development of a Total Maximum Daily Load (TMDL) for each pollutant and water body on this list to identify and clean up polluted waters. Additionally, there was regional interest in reducing Hangman Creek's phosphorus contribution to the Spokane River, as phosphorus loads are associated with suspended sediments and turbidity and contribute to depressed dissolved oxygen levels in the Spokane River and Lake Spokane.</w:t>
      </w:r>
    </w:p>
    <w:p w14:paraId="52AF221C" w14:textId="765A5413" w:rsidR="00774561" w:rsidRPr="00774561" w:rsidRDefault="00774561" w:rsidP="00774561">
      <w:r w:rsidRPr="00774561">
        <w:t>The objectives of this TMDL report were to develop a plan to meet water quality standards for these three pollutants in Hangman Creek and its tributaries. Th</w:t>
      </w:r>
      <w:r>
        <w:t xml:space="preserve">e study involved characterizing </w:t>
      </w:r>
      <w:r w:rsidRPr="00774561">
        <w:t>fecal coliform bacteria, heat, and suspended sediment loading</w:t>
      </w:r>
      <w:r>
        <w:t xml:space="preserve">. Using the results of the study, </w:t>
      </w:r>
      <w:r w:rsidRPr="00774561">
        <w:t>TMDL allocations for these parameters</w:t>
      </w:r>
      <w:r>
        <w:t xml:space="preserve"> were set, and</w:t>
      </w:r>
      <w:r w:rsidRPr="00774561">
        <w:t xml:space="preserve"> a</w:t>
      </w:r>
      <w:r>
        <w:t>n</w:t>
      </w:r>
      <w:r w:rsidRPr="00774561">
        <w:t xml:space="preserve"> implementation strategy</w:t>
      </w:r>
      <w:r>
        <w:t xml:space="preserve"> for adhering to the parameters was put forward</w:t>
      </w:r>
      <w:r w:rsidRPr="00774561">
        <w:t xml:space="preserve">. Study included reviewing historical data, engaging local agencies, and integrating fieldwork for technical analysis. Implementation objectives focused on community involvement, developing a local plan, and securing technical and financial assistance to meet </w:t>
      </w:r>
      <w:r>
        <w:t>the updated</w:t>
      </w:r>
      <w:r w:rsidRPr="00774561">
        <w:t xml:space="preserve"> standards.</w:t>
      </w:r>
      <w:r w:rsidR="00504F2E">
        <w:t xml:space="preserve"> </w:t>
      </w:r>
      <w:r w:rsidRPr="00774561">
        <w:t xml:space="preserve">The </w:t>
      </w:r>
      <w:r>
        <w:t>study used</w:t>
      </w:r>
      <w:r w:rsidRPr="00774561">
        <w:t xml:space="preserve"> historical and field data collected by the Spokane County Conservation District (SCCD), Ecology, and other </w:t>
      </w:r>
      <w:r>
        <w:t>agencies which had been collected over recent decades</w:t>
      </w:r>
      <w:r w:rsidRPr="00774561">
        <w:t>. For fecal coliform</w:t>
      </w:r>
      <w:r w:rsidR="00504F2E">
        <w:t>, temperature, and TSS</w:t>
      </w:r>
      <w:r>
        <w:t>, statistical</w:t>
      </w:r>
      <w:r w:rsidR="00504F2E">
        <w:t xml:space="preserve"> and modeling</w:t>
      </w:r>
      <w:r>
        <w:t xml:space="preserve"> methods were used to generate the recommended </w:t>
      </w:r>
      <w:r w:rsidR="00504F2E">
        <w:t>load allocations</w:t>
      </w:r>
    </w:p>
    <w:p w14:paraId="23BC7C91" w14:textId="3280CEC2" w:rsidR="00774561" w:rsidRPr="00774561" w:rsidRDefault="00774561" w:rsidP="00774561">
      <w:r w:rsidRPr="00774561">
        <w:t>The results indicated widespread water quality issues in the Hangman Creek watershed</w:t>
      </w:r>
      <w:r w:rsidR="00504F2E">
        <w:t>, but many of the impacts were resulting from sources unrelated to the Tekoa WWTP</w:t>
      </w:r>
      <w:r w:rsidRPr="00774561">
        <w:t>. For fecal coliform, many areas and tributaries frequently exceeded criteria, primarily due to storm events</w:t>
      </w:r>
      <w:r w:rsidR="00504F2E">
        <w:t xml:space="preserve"> (runoff </w:t>
      </w:r>
      <w:r w:rsidRPr="00774561">
        <w:t xml:space="preserve">Sources </w:t>
      </w:r>
      <w:r w:rsidR="00504F2E">
        <w:t xml:space="preserve">of the exceedances </w:t>
      </w:r>
      <w:r w:rsidRPr="00774561">
        <w:t>were diverse, including livestock access, malfunctioning septic systems, historically inadequate WWTP disinfection (now largely corrected), wildlife, and stormwater runoff. A 72% bacteria load reduction was deemed necessary at the mouth of Hangman Creek during the July-September critical period, with other areas requiring 10% to 85% reductions. Temperature consistently exceeded the 7-day average daily maximum (7DADM) 17.5</w:t>
      </w:r>
      <w:r w:rsidR="00FB235F">
        <w:t xml:space="preserve"> degrees Celsius </w:t>
      </w:r>
      <w:r w:rsidRPr="00774561">
        <w:t xml:space="preserve">criterion </w:t>
      </w:r>
      <w:r w:rsidR="00504F2E">
        <w:t xml:space="preserve">over </w:t>
      </w:r>
      <w:r w:rsidRPr="00774561">
        <w:t>many reaches</w:t>
      </w:r>
      <w:r w:rsidR="00504F2E">
        <w:t xml:space="preserve"> of the Creek</w:t>
      </w:r>
      <w:r w:rsidRPr="00774561">
        <w:t xml:space="preserve"> during the critical June-August period</w:t>
      </w:r>
      <w:r w:rsidR="00504F2E">
        <w:t>.</w:t>
      </w:r>
      <w:r w:rsidRPr="00774561">
        <w:t xml:space="preserve"> Current riparian shade was significantly below the "system potential"</w:t>
      </w:r>
      <w:r w:rsidR="00504F2E">
        <w:t xml:space="preserve">, which is </w:t>
      </w:r>
      <w:r w:rsidRPr="00774561">
        <w:t xml:space="preserve">the estimated shade from mature native vegetation under undisturbed conditions. WWTPs discharging during the critical summer months (Tekoa and Spangle) received specific monthly maximum effluent temperature limits, while those discharging to wetlands or with seasonal restrictions </w:t>
      </w:r>
      <w:r w:rsidRPr="00774561">
        <w:lastRenderedPageBreak/>
        <w:t xml:space="preserve">were assigned "no discharge" </w:t>
      </w:r>
      <w:r w:rsidR="00504F2E">
        <w:t>waste load allocations</w:t>
      </w:r>
      <w:r w:rsidRPr="00774561">
        <w:t xml:space="preserve"> during these months. Turbidity and TSS were identified as long-standing problems, stemming from naturally erosive streambanks and upland soils destabilized by poor </w:t>
      </w:r>
      <w:r w:rsidR="00504F2E">
        <w:t>infrastructure</w:t>
      </w:r>
      <w:r w:rsidRPr="00774561">
        <w:t xml:space="preserve"> and agricultural practices. Although TSS and turbidity showed some recent decline, aquatic communities remained poor, with frequent intense events causing lethal or sub-lethal effects on fish. </w:t>
      </w:r>
      <w:r w:rsidR="00504F2E">
        <w:t>Statistical modeling predicted</w:t>
      </w:r>
      <w:r w:rsidRPr="00774561">
        <w:t xml:space="preserve"> a </w:t>
      </w:r>
      <w:r w:rsidR="00504F2E">
        <w:t>significant reduction in adverse markers if</w:t>
      </w:r>
      <w:r w:rsidRPr="00774561">
        <w:t xml:space="preserve"> "full protection scenario" (</w:t>
      </w:r>
      <w:r w:rsidR="00504F2E">
        <w:t xml:space="preserve">for instance, </w:t>
      </w:r>
      <w:r w:rsidRPr="00774561">
        <w:t xml:space="preserve">conservation agriculture, riparian buffers, streambank erosion control) were implemented. WWTPs were considered insignificant sources of TSS, </w:t>
      </w:r>
      <w:r w:rsidR="00504F2E">
        <w:t>though the watershed</w:t>
      </w:r>
      <w:r w:rsidR="00234CC2">
        <w:t>’s conditions as characterized in the report are important for understanding the regulatory environment moving forward.</w:t>
      </w:r>
    </w:p>
    <w:p w14:paraId="02BFCDC7" w14:textId="1C7BDF64" w:rsidR="00963AF1" w:rsidRDefault="00774561" w:rsidP="00781CAF">
      <w:r w:rsidRPr="00774561">
        <w:t xml:space="preserve">The report issued several key recommendations for water quality improvement. A Water Quality Implementation Plan (WQIP) </w:t>
      </w:r>
      <w:r w:rsidR="00234CC2">
        <w:t>was</w:t>
      </w:r>
      <w:r w:rsidRPr="00774561">
        <w:t xml:space="preserve"> to be developed within one year of TMDL approval</w:t>
      </w:r>
      <w:r w:rsidR="00234CC2">
        <w:t xml:space="preserve"> (see section 2.4.3 for the improvement plan published in 2011)</w:t>
      </w:r>
      <w:r w:rsidRPr="00774561">
        <w:t xml:space="preserve">, detailing specific actions. </w:t>
      </w:r>
      <w:r w:rsidR="00234CC2">
        <w:t>Most of the plan’s recommendations</w:t>
      </w:r>
      <w:r w:rsidRPr="00774561">
        <w:t xml:space="preserve"> focus on nonpoint source pollution and integrate Best Management Practices (BMPs) that reduce erosion, runoff, and livestock impacts, and increase stream shading. </w:t>
      </w:r>
      <w:r w:rsidR="00234CC2">
        <w:t xml:space="preserve">However, the report also recommends </w:t>
      </w:r>
      <w:r w:rsidRPr="00774561">
        <w:t xml:space="preserve">enforcing stringent effluent limits for Tekoa WWTP. For temperature, ongoing temperature monitoring </w:t>
      </w:r>
      <w:r w:rsidR="00234CC2">
        <w:t xml:space="preserve">was </w:t>
      </w:r>
      <w:r w:rsidRPr="00774561">
        <w:t>required for all WWTPs to refine effluent limits</w:t>
      </w:r>
      <w:r w:rsidR="00234CC2">
        <w:t xml:space="preserve">, and </w:t>
      </w:r>
      <w:r w:rsidRPr="00774561">
        <w:t>permit holders</w:t>
      </w:r>
      <w:r w:rsidR="00234CC2">
        <w:t xml:space="preserve"> were advised to ev</w:t>
      </w:r>
      <w:r w:rsidRPr="00774561">
        <w:t xml:space="preserve">aluate their systems to prevent thermal impacts. </w:t>
      </w:r>
    </w:p>
    <w:p w14:paraId="79795BD8" w14:textId="79265396" w:rsidR="00C22428" w:rsidRPr="00C22428" w:rsidRDefault="00963AF1" w:rsidP="00C22428">
      <w:pPr>
        <w:pStyle w:val="Heading3"/>
      </w:pPr>
      <w:r>
        <w:t>2011 Hangman Creek Watershed Fecal Coliform, Temperature, and Turbidity TMDL Water Data Summary Report</w:t>
      </w:r>
    </w:p>
    <w:p w14:paraId="1F1BB31B" w14:textId="7A43F683" w:rsidR="00963AF1" w:rsidRDefault="00963AF1" w:rsidP="00963AF1">
      <w:r>
        <w:t>The "Hangman Creek Watershed Dissolved Oxygen, pH, and Nutrients Total Maximum Daily Load (TMDL) Study Data Summary Report" outlines the foundational data collection for a comprehensive water quality assessment. The impetus for this study arose because previous TMDL evaluations for Hangman Creek, which addressed fecal coliform bacteria, temperature, and turbidity, lacked sufficient data to assess the role of phosphorus in pH and dissolved oxygen (DO) criteria violations. Furthermore, several segments of Hangman Creek and its tributaries were identified on Washington State's 303(d) list of impaired waters for not meeting state water quality standards for pH and DO, necessitating this data collection effort to fill those gaps. The watershed, covering nearly 700 square miles and primarily characterized by dryland farming. The objectives of the study were to refine the existing landscape model of the Hangman Creek watershed and to develop a numerical water quality model for DO and pH analysis, specifically targeting the low-flow summer period using data from collected surveys.</w:t>
      </w:r>
    </w:p>
    <w:p w14:paraId="313DDE37" w14:textId="5E46F68C" w:rsidR="00963AF1" w:rsidRDefault="00963AF1" w:rsidP="00963AF1">
      <w:r>
        <w:t xml:space="preserve">The methodology involved the Washington State Department of Ecology collecting water quality and streamflow data from September 2008 through September 2009. Data collection encompassed synoptic surveys during the summer and fall low-flow seasons, including time-of-travel tests, pH and DO monitoring, and productivity monitoring. The study also monitored nutrient and chemical reference conditions across the watershed's four ecoregions and assessed Washington/Idaho border nutrient loads. Field data collected included pH, conductivity, dissolved oxygen, temperature, and flow. Laboratory analyses were performed for chloride, total suspended solids, alkalinity, various nitrogen and phosphorus species, total organic carbon, dissolved organic carbon, biochemical oxygen demand, chlorophyll, and volatile organic matter. Data collection adhered to the Hangman Creek Watershed </w:t>
      </w:r>
      <w:r>
        <w:lastRenderedPageBreak/>
        <w:t>Dissolved Oxygen and pH Quality Assurance Project Plan and Ecology's standard collection procedures. The analytical framework for the report focused on summarizing the collected data and performing a quality control and quality assurance analysis. The data presented in the report were intended to comprise part of an ongoing detailed analysis, including water quality modeling and statistical analysis, which were used to establish pollutant load and waste load allocations for Hangman Creek and its tributaries.</w:t>
      </w:r>
    </w:p>
    <w:p w14:paraId="1A0DE30E" w14:textId="23519265" w:rsidR="00963AF1" w:rsidRPr="00963AF1" w:rsidRDefault="00963AF1" w:rsidP="00963AF1">
      <w:r>
        <w:t xml:space="preserve">The results of this data summary report consist of all collected field measurements, comprehensive laboratory data, continuous temperature plots, streamflow measurements. Because the report was an accounting of a data collection and reporting effort, recommendations are not provided in this "Data Summary Report". </w:t>
      </w:r>
    </w:p>
    <w:p w14:paraId="7C3AE08B" w14:textId="0FD2E618" w:rsidR="00C22428" w:rsidRDefault="00C22428" w:rsidP="00C22428">
      <w:pPr>
        <w:pStyle w:val="Heading3"/>
      </w:pPr>
      <w:r>
        <w:t>2011 Hangman Creek Watershed Fecal Coliform, Temperature, and Turbidity TMDL Implementation Plan</w:t>
      </w:r>
    </w:p>
    <w:p w14:paraId="0E4F5B71" w14:textId="06180B9A" w:rsidR="00C22428" w:rsidRDefault="00C22428" w:rsidP="00D51B23">
      <w:r>
        <w:t xml:space="preserve">The Hangman (Latah) Creek Watershed Fecal Coliform Bacteria, Temperature, and Turbidity Total Maximum Daily Load (TMDL) Water Quality Implementation Plan outlines a comprehensive strategy to restore water quality in the Hangman Creek Watershed. The impetus for this plan stems arose from the fact that streams within the Hangman Creek Watershed were shown to be significantly impaired by excess fecal coliform, turbidity, and elevated water temperatures. The primary objective of this Water Quality Implementation Plan was to expand upon the recommendations of the preceding TMDL report by detailing the roles and responsibilities required to bring the impaired streams into compliance with water quality standards for bacteria, temperature, and turbidity. Additionally, the plan </w:t>
      </w:r>
      <w:proofErr w:type="gramStart"/>
      <w:r>
        <w:t>recommend</w:t>
      </w:r>
      <w:proofErr w:type="gramEnd"/>
      <w:r>
        <w:t xml:space="preserve"> activities that will reduce nutrient contributions, particularly phosphorus, which is a significant concern for the Spokane River and Lake Spokane Dissolved Oxygen TMDL</w:t>
      </w:r>
      <w:r w:rsidR="00D51B23">
        <w:t xml:space="preserve"> (to which Hangman Creek is a tributary)</w:t>
      </w:r>
      <w:r>
        <w:t xml:space="preserve">, and is also linked to dissolved oxygen and pH impairments in Hangman Creek. </w:t>
      </w:r>
    </w:p>
    <w:p w14:paraId="524C8C73" w14:textId="63495194" w:rsidR="00D51B23" w:rsidRPr="00D51B23" w:rsidRDefault="00D51B23" w:rsidP="00D51B23">
      <w:r>
        <w:t xml:space="preserve">As previously touched upon, the </w:t>
      </w:r>
      <w:r w:rsidR="00C22428">
        <w:t xml:space="preserve">analytical framework for this plan is based on the Total Maximum Daily Load (TMDL) approach, mandated by the federal Clean Water Act (CWA) for all 303(d) listed impaired waters. A TMDL is a quantitative assessment that determines the maximum amount of a pollutant a water body can receive without violating water quality standards (the "loading capacity") and then allocates this load among various sources. This allocation includes </w:t>
      </w:r>
      <w:proofErr w:type="spellStart"/>
      <w:r w:rsidR="00C22428">
        <w:t>wasteload</w:t>
      </w:r>
      <w:proofErr w:type="spellEnd"/>
      <w:r w:rsidR="00C22428">
        <w:t xml:space="preserve"> allocations (WLAs) for discrete point sources (like municipal or industrial discharge pipes) and load allocations (LAs) for diffuse nonpoint sources (such as agricultural or urban runoff). </w:t>
      </w:r>
      <w:r>
        <w:t xml:space="preserve">The report outlines </w:t>
      </w:r>
      <w:proofErr w:type="gramStart"/>
      <w:r>
        <w:t>a</w:t>
      </w:r>
      <w:r w:rsidR="00C22428">
        <w:t xml:space="preserve"> an</w:t>
      </w:r>
      <w:proofErr w:type="gramEnd"/>
      <w:r w:rsidR="00C22428">
        <w:t xml:space="preserve"> implementation strategy, expanding on the pollutant reduction requirements and allocations established in the initial TMDL document approved </w:t>
      </w:r>
      <w:r>
        <w:t>in</w:t>
      </w:r>
      <w:r w:rsidR="00C22428">
        <w:t xml:space="preserve"> 2009.</w:t>
      </w:r>
      <w:r w:rsidRPr="00D51B23">
        <w:rPr>
          <w:bCs/>
          <w:szCs w:val="24"/>
        </w:rPr>
        <w:t xml:space="preserve"> </w:t>
      </w:r>
      <w:r w:rsidRPr="00D51B23">
        <w:rPr>
          <w:bCs/>
        </w:rPr>
        <w:t>Town of Tekoa Wastewater Treatment Plant (WWTP) - Regulatory Compliance and Water Quality Implementation</w:t>
      </w:r>
    </w:p>
    <w:p w14:paraId="01FF2811" w14:textId="07EBCD3A" w:rsidR="00D51B23" w:rsidRPr="00D51B23" w:rsidRDefault="00D51B23" w:rsidP="00D51B23">
      <w:r w:rsidRPr="00D51B23">
        <w:t>The Town of Tekoa Wastewater Treatment Plant (WWTP), one of six National Pollutant Discharge Elimination System (NPDES) permitted facilities discharging to surface waters within the Hangman Creek Watershed, plays a specific role in the comprehensive Water Quality Implementation Plan. Its effluent discharges directly into Hangman Creek.</w:t>
      </w:r>
      <w:r>
        <w:t xml:space="preserve"> </w:t>
      </w:r>
      <w:r w:rsidRPr="00D51B23">
        <w:t xml:space="preserve">For fecal coliform bacteria, the TMDL assessment identified the Tekoa WWTP as the only point source requiring a reduction from its then-current NPDES permit limits. </w:t>
      </w:r>
      <w:r w:rsidRPr="00D51B23">
        <w:lastRenderedPageBreak/>
        <w:t xml:space="preserve">The TMDL established a specific 78% reduction target for Tekoa WWTP to achieve a </w:t>
      </w:r>
      <w:proofErr w:type="spellStart"/>
      <w:r w:rsidRPr="00D51B23">
        <w:t>wasteload</w:t>
      </w:r>
      <w:proofErr w:type="spellEnd"/>
      <w:r w:rsidRPr="00D51B23">
        <w:t xml:space="preserve"> allocation, down from a previously calculated </w:t>
      </w:r>
      <w:r>
        <w:t xml:space="preserve">load which was </w:t>
      </w:r>
      <w:r w:rsidRPr="00D51B23">
        <w:t>based on 2003-2004 data. However, the report also notes that, based on the most recent monitoring records at the time of publication, the Tekoa WWTP was already in compliance with this fecal coliform target reduction.</w:t>
      </w:r>
      <w:r>
        <w:t xml:space="preserve">  This has by-in-large remained true in the intervening years outside a sparse set of violations.</w:t>
      </w:r>
    </w:p>
    <w:p w14:paraId="34B0BA8A" w14:textId="1E0B3B80" w:rsidR="00D51B23" w:rsidRPr="00D51B23" w:rsidRDefault="00D51B23" w:rsidP="00D51B23">
      <w:r>
        <w:t xml:space="preserve">Of key importance to operation of any propose wastewater treatment facility, </w:t>
      </w:r>
      <w:r w:rsidRPr="00D51B23">
        <w:t xml:space="preserve">the Tekoa WWTP faces specific numeric </w:t>
      </w:r>
      <w:proofErr w:type="spellStart"/>
      <w:r w:rsidRPr="00D51B23">
        <w:t>wasteload</w:t>
      </w:r>
      <w:proofErr w:type="spellEnd"/>
      <w:r w:rsidRPr="00D51B23">
        <w:t xml:space="preserve"> </w:t>
      </w:r>
      <w:r w:rsidR="00EF7E3A">
        <w:t xml:space="preserve">with respect to temperature </w:t>
      </w:r>
      <w:r w:rsidRPr="00D51B23">
        <w:t>allocation</w:t>
      </w:r>
      <w:r>
        <w:t xml:space="preserve">s </w:t>
      </w:r>
      <w:r w:rsidRPr="00D51B23">
        <w:t>for effluent discharge during the critical summer months of June, July, and August. These WLAs specify maximum effluent temperatures of 18.2°C for June, 21.5°C for July, and 17.7°C for August</w:t>
      </w:r>
      <w:r w:rsidR="00EF7E3A">
        <w:t xml:space="preserve">. </w:t>
      </w:r>
      <w:r w:rsidRPr="00D51B23">
        <w:t>This is a distinct requirement, as several other WWTPs in the watershed have a "No discharge" requirement during these months. Furthermore, the Hangman Creek reach above the Tekoa WWTP has a significant need for riparian restoration, requiring a 50% increase in effective shade to reach system potential vegetation, indicating existing temperature challenges in the surrounding stream environment.</w:t>
      </w:r>
    </w:p>
    <w:p w14:paraId="0E7E4E23" w14:textId="3DDA2357" w:rsidR="00D51B23" w:rsidRPr="00D51B23" w:rsidRDefault="00D51B23" w:rsidP="00D51B23">
      <w:r w:rsidRPr="00D51B23">
        <w:t xml:space="preserve">For </w:t>
      </w:r>
      <w:r w:rsidR="00EF7E3A">
        <w:t xml:space="preserve">TSS, </w:t>
      </w:r>
      <w:r w:rsidRPr="00D51B23">
        <w:t>the report states that the current NPDES turbidity limits for all WWTPs, including Tekoa, are considered adequate to protect water quality</w:t>
      </w:r>
      <w:r w:rsidR="00EF7E3A">
        <w:t xml:space="preserve"> and require no further reduction. </w:t>
      </w:r>
      <w:r w:rsidRPr="00D51B23">
        <w:t xml:space="preserve">Overall, as with other WWTPs in the watershed, when the NPDES permit for the Town of Tekoa WWTP is reissued, it will contain the </w:t>
      </w:r>
      <w:proofErr w:type="spellStart"/>
      <w:r w:rsidRPr="00D51B23">
        <w:t>wasteload</w:t>
      </w:r>
      <w:proofErr w:type="spellEnd"/>
      <w:r w:rsidRPr="00D51B23">
        <w:t xml:space="preserve"> allocations established in this TMDL. The Town is encouraged to work closely with its Ecology permit manager to ensure all necessary actions are addressed in its monitoring and permit requirements for TMDL compliance. Additionally, the Town of Tekoa, like other towns in the watershed, is advised to plan for necessary improvements to meet these limits and to prepare for potential nutrient limits in the future when its permits are reissued, as nutrient reduction is a broader goal related to the Spokane River and Lake Spokane Dissolved Oxygen TMDL.</w:t>
      </w:r>
    </w:p>
    <w:p w14:paraId="1F7A3FB9" w14:textId="5A49D0AB" w:rsidR="00EF7E3A" w:rsidRDefault="00EF7E3A" w:rsidP="00EF7E3A">
      <w:pPr>
        <w:pStyle w:val="Heading3"/>
      </w:pPr>
      <w:bookmarkStart w:id="14" w:name="_Hlk208579944"/>
      <w:r>
        <w:t xml:space="preserve">2020 Tekoa Wastewater Treatment Plant </w:t>
      </w:r>
      <w:bookmarkEnd w:id="14"/>
      <w:r>
        <w:t>Dissolved Oxygen, pH, and Nutrients Receiving Water Study</w:t>
      </w:r>
    </w:p>
    <w:p w14:paraId="0CCA69E0" w14:textId="509C9E0B" w:rsidR="00EF7E3A" w:rsidRDefault="00EF7E3A" w:rsidP="00EF7E3A">
      <w:r>
        <w:t xml:space="preserve">The Tekoa Wastewater Treatment Plant Dissolved Oxygen, pH, and Nutrients Receiving Water Study was primarily driven by the aging infrastructure of the City of Tekoa's wastewater treatment plant (WWTP), which was originally built in 1950 with significant upgrades in 1974 and 1990. Further impetus was the plant's compliance schedule to meet effluent temperature limits by July 2024, as established by the 2009 Hangman Creek Watershed TMDL. Crucially, preliminary data from 2009 </w:t>
      </w:r>
      <w:proofErr w:type="gramStart"/>
      <w:r>
        <w:t>had indicated</w:t>
      </w:r>
      <w:proofErr w:type="gramEnd"/>
      <w:r>
        <w:t xml:space="preserve"> that nutrient discharges from the Tekoa WWTP might be contributing to DO and pH impairments in Hangman Creek. The objectives of the 2017 field study, which focused on nutrients, pH, dissolved oxygen, and algal eutrophication during May-October critical period, were to determine the effluent nutrient load limits necessary to protect pH and DO in Hangman Creek and to provide essential information for Tekoa's facility planning efforts. The study aimed to present its field investigation findings, offer a modeling analysis of effluent nutrient impacts, and recommend specific effluent nutrient limits.</w:t>
      </w:r>
    </w:p>
    <w:p w14:paraId="16A2ADE9" w14:textId="0E5A4D1C" w:rsidR="00EF7E3A" w:rsidRDefault="00EF7E3A" w:rsidP="00EF7E3A">
      <w:r>
        <w:t xml:space="preserve">The analytical </w:t>
      </w:r>
      <w:r w:rsidR="0005542D">
        <w:t>approach for</w:t>
      </w:r>
      <w:r>
        <w:t xml:space="preserve"> study initially planned to use</w:t>
      </w:r>
      <w:r w:rsidR="0005542D">
        <w:t xml:space="preserve"> existing </w:t>
      </w:r>
      <w:proofErr w:type="gramStart"/>
      <w:r w:rsidR="0005542D">
        <w:t>models</w:t>
      </w:r>
      <w:proofErr w:type="gramEnd"/>
      <w:r>
        <w:t xml:space="preserve"> standard for river water quality, which successfully calibrated hydrodynamics and temperature. The results of the study revealed </w:t>
      </w:r>
      <w:r>
        <w:lastRenderedPageBreak/>
        <w:t>several key findings</w:t>
      </w:r>
      <w:r w:rsidR="0005542D">
        <w:t xml:space="preserve"> which revealed </w:t>
      </w:r>
      <w:r>
        <w:t xml:space="preserve">consistent impacts on pH and DO were observed downstream of Tekoa WWTP during summer low-flow periods, with pH frequently exceeding the </w:t>
      </w:r>
      <w:r w:rsidR="0005542D">
        <w:t xml:space="preserve">water quality </w:t>
      </w:r>
      <w:r>
        <w:t>standard. Unlike many small streams, suspended algae played a crucial role in determining summertime pH and DO levels in upper Hangman Creek, attributed to the exceptionally slow water movement through deep, wide pools.</w:t>
      </w:r>
      <w:r w:rsidR="0005542D">
        <w:t xml:space="preserve"> </w:t>
      </w:r>
      <w:r>
        <w:t xml:space="preserve">Tekoa WWTP was identified as the predominant source of soluble reactive phosphorus and contributed the majority (at times over 90%) of both SRP and dissolved inorganic nitrogen </w:t>
      </w:r>
      <w:r w:rsidR="0005542D">
        <w:t xml:space="preserve">(DIN) </w:t>
      </w:r>
      <w:r>
        <w:t xml:space="preserve">during the critical low-flow period. Algae growth was primarily nitrogen-limited, though phosphorus was also found to be co-limiting. Environmental factors like extreme seasonal streamflow variability (effluent </w:t>
      </w:r>
      <w:r w:rsidR="0005542D">
        <w:t xml:space="preserve">from the Tekoa plant comprised up to </w:t>
      </w:r>
      <w:r>
        <w:t>10-15% of downstream flow during summer), clear water allowing light penetration, and warm summer temperatures</w:t>
      </w:r>
      <w:r w:rsidR="0005542D">
        <w:t xml:space="preserve"> </w:t>
      </w:r>
      <w:r>
        <w:t>created a critical season for nutrient-driven algal growth and subsequent pH</w:t>
      </w:r>
      <w:r w:rsidR="0005542D">
        <w:t xml:space="preserve"> and </w:t>
      </w:r>
      <w:r>
        <w:t>DO impacts.</w:t>
      </w:r>
    </w:p>
    <w:p w14:paraId="39972149" w14:textId="7E8D89BC" w:rsidR="00963AF1" w:rsidRDefault="00EF7E3A" w:rsidP="00EF7E3A">
      <w:r>
        <w:t>Based on these findings, the study offered several recommendations</w:t>
      </w:r>
      <w:r w:rsidR="0005542D">
        <w:t xml:space="preserve"> to </w:t>
      </w:r>
      <w:r>
        <w:t xml:space="preserve">Ecology </w:t>
      </w:r>
      <w:r w:rsidR="0005542D">
        <w:t>to i</w:t>
      </w:r>
      <w:r>
        <w:t>mplement stringent effluent nutrient load limits for the Tekoa WWTP</w:t>
      </w:r>
      <w:r w:rsidR="0005542D">
        <w:t xml:space="preserve"> </w:t>
      </w:r>
      <w:r>
        <w:t xml:space="preserve">for </w:t>
      </w:r>
      <w:r w:rsidR="0005542D">
        <w:t>DIN and TP</w:t>
      </w:r>
      <w:r>
        <w:t xml:space="preserve">. These limits are </w:t>
      </w:r>
      <w:r w:rsidR="0005542D">
        <w:t>recommended t</w:t>
      </w:r>
      <w:r>
        <w:t xml:space="preserve">o be applied annually during the critical season from June through October, </w:t>
      </w:r>
      <w:r w:rsidR="0005542D">
        <w:t>as d</w:t>
      </w:r>
      <w:r>
        <w:t>etermined by flow and temperature conditions.</w:t>
      </w:r>
      <w:r w:rsidR="0005542D">
        <w:t xml:space="preserve">  Of note about these recommendations is their relative severity:  according to </w:t>
      </w:r>
      <w:r w:rsidR="0005542D" w:rsidRPr="0005542D">
        <w:rPr>
          <w:highlight w:val="yellow"/>
        </w:rPr>
        <w:t>XXX</w:t>
      </w:r>
      <w:r w:rsidR="0005542D">
        <w:t xml:space="preserve"> tolerances, the recommendations are outside of measurable limits and are expected to be very hard to achieve without expensive, specialized equipment.</w:t>
      </w:r>
    </w:p>
    <w:p w14:paraId="7FA357BC" w14:textId="33C69AF2" w:rsidR="00445B76" w:rsidRDefault="00445B76" w:rsidP="00EF7E3A">
      <w:pPr>
        <w:pStyle w:val="Heading3"/>
      </w:pPr>
      <w:r>
        <w:t>Summary and Implications</w:t>
      </w:r>
    </w:p>
    <w:p w14:paraId="75914CB7" w14:textId="3ABB4072" w:rsidR="00445B76" w:rsidRPr="00445B76" w:rsidRDefault="00445B76" w:rsidP="00445B76">
      <w:r w:rsidRPr="00445B76">
        <w:t xml:space="preserve">The series of studies conducted on the Tekoa Wastewater Treatment Plant (WWTP) and the broader Hangman Creek watershed have </w:t>
      </w:r>
      <w:r>
        <w:t>profound relevance to the feasibility proposed plant modifications</w:t>
      </w:r>
      <w:r w:rsidRPr="00445B76">
        <w:t xml:space="preserve">, revealing critical environmental challenges and leading to stringent regulatory requirements. </w:t>
      </w:r>
    </w:p>
    <w:p w14:paraId="1191F8ED" w14:textId="1211A56E" w:rsidR="006C0CA1" w:rsidRDefault="00445B76" w:rsidP="00EF7E3A">
      <w:r w:rsidRPr="00445B76">
        <w:t xml:space="preserve">This extensive body of research should critically inform the planning for a new wastewater treatment plant for the City of Tekoa, especially given the existing facility's aging infrastructure and urgent need for repair, upgrade, or replacement. The new plant must be designed to meet the highly restrictive effluent nutrient load limits for dissolved inorganic nitrogen (DIN) and total phosphorus (TP), which are applicable annually during the critical season from June through October. These limits represent a small fraction of current nutrient discharges, </w:t>
      </w:r>
      <w:r>
        <w:t xml:space="preserve">and meeting the proposed limits will necessitate either </w:t>
      </w:r>
      <w:r w:rsidRPr="00445B76">
        <w:t>advanced treatment technologies</w:t>
      </w:r>
      <w:r>
        <w:t xml:space="preserve"> or periods of diverted effluent flow</w:t>
      </w:r>
      <w:r w:rsidR="005C74BC">
        <w:t xml:space="preserve"> such as land application or seasonal storage</w:t>
      </w:r>
      <w:r w:rsidRPr="00445B76">
        <w:t>. Furthermore, the new facility must comply with the effluent temperature limits established by the 2009 TMDL</w:t>
      </w:r>
      <w:r>
        <w:t xml:space="preserve"> which were brought into effect in</w:t>
      </w:r>
      <w:r w:rsidRPr="00445B76">
        <w:t xml:space="preserve"> July 2024. Options for thermal reduction such as seasonal storage, land application, or infiltration trenches should be thoroughly investigated. Plann</w:t>
      </w:r>
      <w:r>
        <w:t xml:space="preserve">ed modifications must accommodate </w:t>
      </w:r>
      <w:r w:rsidRPr="00445B76">
        <w:t>the poor dilution factor of Tekoa's effluent in Hangman Creek during summer low flows, where wastewater can comprise</w:t>
      </w:r>
      <w:r>
        <w:t xml:space="preserve"> up to</w:t>
      </w:r>
      <w:r w:rsidRPr="00445B76">
        <w:t xml:space="preserve"> 10-15% of the downstream flow</w:t>
      </w:r>
      <w:r>
        <w:t xml:space="preserve">.  </w:t>
      </w:r>
    </w:p>
    <w:p w14:paraId="4761E817" w14:textId="6CA2D0F5" w:rsidR="00445B76" w:rsidRPr="00774561" w:rsidRDefault="006C0CA1" w:rsidP="006C0CA1">
      <w:pPr>
        <w:spacing w:after="160" w:line="259" w:lineRule="auto"/>
      </w:pPr>
      <w:r>
        <w:br w:type="page"/>
      </w:r>
    </w:p>
    <w:p w14:paraId="3456D3BE" w14:textId="68C3C5A0" w:rsidR="0058224C" w:rsidRPr="0058224C" w:rsidRDefault="0058224C" w:rsidP="009973AE">
      <w:pPr>
        <w:pStyle w:val="Heading1"/>
      </w:pPr>
      <w:bookmarkStart w:id="15" w:name="_Toc206075559"/>
      <w:r w:rsidRPr="0058224C">
        <w:lastRenderedPageBreak/>
        <w:t>BACKGROUND INFORMATION</w:t>
      </w:r>
      <w:bookmarkEnd w:id="15"/>
    </w:p>
    <w:p w14:paraId="0205EABB" w14:textId="77777777" w:rsidR="0058224C" w:rsidRPr="0058224C" w:rsidRDefault="0058224C" w:rsidP="0058224C">
      <w:pPr>
        <w:jc w:val="both"/>
      </w:pPr>
      <w:r w:rsidRPr="0058224C">
        <w:t>This section provides context regarding the environmental setting, community characteristics, and population trends relevant to the Tekoa WWTP Facility Plan.</w:t>
      </w:r>
    </w:p>
    <w:p w14:paraId="092301E9" w14:textId="3C1242B3" w:rsidR="000A0B56" w:rsidRPr="000A0B56" w:rsidRDefault="0058224C" w:rsidP="00192C9A">
      <w:pPr>
        <w:pStyle w:val="Heading2"/>
      </w:pPr>
      <w:bookmarkStart w:id="16" w:name="_Toc206075560"/>
      <w:r w:rsidRPr="005D71A5">
        <w:rPr>
          <w:rStyle w:val="Heading2Char"/>
          <w:b/>
        </w:rPr>
        <w:t>Environmental</w:t>
      </w:r>
      <w:bookmarkEnd w:id="16"/>
    </w:p>
    <w:p w14:paraId="3E6F92F6" w14:textId="486B48A0" w:rsidR="0058224C" w:rsidRDefault="005D71A5" w:rsidP="00DC5B01">
      <w:pPr>
        <w:pStyle w:val="Heading3"/>
      </w:pPr>
      <w:bookmarkStart w:id="17" w:name="_Toc206075562"/>
      <w:r>
        <w:t>Wetlands</w:t>
      </w:r>
      <w:bookmarkEnd w:id="17"/>
    </w:p>
    <w:p w14:paraId="18089214" w14:textId="4FD6A092" w:rsidR="00C9334E" w:rsidRDefault="00B86786" w:rsidP="00B86786">
      <w:pPr>
        <w:pStyle w:val="Heading4"/>
      </w:pPr>
      <w:r w:rsidRPr="00B86786">
        <w:t>Existing conditions</w:t>
      </w:r>
    </w:p>
    <w:p w14:paraId="63CDC234" w14:textId="70B229C4" w:rsidR="00C9334E" w:rsidRPr="00B86786" w:rsidRDefault="00C9334E" w:rsidP="00B86786">
      <w:r w:rsidRPr="00C9334E">
        <w:t>A desktop review of available mapping resources, including the City of Tekoa Critical Areas Data Maps maintained per TMC 4.24.100 (available at the City Clerk’s office) and the National Wetlands Inventory (NWI),</w:t>
      </w:r>
      <w:r>
        <w:t xml:space="preserve"> </w:t>
      </w:r>
      <w:r w:rsidRPr="00C9334E">
        <w:t xml:space="preserve">indicates that the </w:t>
      </w:r>
      <w:r w:rsidR="00192C9A">
        <w:t>Tekoa has a defined procedure to consider construction of facilities that</w:t>
      </w:r>
      <w:r w:rsidRPr="00C9334E">
        <w:t xml:space="preserve"> may be within the City’s Critical Areas Overlay Zone, which includes all areas within 250 feet of designated wetlands and critical wildlife habitat, aquifer recharge areas, geologically hazardous areas (with a 25-foot buffer), and frequently flooded areas mapped as FEMA Zone A or AE (TMC 4.24.010, 4.24.100). T</w:t>
      </w:r>
      <w:r w:rsidR="00192C9A">
        <w:t xml:space="preserve">he data is available in Appendix X of this </w:t>
      </w:r>
      <w:proofErr w:type="gramStart"/>
      <w:r w:rsidR="00192C9A">
        <w:t>report, and</w:t>
      </w:r>
      <w:proofErr w:type="gramEnd"/>
      <w:r w:rsidR="00192C9A">
        <w:t xml:space="preserve"> should be considered</w:t>
      </w:r>
      <w:r w:rsidRPr="00C9334E">
        <w:t xml:space="preserve"> illustrative and non-regulatory</w:t>
      </w:r>
      <w:r w:rsidR="00192C9A">
        <w:t>.</w:t>
      </w:r>
      <w:r w:rsidRPr="00C9334E">
        <w:t xml:space="preserve"> </w:t>
      </w:r>
      <w:proofErr w:type="gramStart"/>
      <w:r w:rsidRPr="00C9334E">
        <w:t>they</w:t>
      </w:r>
      <w:proofErr w:type="gramEnd"/>
      <w:r w:rsidRPr="00C9334E">
        <w:t xml:space="preserve"> are intended to alert applicants to potential constraints and to trigger site-specific analysis (TMC 4.24.100). Confirmation of wetland presence, extent, and type requires a formal field delineation by a qualified professional using an acceptable methodology and applying the Washington Department of Ecology’s wetland methods. Following delineation, each wetland must be rated using the Eastern Washington wetland rating system as adopted by the </w:t>
      </w:r>
      <w:proofErr w:type="gramStart"/>
      <w:r w:rsidRPr="00C9334E">
        <w:t>City</w:t>
      </w:r>
      <w:proofErr w:type="gramEnd"/>
      <w:r w:rsidRPr="00C9334E">
        <w:t xml:space="preserve"> (Washington State Wetland Rating System for Eastern Washington; Ecology Publication 04-06-015, or as updated) to determine category, functions, and special characteristics (TMC 4.24.050.A–B). Surveyed boundaries and ratings will supersede planning-level mapping and will be used to set regulatory buffers and to inform </w:t>
      </w:r>
      <w:proofErr w:type="gramStart"/>
      <w:r w:rsidRPr="00C9334E">
        <w:t>siting</w:t>
      </w:r>
      <w:proofErr w:type="gramEnd"/>
      <w:r w:rsidRPr="00C9334E">
        <w:t xml:space="preserve"> and layout of the preferred alternative. </w:t>
      </w:r>
    </w:p>
    <w:p w14:paraId="3A54DA5A" w14:textId="1DE17F87" w:rsidR="00B86786" w:rsidRPr="00B86786" w:rsidRDefault="00B86786" w:rsidP="00C9334E">
      <w:pPr>
        <w:pStyle w:val="Heading4"/>
      </w:pPr>
      <w:r w:rsidRPr="00B86786">
        <w:t>Regulatory setting</w:t>
      </w:r>
    </w:p>
    <w:p w14:paraId="3817C07E" w14:textId="42537974" w:rsidR="00192C9A" w:rsidRDefault="00192C9A" w:rsidP="00B86786">
      <w:r w:rsidRPr="00192C9A">
        <w:t>Wetlands are designated critical areas in the City of Tekoa and are regulated under Tekoa Municipal Code (TMC) Chapter 4.24, Protection of Critical Areas. Any development proposed within the Critical Areas Overlay Zone is subject to project review unless specifically exempt. Where projects are likely to affect critical areas, applicants must submit a technical study prepared by qualified professionals using best available science to identify precise limits</w:t>
      </w:r>
      <w:r>
        <w:t xml:space="preserve"> and impacts</w:t>
      </w:r>
      <w:r w:rsidRPr="00192C9A">
        <w:t xml:space="preserve">. Wetlands must be delineated and rated using Ecology’s Eastern Washington wetland rating system, </w:t>
      </w:r>
      <w:r>
        <w:t>and s</w:t>
      </w:r>
      <w:r w:rsidRPr="00192C9A">
        <w:t>tandard wetland buffers are established by local code as follows</w:t>
      </w:r>
      <w:r>
        <w:t xml:space="preserve"> </w:t>
      </w:r>
      <w:r w:rsidRPr="00192C9A">
        <w:t xml:space="preserve">(TMC 4.24.050.C): </w:t>
      </w:r>
    </w:p>
    <w:tbl>
      <w:tblPr>
        <w:tblStyle w:val="TableGrid1"/>
        <w:tblW w:w="0" w:type="auto"/>
        <w:tblLook w:val="04A0" w:firstRow="1" w:lastRow="0" w:firstColumn="1" w:lastColumn="0" w:noHBand="0" w:noVBand="1"/>
      </w:tblPr>
      <w:tblGrid>
        <w:gridCol w:w="2155"/>
        <w:gridCol w:w="7195"/>
      </w:tblGrid>
      <w:tr w:rsidR="000F703F" w14:paraId="1958CCA6" w14:textId="77777777" w:rsidTr="00812257">
        <w:tc>
          <w:tcPr>
            <w:tcW w:w="2155" w:type="dxa"/>
            <w:shd w:val="clear" w:color="auto" w:fill="D0CECE" w:themeFill="background2" w:themeFillShade="E6"/>
          </w:tcPr>
          <w:p w14:paraId="5B3EA870" w14:textId="41D219A6" w:rsidR="000F703F" w:rsidRPr="000F703F" w:rsidRDefault="000F703F" w:rsidP="00B86786">
            <w:pPr>
              <w:rPr>
                <w:b/>
                <w:bCs/>
              </w:rPr>
            </w:pPr>
            <w:r w:rsidRPr="000F703F">
              <w:rPr>
                <w:b/>
                <w:bCs/>
              </w:rPr>
              <w:t>Wetland Category</w:t>
            </w:r>
          </w:p>
        </w:tc>
        <w:tc>
          <w:tcPr>
            <w:tcW w:w="7195" w:type="dxa"/>
            <w:shd w:val="clear" w:color="auto" w:fill="D0CECE" w:themeFill="background2" w:themeFillShade="E6"/>
          </w:tcPr>
          <w:p w14:paraId="0DD0ABBB" w14:textId="3CBE7769" w:rsidR="000F703F" w:rsidRPr="000F703F" w:rsidRDefault="000F703F" w:rsidP="00192C9A">
            <w:pPr>
              <w:jc w:val="center"/>
              <w:rPr>
                <w:b/>
                <w:bCs/>
              </w:rPr>
            </w:pPr>
            <w:r w:rsidRPr="000F703F">
              <w:rPr>
                <w:b/>
                <w:bCs/>
              </w:rPr>
              <w:t>Buffer Required</w:t>
            </w:r>
          </w:p>
        </w:tc>
      </w:tr>
      <w:tr w:rsidR="00192C9A" w14:paraId="59F7B3A5" w14:textId="77777777" w:rsidTr="000F703F">
        <w:tc>
          <w:tcPr>
            <w:tcW w:w="2155" w:type="dxa"/>
          </w:tcPr>
          <w:p w14:paraId="755D30E9" w14:textId="49C13A11" w:rsidR="00192C9A" w:rsidRDefault="00192C9A" w:rsidP="00B86786">
            <w:r w:rsidRPr="00192C9A">
              <w:t>Category I</w:t>
            </w:r>
          </w:p>
        </w:tc>
        <w:tc>
          <w:tcPr>
            <w:tcW w:w="7195" w:type="dxa"/>
          </w:tcPr>
          <w:p w14:paraId="132A547B" w14:textId="09C71F66" w:rsidR="00192C9A" w:rsidRDefault="00192C9A" w:rsidP="00192C9A">
            <w:pPr>
              <w:jc w:val="center"/>
            </w:pPr>
            <w:r>
              <w:t>250 feet</w:t>
            </w:r>
          </w:p>
        </w:tc>
      </w:tr>
      <w:tr w:rsidR="00192C9A" w14:paraId="4346E6E6" w14:textId="77777777" w:rsidTr="000F703F">
        <w:tc>
          <w:tcPr>
            <w:tcW w:w="2155" w:type="dxa"/>
          </w:tcPr>
          <w:p w14:paraId="0EB3AD4B" w14:textId="088F4467" w:rsidR="00192C9A" w:rsidRDefault="00192C9A" w:rsidP="00B86786">
            <w:r>
              <w:t>Category II</w:t>
            </w:r>
          </w:p>
        </w:tc>
        <w:tc>
          <w:tcPr>
            <w:tcW w:w="7195" w:type="dxa"/>
          </w:tcPr>
          <w:p w14:paraId="1E0BBC63" w14:textId="37F37049" w:rsidR="00192C9A" w:rsidRDefault="00192C9A" w:rsidP="00192C9A">
            <w:pPr>
              <w:jc w:val="center"/>
            </w:pPr>
            <w:r>
              <w:t>200 feet</w:t>
            </w:r>
          </w:p>
        </w:tc>
      </w:tr>
      <w:tr w:rsidR="00192C9A" w14:paraId="35E7AE0D" w14:textId="77777777" w:rsidTr="000F703F">
        <w:trPr>
          <w:trHeight w:val="70"/>
        </w:trPr>
        <w:tc>
          <w:tcPr>
            <w:tcW w:w="2155" w:type="dxa"/>
          </w:tcPr>
          <w:p w14:paraId="1214E398" w14:textId="31869D3A" w:rsidR="00192C9A" w:rsidRDefault="00192C9A" w:rsidP="00B86786">
            <w:r>
              <w:t>Category III</w:t>
            </w:r>
          </w:p>
        </w:tc>
        <w:tc>
          <w:tcPr>
            <w:tcW w:w="7195" w:type="dxa"/>
          </w:tcPr>
          <w:p w14:paraId="466BF01F" w14:textId="0A0E9237" w:rsidR="00192C9A" w:rsidRDefault="00192C9A" w:rsidP="00192C9A">
            <w:pPr>
              <w:jc w:val="center"/>
            </w:pPr>
            <w:r>
              <w:t>150 feet</w:t>
            </w:r>
          </w:p>
        </w:tc>
      </w:tr>
      <w:tr w:rsidR="00192C9A" w14:paraId="40C19445" w14:textId="77777777" w:rsidTr="000F703F">
        <w:tc>
          <w:tcPr>
            <w:tcW w:w="2155" w:type="dxa"/>
          </w:tcPr>
          <w:p w14:paraId="140D0BEE" w14:textId="123CD2C8" w:rsidR="00192C9A" w:rsidRDefault="00192C9A" w:rsidP="00B86786">
            <w:r>
              <w:t>Category IV</w:t>
            </w:r>
          </w:p>
        </w:tc>
        <w:tc>
          <w:tcPr>
            <w:tcW w:w="7195" w:type="dxa"/>
          </w:tcPr>
          <w:p w14:paraId="538F6FD1" w14:textId="02A8335D" w:rsidR="00192C9A" w:rsidRDefault="00192C9A" w:rsidP="00192C9A">
            <w:pPr>
              <w:jc w:val="center"/>
            </w:pPr>
            <w:r>
              <w:t>50 feet</w:t>
            </w:r>
          </w:p>
        </w:tc>
      </w:tr>
    </w:tbl>
    <w:p w14:paraId="18633DD4" w14:textId="65E985B3" w:rsidR="00192C9A" w:rsidRDefault="00192C9A">
      <w:pPr>
        <w:spacing w:after="160" w:line="259" w:lineRule="auto"/>
      </w:pPr>
    </w:p>
    <w:p w14:paraId="7281AD5A" w14:textId="7A42C6A3" w:rsidR="00192C9A" w:rsidRPr="00B86786" w:rsidRDefault="00192C9A" w:rsidP="00B86786">
      <w:r w:rsidRPr="00192C9A">
        <w:lastRenderedPageBreak/>
        <w:t>Buffers may be increased case</w:t>
      </w:r>
      <w:r>
        <w:t xml:space="preserve"> by case</w:t>
      </w:r>
      <w:r w:rsidRPr="00192C9A">
        <w:t xml:space="preserve"> </w:t>
      </w:r>
      <w:r>
        <w:t xml:space="preserve">basis, </w:t>
      </w:r>
      <w:r w:rsidRPr="00192C9A">
        <w:t xml:space="preserve">based on best available science, or decreased by up to fifty percent if stringent findings are </w:t>
      </w:r>
      <w:r>
        <w:t xml:space="preserve">met. </w:t>
      </w:r>
      <w:r w:rsidRPr="00192C9A">
        <w:t>Certain low-impact uses may occur within buffers if they do not degrade wetland functions</w:t>
      </w:r>
      <w:r>
        <w:t xml:space="preserve">. </w:t>
      </w:r>
      <w:r w:rsidRPr="00192C9A">
        <w:t xml:space="preserve">The </w:t>
      </w:r>
      <w:proofErr w:type="gramStart"/>
      <w:r w:rsidRPr="00192C9A">
        <w:t>City</w:t>
      </w:r>
      <w:proofErr w:type="gramEnd"/>
      <w:r w:rsidRPr="00192C9A">
        <w:t xml:space="preserve"> applies mitigation sequencing that requires projects to first avoid impacts, then minimize, rectify, reduce over time, compensate, and monito</w:t>
      </w:r>
      <w:r>
        <w:t>.</w:t>
      </w:r>
      <w:r w:rsidRPr="00192C9A">
        <w:t xml:space="preserve"> If unavoidable wetland or buffer impacts occur, a mitigation or enhancement plan prepared by a qualified expert is required and must follow Department of Ecology guidance</w:t>
      </w:r>
      <w:r>
        <w:t xml:space="preserve">. </w:t>
      </w:r>
      <w:r w:rsidRPr="00192C9A">
        <w:t>Frequently flooded areas are regulated under the City’s flood damage prevention ordinance using FEMA FIRMs, and aquifer protection standards apply within critical aquifer recharge areas</w:t>
      </w:r>
      <w:r>
        <w:t xml:space="preserve">. </w:t>
      </w:r>
      <w:r w:rsidRPr="00192C9A">
        <w:t xml:space="preserve">SEPA applies to the project </w:t>
      </w:r>
      <w:proofErr w:type="gramStart"/>
      <w:r w:rsidRPr="00192C9A">
        <w:t>per</w:t>
      </w:r>
      <w:proofErr w:type="gramEnd"/>
      <w:r w:rsidRPr="00192C9A">
        <w:t xml:space="preserve"> state law and is administered by the </w:t>
      </w:r>
      <w:proofErr w:type="gramStart"/>
      <w:r w:rsidRPr="00192C9A">
        <w:t>City</w:t>
      </w:r>
      <w:proofErr w:type="gramEnd"/>
      <w:r>
        <w:t>.</w:t>
      </w:r>
      <w:r w:rsidRPr="00192C9A">
        <w:t xml:space="preserve"> </w:t>
      </w:r>
      <w:r>
        <w:t>Th</w:t>
      </w:r>
      <w:r w:rsidRPr="00192C9A">
        <w:t>e need for shoreline permits depends on whether the site lies within shoreline jurisdiction under the City’s SMP, which must be confirmed.</w:t>
      </w:r>
    </w:p>
    <w:p w14:paraId="1BBBA69A" w14:textId="77777777" w:rsidR="00B86786" w:rsidRPr="00B86786" w:rsidRDefault="00B86786" w:rsidP="00C9334E">
      <w:pPr>
        <w:pStyle w:val="Heading4"/>
      </w:pPr>
      <w:r w:rsidRPr="00B86786">
        <w:t>Alternatives analysis</w:t>
      </w:r>
    </w:p>
    <w:p w14:paraId="7044A502" w14:textId="1DC8C1BD" w:rsidR="00B86786" w:rsidRPr="00B86786" w:rsidRDefault="00B86786" w:rsidP="00B86786">
      <w:r w:rsidRPr="00B86786">
        <w:t xml:space="preserve">At the planning stage, site and layout alternatives </w:t>
      </w:r>
      <w:r w:rsidR="00192C9A">
        <w:t>should be</w:t>
      </w:r>
      <w:r w:rsidRPr="00B86786">
        <w:t xml:space="preserve"> screened against criteria informed by Ecology guidance and the local regulatory framework. Alternatives that avoid wetlands and their buffers are preferred. Where complete avoidance is not practicable, layouts that minimize new crossings, grading, and encroachments within buffers were favored. Concepts were also evaluated for compatibility with maintaining wetland hydrology and water quality through stormwater management consistent with the locally adopted stormwater manual</w:t>
      </w:r>
      <w:r w:rsidR="00192C9A">
        <w:t xml:space="preserve">. </w:t>
      </w:r>
      <w:r w:rsidRPr="00B86786">
        <w:t>Finally, the screening considered each alternative’s potential to reduce the need for compensatory mitigation</w:t>
      </w:r>
      <w:r w:rsidR="00192C9A">
        <w:t>.</w:t>
      </w:r>
    </w:p>
    <w:p w14:paraId="147B2D4C" w14:textId="77777777" w:rsidR="00B86786" w:rsidRPr="00B86786" w:rsidRDefault="00B86786" w:rsidP="00C9334E">
      <w:pPr>
        <w:pStyle w:val="Heading4"/>
      </w:pPr>
      <w:r w:rsidRPr="00B86786">
        <w:t>Permitting</w:t>
      </w:r>
    </w:p>
    <w:p w14:paraId="20D5EEE3" w14:textId="68107185" w:rsidR="00B86786" w:rsidRPr="00B86786" w:rsidRDefault="00B86786" w:rsidP="00B86786">
      <w:r w:rsidRPr="00B86786">
        <w:t xml:space="preserve">Based on planning-level information, wetland-related approvals for the preferred alternative are expected to include local critical areas review and permitting under the </w:t>
      </w:r>
      <w:r w:rsidR="008179BA">
        <w:t>City of Tekoa’s</w:t>
      </w:r>
      <w:r w:rsidRPr="00B86786">
        <w:t xml:space="preserve"> CAO and SEPA review led by </w:t>
      </w:r>
      <w:r w:rsidR="00192C9A">
        <w:t>Ecology.</w:t>
      </w:r>
      <w:r w:rsidRPr="00B86786">
        <w:t xml:space="preserve"> Ecology’s facility planning and design approvals under will be integrated with </w:t>
      </w:r>
      <w:proofErr w:type="gramStart"/>
      <w:r w:rsidRPr="00B86786">
        <w:t>siting</w:t>
      </w:r>
      <w:proofErr w:type="gramEnd"/>
      <w:r w:rsidRPr="00B86786">
        <w:t xml:space="preserve"> and environmental protection measures. If the project is within shoreline jurisdiction or affects associated wetlands, shoreline permits under </w:t>
      </w:r>
      <w:r w:rsidR="00192C9A">
        <w:t>the City of Tekoa’s</w:t>
      </w:r>
      <w:r w:rsidRPr="00B86786">
        <w:t xml:space="preserve"> Shoreline Master Program may be required. Federal and state water quality approvals depend on final design: if discharge of dredged or fill material to wetlands or other waters is proposed, a Clean Water Act Section 404 authorization from the U.S. Army Corps of Engineers and a Section 401 Water Quality Certification from Ecology will be required; if no such discharge is proposed, 404/401 may not apply. Construction-phase stormwater permitting under Ecology’s Construction Stormwater General Permit will be confirmed based on the area of disturbance. If any work extends below the ordinary </w:t>
      </w:r>
      <w:proofErr w:type="gramStart"/>
      <w:r w:rsidRPr="00B86786">
        <w:t>high water</w:t>
      </w:r>
      <w:proofErr w:type="gramEnd"/>
      <w:r w:rsidRPr="00B86786">
        <w:t xml:space="preserve"> mark of</w:t>
      </w:r>
      <w:r w:rsidR="00192C9A">
        <w:t xml:space="preserve">, </w:t>
      </w:r>
      <w:r w:rsidR="008179BA" w:rsidRPr="00B86786">
        <w:t>Hydraulic</w:t>
      </w:r>
      <w:r w:rsidRPr="00B86786">
        <w:t xml:space="preserve"> Project Approval from the Washington Department of Fish and Wildlife may also be needed. Final permit triggers and sequencing will be confirmed after a conceptual layout establishes whether wetland or buffer impacts are proposed.</w:t>
      </w:r>
    </w:p>
    <w:p w14:paraId="4A3A3E20" w14:textId="6E204E0F" w:rsidR="00B86786" w:rsidRPr="00B86786" w:rsidRDefault="00392B7F" w:rsidP="00C9334E">
      <w:pPr>
        <w:pStyle w:val="Heading4"/>
      </w:pPr>
      <w:r>
        <w:t xml:space="preserve">Anticipated </w:t>
      </w:r>
      <w:r w:rsidR="00B86786" w:rsidRPr="00B86786">
        <w:t>Mitigation strategy</w:t>
      </w:r>
    </w:p>
    <w:p w14:paraId="3EDC31A9" w14:textId="78D06239" w:rsidR="00B86786" w:rsidRDefault="00B86786" w:rsidP="00B86786">
      <w:r w:rsidRPr="00B86786">
        <w:t xml:space="preserve">If unavoidable wetland or buffer impacts remain after applying avoidance and minimization, compensatory mitigation will be developed in accordance with Ecology’s </w:t>
      </w:r>
      <w:r w:rsidR="00192C9A">
        <w:t xml:space="preserve">guidance, </w:t>
      </w:r>
      <w:r w:rsidRPr="00B86786">
        <w:t>with a preference for a watershed-based approach when feasible. Detailed mitigation elements</w:t>
      </w:r>
      <w:r w:rsidR="00192C9A">
        <w:t xml:space="preserve">, </w:t>
      </w:r>
      <w:r w:rsidRPr="00B86786">
        <w:t>including selection of mitigation type and location (on-site, off-site, mitigation bank, or in-lieu fee), preliminary ratio assumptions consistent with the local CAO/SMP</w:t>
      </w:r>
      <w:r w:rsidR="00192C9A">
        <w:t xml:space="preserve"> (to include </w:t>
      </w:r>
      <w:r w:rsidRPr="00B86786">
        <w:t>performance standards, monitoring, and long-term protection</w:t>
      </w:r>
      <w:r w:rsidR="00192C9A">
        <w:t xml:space="preserve">) </w:t>
      </w:r>
      <w:r w:rsidRPr="00B86786">
        <w:t xml:space="preserve">will be determined after the delineation and rating are complete and in </w:t>
      </w:r>
      <w:r w:rsidRPr="00B86786">
        <w:lastRenderedPageBreak/>
        <w:t>coordination with permitting agencies. A planning-level scan of potential mitigation options will be conducted</w:t>
      </w:r>
      <w:r w:rsidR="00192C9A">
        <w:t xml:space="preserve"> for each alternative presented</w:t>
      </w:r>
      <w:r w:rsidRPr="00B86786">
        <w:t xml:space="preserve"> to identify opportunities within the </w:t>
      </w:r>
      <w:r w:rsidR="00192C9A">
        <w:t xml:space="preserve">watershed </w:t>
      </w:r>
      <w:r w:rsidRPr="00B86786">
        <w:t>and to confirm availability of any applicable wetland mitigation banks or in-lieu fee programs</w:t>
      </w:r>
      <w:r w:rsidR="00192C9A">
        <w:t xml:space="preserve">. </w:t>
      </w:r>
      <w:r w:rsidRPr="00B86786">
        <w:t>The mitigation strategy will be refined alongside the preferred alternative layout to ensure consistency with local code, Ecology guidance, and the “no net loss” standard where shoreline jurisdiction applies.</w:t>
      </w:r>
    </w:p>
    <w:p w14:paraId="7547FE0B" w14:textId="65E9DE1C" w:rsidR="00192C9A" w:rsidRDefault="00192C9A">
      <w:pPr>
        <w:spacing w:after="160" w:line="259" w:lineRule="auto"/>
      </w:pPr>
      <w:r>
        <w:br w:type="page"/>
      </w:r>
    </w:p>
    <w:p w14:paraId="57FACA96" w14:textId="77777777" w:rsidR="00192C9A" w:rsidRPr="00B86786" w:rsidRDefault="00192C9A" w:rsidP="00B86786"/>
    <w:p w14:paraId="799FF527" w14:textId="5AF40FE4" w:rsidR="000A0B56" w:rsidRDefault="000A0B56" w:rsidP="00FB235F">
      <w:pPr>
        <w:jc w:val="center"/>
      </w:pPr>
      <w:r w:rsidRPr="00FB235F">
        <w:rPr>
          <w:highlight w:val="yellow"/>
        </w:rPr>
        <w:t>&lt;&lt;Figure 3-2.  Tekoa Wetlands Map&gt;&gt;</w:t>
      </w:r>
    </w:p>
    <w:p w14:paraId="333861AD" w14:textId="62E3E1AF" w:rsidR="004256ED" w:rsidRDefault="00FB235F" w:rsidP="00FB235F">
      <w:pPr>
        <w:spacing w:after="160" w:line="259" w:lineRule="auto"/>
        <w:jc w:val="center"/>
      </w:pPr>
      <w:r>
        <w:br w:type="page"/>
      </w:r>
    </w:p>
    <w:p w14:paraId="5965BEE2" w14:textId="5C7B11C6" w:rsidR="0058224C" w:rsidRDefault="005D71A5" w:rsidP="00DC5B01">
      <w:pPr>
        <w:pStyle w:val="Heading3"/>
      </w:pPr>
      <w:bookmarkStart w:id="18" w:name="_Toc206075563"/>
      <w:r>
        <w:lastRenderedPageBreak/>
        <w:t>Shoreline</w:t>
      </w:r>
      <w:bookmarkEnd w:id="18"/>
    </w:p>
    <w:p w14:paraId="265B7177" w14:textId="3CFA2E9A" w:rsidR="004256ED" w:rsidRPr="004256ED" w:rsidRDefault="005D71A5" w:rsidP="004256ED">
      <w:r w:rsidRPr="0058224C">
        <w:t>Hangman Creek is subject to the Washington State Shoreline Management Act (SMA)</w:t>
      </w:r>
      <w:r w:rsidR="004256ED">
        <w:t>.  A summary of the City’s Shoreline Management Plan was published in 2024, and its implications to this feasibility study are summarized below:</w:t>
      </w:r>
    </w:p>
    <w:p w14:paraId="1D1C9975" w14:textId="31E318B4" w:rsidR="004256ED" w:rsidRPr="004256ED" w:rsidRDefault="004256ED" w:rsidP="004256ED">
      <w:pPr>
        <w:rPr>
          <w:b/>
          <w:bCs/>
        </w:rPr>
      </w:pPr>
      <w:r w:rsidRPr="004256ED">
        <w:rPr>
          <w:b/>
          <w:bCs/>
        </w:rPr>
        <w:t>City of Tekoa's Shoreline Master Program (SMP)</w:t>
      </w:r>
    </w:p>
    <w:p w14:paraId="6D37CBF5" w14:textId="54A5F5DC" w:rsidR="004256ED" w:rsidRPr="004256ED" w:rsidRDefault="004256ED" w:rsidP="004256ED">
      <w:r w:rsidRPr="004256ED">
        <w:t>The City of Tekoa's Shoreline Master Program (SMP)</w:t>
      </w:r>
      <w:r>
        <w:t xml:space="preserve"> is a </w:t>
      </w:r>
      <w:r w:rsidRPr="004256ED">
        <w:t xml:space="preserve">document that aligns </w:t>
      </w:r>
      <w:r>
        <w:t xml:space="preserve">the City’s shoreline policy </w:t>
      </w:r>
      <w:r w:rsidRPr="004256ED">
        <w:t>with the Washington State Shoreline Management Act (SMA). Its primary goal is to provide a balanced use of the City’s shorelin</w:t>
      </w:r>
      <w:r w:rsidRPr="004256ED">
        <w:rPr>
          <w:b/>
          <w:bCs/>
        </w:rPr>
        <w:t>e</w:t>
      </w:r>
      <w:r w:rsidRPr="004256ED">
        <w:t xml:space="preserve"> by integrating environmental protection, public access, and water-oriented development. The SMP covers Latah Creek, land within 200 feet of the ordinary </w:t>
      </w:r>
      <w:proofErr w:type="gramStart"/>
      <w:r w:rsidRPr="004256ED">
        <w:t>high water</w:t>
      </w:r>
      <w:proofErr w:type="gramEnd"/>
      <w:r w:rsidRPr="004256ED">
        <w:t xml:space="preserve"> mark (OHWM), floodways, contiguous 100-year floodplains extending 200 feet inland of a floodway, and associated wetlands.</w:t>
      </w:r>
    </w:p>
    <w:p w14:paraId="10986786" w14:textId="77777777" w:rsidR="004256ED" w:rsidRPr="004256ED" w:rsidRDefault="004256ED" w:rsidP="004256ED">
      <w:r w:rsidRPr="004256ED">
        <w:t>Core principles of the SMP include:</w:t>
      </w:r>
    </w:p>
    <w:p w14:paraId="41C83A59" w14:textId="77777777" w:rsidR="004256ED" w:rsidRPr="004256ED" w:rsidRDefault="004256ED" w:rsidP="004256ED">
      <w:pPr>
        <w:numPr>
          <w:ilvl w:val="0"/>
          <w:numId w:val="21"/>
        </w:numPr>
      </w:pPr>
      <w:r w:rsidRPr="004256ED">
        <w:t>Environmental Protection: Safeguarding natural resources like land, vegetation, wildlife, and aquatic life.</w:t>
      </w:r>
    </w:p>
    <w:p w14:paraId="39734ACA" w14:textId="77777777" w:rsidR="004256ED" w:rsidRPr="004256ED" w:rsidRDefault="004256ED" w:rsidP="004256ED">
      <w:pPr>
        <w:numPr>
          <w:ilvl w:val="0"/>
          <w:numId w:val="21"/>
        </w:numPr>
      </w:pPr>
      <w:r w:rsidRPr="004256ED">
        <w:t>Public Access: Preserving and enhancing opportunities for the public to enjoy shorelines.</w:t>
      </w:r>
    </w:p>
    <w:p w14:paraId="1708F4C9" w14:textId="77777777" w:rsidR="004256ED" w:rsidRPr="004256ED" w:rsidRDefault="004256ED" w:rsidP="004256ED">
      <w:pPr>
        <w:numPr>
          <w:ilvl w:val="0"/>
          <w:numId w:val="21"/>
        </w:numPr>
      </w:pPr>
      <w:r w:rsidRPr="004256ED">
        <w:t>Water-Oriented Uses: Prioritizing uses that are water-dependent, water-related, or water-enjoyment.</w:t>
      </w:r>
    </w:p>
    <w:p w14:paraId="4DA38ED9" w14:textId="16A20A4B" w:rsidR="004256ED" w:rsidRPr="004256ED" w:rsidRDefault="004256ED" w:rsidP="004256ED">
      <w:pPr>
        <w:numPr>
          <w:ilvl w:val="0"/>
          <w:numId w:val="21"/>
        </w:numPr>
      </w:pPr>
      <w:r w:rsidRPr="004256ED">
        <w:t>No Net Loss of Ecological Functions: A central tenet requiring all uses and developments to maintain the current aggregate total of shoreline ecological functions, with impacts identified and addressed</w:t>
      </w:r>
      <w:r>
        <w:t>.</w:t>
      </w:r>
    </w:p>
    <w:p w14:paraId="16ABEDC8" w14:textId="6A889FD6" w:rsidR="004256ED" w:rsidRPr="004256ED" w:rsidRDefault="004256ED" w:rsidP="004256ED">
      <w:r w:rsidRPr="004256ED">
        <w:t xml:space="preserve">The SMP is structured to define its purpose, vision, shoreline jurisdiction and five environment designations (Urban Conservancy, Shoreline Residential, Shoreline Parks, High Intensity, and Aquatic), general policies, specific use and modification policies, and administrative procedures. Each environment designation has specific management policies and </w:t>
      </w:r>
      <w:proofErr w:type="gramStart"/>
      <w:r w:rsidRPr="004256ED">
        <w:t>use</w:t>
      </w:r>
      <w:proofErr w:type="gramEnd"/>
      <w:r w:rsidRPr="004256ED">
        <w:t xml:space="preserve"> preferences. A key regulatory tool is the "Shoreline Use and Modification Table" which classifies activities as permitted, conditiona</w:t>
      </w:r>
      <w:r>
        <w:t>l</w:t>
      </w:r>
      <w:r w:rsidRPr="004256ED">
        <w:t>, or prohibited within each designation.</w:t>
      </w:r>
    </w:p>
    <w:p w14:paraId="5CCDC80E" w14:textId="019FC462" w:rsidR="004256ED" w:rsidRPr="004256ED" w:rsidRDefault="004256ED" w:rsidP="004256ED">
      <w:pPr>
        <w:rPr>
          <w:b/>
          <w:bCs/>
        </w:rPr>
      </w:pPr>
      <w:r w:rsidRPr="004256ED">
        <w:rPr>
          <w:b/>
          <w:bCs/>
        </w:rPr>
        <w:t>P</w:t>
      </w:r>
      <w:r w:rsidR="00AF52A7">
        <w:rPr>
          <w:b/>
          <w:bCs/>
        </w:rPr>
        <w:t>roject</w:t>
      </w:r>
      <w:r w:rsidRPr="004256ED">
        <w:rPr>
          <w:b/>
          <w:bCs/>
        </w:rPr>
        <w:t xml:space="preserve"> Impacts </w:t>
      </w:r>
      <w:proofErr w:type="gramStart"/>
      <w:r w:rsidRPr="004256ED">
        <w:rPr>
          <w:b/>
          <w:bCs/>
        </w:rPr>
        <w:t>for</w:t>
      </w:r>
      <w:proofErr w:type="gramEnd"/>
      <w:r w:rsidRPr="004256ED">
        <w:rPr>
          <w:b/>
          <w:bCs/>
        </w:rPr>
        <w:t xml:space="preserve"> Wastewater Treatment Plant</w:t>
      </w:r>
    </w:p>
    <w:p w14:paraId="5D8095FA" w14:textId="281DD6C4" w:rsidR="004256ED" w:rsidRDefault="004256ED" w:rsidP="004256ED">
      <w:r w:rsidRPr="004256ED">
        <w:t>The planning and construction of a new wastewater treatment plant (WWTP) within the City of Tekoa's shoreline jurisdiction are subject to a rigorous regulatory process</w:t>
      </w:r>
      <w:r>
        <w:t xml:space="preserve"> which relate to the City’s SMP</w:t>
      </w:r>
      <w:r w:rsidRPr="004256ED">
        <w:t>, significantly impacting the project's timeline, feasibility, and costs.</w:t>
      </w:r>
      <w:r>
        <w:t xml:space="preserve">  Those impacts are summarized in the table below, the aim of which is to help City officials consider the impact of </w:t>
      </w:r>
      <w:proofErr w:type="gramStart"/>
      <w:r>
        <w:t>siting</w:t>
      </w:r>
      <w:proofErr w:type="gramEnd"/>
      <w:r>
        <w:t xml:space="preserve"> and proposed WWTP improvements near the creek’s designated shoreline:</w:t>
      </w:r>
    </w:p>
    <w:p w14:paraId="6B7A72DE" w14:textId="77777777" w:rsidR="004256ED" w:rsidRPr="004256ED" w:rsidRDefault="004256ED" w:rsidP="004256ED"/>
    <w:tbl>
      <w:tblPr>
        <w:tblStyle w:val="TableGrid1"/>
        <w:tblW w:w="0" w:type="auto"/>
        <w:tblLook w:val="04A0" w:firstRow="1" w:lastRow="0" w:firstColumn="1" w:lastColumn="0" w:noHBand="0" w:noVBand="1"/>
      </w:tblPr>
      <w:tblGrid>
        <w:gridCol w:w="1760"/>
        <w:gridCol w:w="5443"/>
        <w:gridCol w:w="2147"/>
      </w:tblGrid>
      <w:tr w:rsidR="004256ED" w:rsidRPr="004256ED" w14:paraId="0B509EFC" w14:textId="77777777" w:rsidTr="000F703F">
        <w:tc>
          <w:tcPr>
            <w:tcW w:w="0" w:type="auto"/>
            <w:hideMark/>
          </w:tcPr>
          <w:p w14:paraId="2906904F" w14:textId="356D2BB6" w:rsidR="004256ED" w:rsidRPr="004256ED" w:rsidRDefault="004256ED" w:rsidP="004256ED">
            <w:pPr>
              <w:rPr>
                <w:b/>
                <w:bCs/>
              </w:rPr>
            </w:pPr>
            <w:r w:rsidRPr="004256ED">
              <w:rPr>
                <w:b/>
                <w:bCs/>
              </w:rPr>
              <w:lastRenderedPageBreak/>
              <w:t>Requirement</w:t>
            </w:r>
          </w:p>
        </w:tc>
        <w:tc>
          <w:tcPr>
            <w:tcW w:w="0" w:type="auto"/>
            <w:hideMark/>
          </w:tcPr>
          <w:p w14:paraId="7BDADD2B" w14:textId="2AA4941C" w:rsidR="004256ED" w:rsidRPr="004256ED" w:rsidRDefault="004256ED" w:rsidP="004256ED">
            <w:pPr>
              <w:rPr>
                <w:b/>
                <w:bCs/>
              </w:rPr>
            </w:pPr>
            <w:r w:rsidRPr="004256ED">
              <w:rPr>
                <w:b/>
                <w:bCs/>
              </w:rPr>
              <w:t>Description / Specific Requirement</w:t>
            </w:r>
          </w:p>
        </w:tc>
        <w:tc>
          <w:tcPr>
            <w:tcW w:w="0" w:type="auto"/>
            <w:hideMark/>
          </w:tcPr>
          <w:p w14:paraId="1663BCD9" w14:textId="3761B30D" w:rsidR="004256ED" w:rsidRPr="004256ED" w:rsidRDefault="004256ED" w:rsidP="004256ED">
            <w:pPr>
              <w:rPr>
                <w:b/>
                <w:bCs/>
              </w:rPr>
            </w:pPr>
            <w:r w:rsidRPr="004256ED">
              <w:rPr>
                <w:b/>
                <w:bCs/>
              </w:rPr>
              <w:t>S</w:t>
            </w:r>
            <w:r>
              <w:rPr>
                <w:b/>
                <w:bCs/>
              </w:rPr>
              <w:t>MP</w:t>
            </w:r>
            <w:r w:rsidRPr="004256ED">
              <w:rPr>
                <w:b/>
                <w:bCs/>
              </w:rPr>
              <w:t xml:space="preserve"> Reference</w:t>
            </w:r>
          </w:p>
        </w:tc>
      </w:tr>
      <w:tr w:rsidR="004256ED" w:rsidRPr="004256ED" w14:paraId="13579B8F" w14:textId="77777777" w:rsidTr="000F703F">
        <w:tc>
          <w:tcPr>
            <w:tcW w:w="0" w:type="auto"/>
            <w:hideMark/>
          </w:tcPr>
          <w:p w14:paraId="2EEFEE55" w14:textId="77777777" w:rsidR="004256ED" w:rsidRPr="004256ED" w:rsidRDefault="004256ED" w:rsidP="004256ED">
            <w:r w:rsidRPr="004256ED">
              <w:rPr>
                <w:b/>
                <w:bCs/>
              </w:rPr>
              <w:t>Permit Type</w:t>
            </w:r>
          </w:p>
        </w:tc>
        <w:tc>
          <w:tcPr>
            <w:tcW w:w="0" w:type="auto"/>
            <w:hideMark/>
          </w:tcPr>
          <w:p w14:paraId="459702FA" w14:textId="77777777" w:rsidR="004256ED" w:rsidRPr="000F703F" w:rsidRDefault="004256ED" w:rsidP="004256ED">
            <w:r w:rsidRPr="000F703F">
              <w:t>Requires a Shoreline Conditional Use Permit (SCUP) in all shoreline environment designations.</w:t>
            </w:r>
          </w:p>
        </w:tc>
        <w:tc>
          <w:tcPr>
            <w:tcW w:w="0" w:type="auto"/>
            <w:hideMark/>
          </w:tcPr>
          <w:p w14:paraId="4D5A1154" w14:textId="12BD23E3" w:rsidR="004256ED" w:rsidRPr="004256ED" w:rsidRDefault="004256ED" w:rsidP="004256ED">
            <w:r w:rsidRPr="004256ED">
              <w:t>Table 4.10-1</w:t>
            </w:r>
          </w:p>
        </w:tc>
      </w:tr>
      <w:tr w:rsidR="004256ED" w:rsidRPr="004256ED" w14:paraId="6CF73222" w14:textId="77777777" w:rsidTr="000F703F">
        <w:tc>
          <w:tcPr>
            <w:tcW w:w="0" w:type="auto"/>
            <w:hideMark/>
          </w:tcPr>
          <w:p w14:paraId="22F780D6" w14:textId="77777777" w:rsidR="004256ED" w:rsidRPr="004256ED" w:rsidRDefault="004256ED" w:rsidP="004256ED">
            <w:r w:rsidRPr="004256ED">
              <w:rPr>
                <w:b/>
                <w:bCs/>
              </w:rPr>
              <w:t>Siting Preference</w:t>
            </w:r>
          </w:p>
        </w:tc>
        <w:tc>
          <w:tcPr>
            <w:tcW w:w="0" w:type="auto"/>
            <w:hideMark/>
          </w:tcPr>
          <w:p w14:paraId="0C165AF3" w14:textId="77777777" w:rsidR="004256ED" w:rsidRPr="000F703F" w:rsidRDefault="004256ED" w:rsidP="004256ED">
            <w:r w:rsidRPr="000F703F">
              <w:t xml:space="preserve">Prohibited unless no other feasible </w:t>
            </w:r>
            <w:proofErr w:type="spellStart"/>
            <w:r w:rsidRPr="000F703F">
              <w:t>nonwater</w:t>
            </w:r>
            <w:proofErr w:type="spellEnd"/>
            <w:r w:rsidRPr="000F703F">
              <w:t>-oriented option is available.</w:t>
            </w:r>
          </w:p>
        </w:tc>
        <w:tc>
          <w:tcPr>
            <w:tcW w:w="0" w:type="auto"/>
            <w:hideMark/>
          </w:tcPr>
          <w:p w14:paraId="50ABE183" w14:textId="7D166CEA" w:rsidR="004256ED" w:rsidRPr="004256ED" w:rsidRDefault="004256ED" w:rsidP="004256ED">
            <w:r w:rsidRPr="004256ED">
              <w:t>5.</w:t>
            </w:r>
            <w:proofErr w:type="gramStart"/>
            <w:r w:rsidRPr="004256ED">
              <w:t>10.B.</w:t>
            </w:r>
            <w:proofErr w:type="gramEnd"/>
            <w:r w:rsidRPr="004256ED">
              <w:t>4</w:t>
            </w:r>
          </w:p>
        </w:tc>
      </w:tr>
      <w:tr w:rsidR="004256ED" w:rsidRPr="004256ED" w14:paraId="5263CB70" w14:textId="77777777" w:rsidTr="000F703F">
        <w:tc>
          <w:tcPr>
            <w:tcW w:w="0" w:type="auto"/>
            <w:hideMark/>
          </w:tcPr>
          <w:p w14:paraId="624B307F" w14:textId="77777777" w:rsidR="004256ED" w:rsidRPr="004256ED" w:rsidRDefault="004256ED" w:rsidP="004256ED">
            <w:r w:rsidRPr="004256ED">
              <w:rPr>
                <w:b/>
                <w:bCs/>
              </w:rPr>
              <w:t>SCUP Approval Criteria</w:t>
            </w:r>
          </w:p>
        </w:tc>
        <w:tc>
          <w:tcPr>
            <w:tcW w:w="0" w:type="auto"/>
            <w:hideMark/>
          </w:tcPr>
          <w:p w14:paraId="79905292" w14:textId="77777777" w:rsidR="004256ED" w:rsidRPr="000F703F" w:rsidRDefault="004256ED" w:rsidP="004256ED">
            <w:r w:rsidRPr="000F703F">
              <w:t>Must demonstrate consistency with SMA/SMP, no public use interference, compatibility with other uses, no significant adverse environmental effects, no detrimental public interest, and consideration of cumulative impacts.</w:t>
            </w:r>
          </w:p>
        </w:tc>
        <w:tc>
          <w:tcPr>
            <w:tcW w:w="0" w:type="auto"/>
            <w:hideMark/>
          </w:tcPr>
          <w:p w14:paraId="30BCB475" w14:textId="77777777" w:rsidR="004256ED" w:rsidRPr="004256ED" w:rsidRDefault="004256ED" w:rsidP="004256ED">
            <w:r w:rsidRPr="004256ED">
              <w:t>[7.6.G.4, 7.6.G.5]</w:t>
            </w:r>
          </w:p>
        </w:tc>
      </w:tr>
      <w:tr w:rsidR="004256ED" w:rsidRPr="004256ED" w14:paraId="024FD9A3" w14:textId="77777777" w:rsidTr="000F703F">
        <w:tc>
          <w:tcPr>
            <w:tcW w:w="0" w:type="auto"/>
            <w:hideMark/>
          </w:tcPr>
          <w:p w14:paraId="598066D8" w14:textId="77777777" w:rsidR="004256ED" w:rsidRPr="004256ED" w:rsidRDefault="004256ED" w:rsidP="004256ED">
            <w:r w:rsidRPr="004256ED">
              <w:rPr>
                <w:b/>
                <w:bCs/>
              </w:rPr>
              <w:t>"No Net Loss" Principle</w:t>
            </w:r>
          </w:p>
        </w:tc>
        <w:tc>
          <w:tcPr>
            <w:tcW w:w="0" w:type="auto"/>
            <w:hideMark/>
          </w:tcPr>
          <w:p w14:paraId="2DF66089" w14:textId="77777777" w:rsidR="004256ED" w:rsidRPr="000F703F" w:rsidRDefault="004256ED" w:rsidP="004256ED">
            <w:r w:rsidRPr="000F703F">
              <w:t>Must achieve no net loss of shoreline ecological functions through design, location, size, construction, and maintenance.</w:t>
            </w:r>
          </w:p>
        </w:tc>
        <w:tc>
          <w:tcPr>
            <w:tcW w:w="0" w:type="auto"/>
            <w:hideMark/>
          </w:tcPr>
          <w:p w14:paraId="5FE2291B" w14:textId="77777777" w:rsidR="004256ED" w:rsidRPr="004256ED" w:rsidRDefault="004256ED" w:rsidP="004256ED">
            <w:r w:rsidRPr="004256ED">
              <w:t>[4.3.B.1]</w:t>
            </w:r>
          </w:p>
        </w:tc>
      </w:tr>
      <w:tr w:rsidR="004256ED" w:rsidRPr="004256ED" w14:paraId="06DC4452" w14:textId="77777777" w:rsidTr="000F703F">
        <w:tc>
          <w:tcPr>
            <w:tcW w:w="0" w:type="auto"/>
            <w:hideMark/>
          </w:tcPr>
          <w:p w14:paraId="4C5CFA1C" w14:textId="77777777" w:rsidR="004256ED" w:rsidRPr="004256ED" w:rsidRDefault="004256ED" w:rsidP="004256ED">
            <w:r w:rsidRPr="004256ED">
              <w:rPr>
                <w:b/>
                <w:bCs/>
              </w:rPr>
              <w:t>Mitigation Sequencing</w:t>
            </w:r>
          </w:p>
        </w:tc>
        <w:tc>
          <w:tcPr>
            <w:tcW w:w="0" w:type="auto"/>
            <w:hideMark/>
          </w:tcPr>
          <w:p w14:paraId="25F3F159" w14:textId="77777777" w:rsidR="004256ED" w:rsidRPr="000F703F" w:rsidRDefault="004256ED" w:rsidP="004256ED">
            <w:r w:rsidRPr="000F703F">
              <w:t>Required for SCUPs; mandates a sequence: avoid, minimize, rectify, reduce, compensate, then monitor impacts.</w:t>
            </w:r>
          </w:p>
        </w:tc>
        <w:tc>
          <w:tcPr>
            <w:tcW w:w="0" w:type="auto"/>
            <w:hideMark/>
          </w:tcPr>
          <w:p w14:paraId="1A7EA067" w14:textId="77777777" w:rsidR="004256ED" w:rsidRPr="004256ED" w:rsidRDefault="004256ED" w:rsidP="004256ED">
            <w:r w:rsidRPr="004256ED">
              <w:t>[4.3.B.3.b, 4.3.B.4]</w:t>
            </w:r>
          </w:p>
        </w:tc>
      </w:tr>
      <w:tr w:rsidR="004256ED" w:rsidRPr="004256ED" w14:paraId="1E210AAB" w14:textId="77777777" w:rsidTr="000F703F">
        <w:tc>
          <w:tcPr>
            <w:tcW w:w="0" w:type="auto"/>
            <w:hideMark/>
          </w:tcPr>
          <w:p w14:paraId="4B35BA68" w14:textId="77777777" w:rsidR="004256ED" w:rsidRPr="004256ED" w:rsidRDefault="004256ED" w:rsidP="004256ED">
            <w:r w:rsidRPr="004256ED">
              <w:rPr>
                <w:b/>
                <w:bCs/>
              </w:rPr>
              <w:t>Mitigation Plan</w:t>
            </w:r>
          </w:p>
        </w:tc>
        <w:tc>
          <w:tcPr>
            <w:tcW w:w="0" w:type="auto"/>
            <w:hideMark/>
          </w:tcPr>
          <w:p w14:paraId="673CFF98" w14:textId="77777777" w:rsidR="004256ED" w:rsidRPr="000F703F" w:rsidRDefault="004256ED" w:rsidP="004256ED">
            <w:r w:rsidRPr="000F703F">
              <w:t>Unavoidable impacts need a plan by a qualified professional, including inventory, management, drawings, specifications, a minimum three-year maintenance/monitoring, and contingency.</w:t>
            </w:r>
          </w:p>
        </w:tc>
        <w:tc>
          <w:tcPr>
            <w:tcW w:w="0" w:type="auto"/>
            <w:hideMark/>
          </w:tcPr>
          <w:p w14:paraId="2A2665ED" w14:textId="77777777" w:rsidR="004256ED" w:rsidRPr="004256ED" w:rsidRDefault="004256ED" w:rsidP="004256ED">
            <w:r w:rsidRPr="004256ED">
              <w:t>[4.3.B.6, 4.3.B.6.e]</w:t>
            </w:r>
          </w:p>
        </w:tc>
      </w:tr>
      <w:tr w:rsidR="004256ED" w:rsidRPr="004256ED" w14:paraId="62841C9A" w14:textId="77777777" w:rsidTr="000F703F">
        <w:tc>
          <w:tcPr>
            <w:tcW w:w="0" w:type="auto"/>
            <w:hideMark/>
          </w:tcPr>
          <w:p w14:paraId="74A3063A" w14:textId="77777777" w:rsidR="004256ED" w:rsidRPr="004256ED" w:rsidRDefault="004256ED" w:rsidP="004256ED">
            <w:r w:rsidRPr="004256ED">
              <w:rPr>
                <w:b/>
                <w:bCs/>
              </w:rPr>
              <w:t>Critical Areas Report</w:t>
            </w:r>
          </w:p>
        </w:tc>
        <w:tc>
          <w:tcPr>
            <w:tcW w:w="0" w:type="auto"/>
            <w:hideMark/>
          </w:tcPr>
          <w:p w14:paraId="2D32E38C" w14:textId="77777777" w:rsidR="004256ED" w:rsidRPr="000F703F" w:rsidRDefault="004256ED" w:rsidP="004256ED">
            <w:r w:rsidRPr="000F703F">
              <w:t>If in/adjacent to critical areas, a detailed report by qualified professionals is required, assessing impacts, alternatives (including "no development"), and proposed mitigation.</w:t>
            </w:r>
          </w:p>
        </w:tc>
        <w:tc>
          <w:tcPr>
            <w:tcW w:w="0" w:type="auto"/>
            <w:hideMark/>
          </w:tcPr>
          <w:p w14:paraId="14502ABC" w14:textId="77777777" w:rsidR="004256ED" w:rsidRPr="004256ED" w:rsidRDefault="004256ED" w:rsidP="004256ED">
            <w:r w:rsidRPr="004256ED">
              <w:t>[Appendix B 2.D.2]</w:t>
            </w:r>
          </w:p>
        </w:tc>
      </w:tr>
      <w:tr w:rsidR="004256ED" w:rsidRPr="004256ED" w14:paraId="1A308A64" w14:textId="77777777" w:rsidTr="000F703F">
        <w:tc>
          <w:tcPr>
            <w:tcW w:w="0" w:type="auto"/>
            <w:hideMark/>
          </w:tcPr>
          <w:p w14:paraId="014A2387" w14:textId="77777777" w:rsidR="004256ED" w:rsidRPr="004256ED" w:rsidRDefault="004256ED" w:rsidP="004256ED">
            <w:r w:rsidRPr="004256ED">
              <w:rPr>
                <w:b/>
                <w:bCs/>
              </w:rPr>
              <w:t>Water Quality &amp; Stormwater</w:t>
            </w:r>
          </w:p>
        </w:tc>
        <w:tc>
          <w:tcPr>
            <w:tcW w:w="0" w:type="auto"/>
            <w:hideMark/>
          </w:tcPr>
          <w:p w14:paraId="1441B4E2" w14:textId="77777777" w:rsidR="004256ED" w:rsidRPr="000F703F" w:rsidRDefault="004256ED" w:rsidP="004256ED">
            <w:r w:rsidRPr="000F703F">
              <w:t>Must use BMPs to maintain water quality/quantity, ensure "no net loss," prohibit hazardous discharges, require spill prevention, and use approved water-contact materials.</w:t>
            </w:r>
          </w:p>
        </w:tc>
        <w:tc>
          <w:tcPr>
            <w:tcW w:w="0" w:type="auto"/>
            <w:hideMark/>
          </w:tcPr>
          <w:p w14:paraId="37C4F67A" w14:textId="77777777" w:rsidR="004256ED" w:rsidRPr="004256ED" w:rsidRDefault="004256ED" w:rsidP="004256ED">
            <w:r w:rsidRPr="004256ED">
              <w:t>[4.5.B.1, 4.5.B.3, 4.5.B.4, 4.5.B.5, 4.5.B.6, 4.5.A.2]</w:t>
            </w:r>
          </w:p>
        </w:tc>
      </w:tr>
      <w:tr w:rsidR="004256ED" w:rsidRPr="004256ED" w14:paraId="3E3A1D16" w14:textId="77777777" w:rsidTr="000F703F">
        <w:tc>
          <w:tcPr>
            <w:tcW w:w="0" w:type="auto"/>
            <w:hideMark/>
          </w:tcPr>
          <w:p w14:paraId="5339D4E0" w14:textId="77777777" w:rsidR="004256ED" w:rsidRPr="004256ED" w:rsidRDefault="004256ED" w:rsidP="004256ED">
            <w:r w:rsidRPr="004256ED">
              <w:rPr>
                <w:b/>
                <w:bCs/>
              </w:rPr>
              <w:t>Flood Hazard Management</w:t>
            </w:r>
          </w:p>
        </w:tc>
        <w:tc>
          <w:tcPr>
            <w:tcW w:w="0" w:type="auto"/>
            <w:hideMark/>
          </w:tcPr>
          <w:p w14:paraId="6CA87834" w14:textId="77777777" w:rsidR="004256ED" w:rsidRPr="000F703F" w:rsidRDefault="004256ED" w:rsidP="004256ED">
            <w:r w:rsidRPr="000F703F">
              <w:t xml:space="preserve">Avoid new structural flood measures in CMZ/floodway. Public utilities </w:t>
            </w:r>
            <w:r w:rsidRPr="000F703F">
              <w:rPr>
                <w:i/>
                <w:iCs/>
              </w:rPr>
              <w:t>may</w:t>
            </w:r>
            <w:r w:rsidRPr="000F703F">
              <w:t xml:space="preserve"> be allowed if </w:t>
            </w:r>
            <w:proofErr w:type="gramStart"/>
            <w:r w:rsidRPr="000F703F">
              <w:t>no</w:t>
            </w:r>
            <w:proofErr w:type="gramEnd"/>
            <w:r w:rsidRPr="000F703F">
              <w:t xml:space="preserve"> feasible alternative or disproportionate cost (&gt;20%), with mitigation, and scientific/engineering analysis.</w:t>
            </w:r>
          </w:p>
        </w:tc>
        <w:tc>
          <w:tcPr>
            <w:tcW w:w="0" w:type="auto"/>
            <w:hideMark/>
          </w:tcPr>
          <w:p w14:paraId="16185323" w14:textId="77777777" w:rsidR="004256ED" w:rsidRPr="004256ED" w:rsidRDefault="004256ED" w:rsidP="004256ED">
            <w:r w:rsidRPr="004256ED">
              <w:t>[4.6.B.5, 4.6.B.3.d, 4.6.B.6.a, Footnote 1, 111]</w:t>
            </w:r>
          </w:p>
        </w:tc>
      </w:tr>
      <w:tr w:rsidR="004256ED" w:rsidRPr="004256ED" w14:paraId="7D3155E3" w14:textId="77777777" w:rsidTr="000F703F">
        <w:tc>
          <w:tcPr>
            <w:tcW w:w="0" w:type="auto"/>
            <w:hideMark/>
          </w:tcPr>
          <w:p w14:paraId="567AB7BF" w14:textId="77777777" w:rsidR="004256ED" w:rsidRPr="004256ED" w:rsidRDefault="004256ED" w:rsidP="004256ED">
            <w:r w:rsidRPr="004256ED">
              <w:rPr>
                <w:b/>
                <w:bCs/>
              </w:rPr>
              <w:t>Shoreline Vegetation Conservation</w:t>
            </w:r>
          </w:p>
        </w:tc>
        <w:tc>
          <w:tcPr>
            <w:tcW w:w="0" w:type="auto"/>
            <w:hideMark/>
          </w:tcPr>
          <w:p w14:paraId="3CE803A9" w14:textId="77777777" w:rsidR="004256ED" w:rsidRPr="000F703F" w:rsidRDefault="004256ED" w:rsidP="004256ED">
            <w:r w:rsidRPr="000F703F">
              <w:t xml:space="preserve">Conserve upland/waterward vegetation. Clearing must be minimal, using mitigation sequencing. Removal of native </w:t>
            </w:r>
            <w:r w:rsidRPr="000F703F">
              <w:lastRenderedPageBreak/>
              <w:t>or slope-stabilizing non-native vegetation requires mitigation.</w:t>
            </w:r>
          </w:p>
        </w:tc>
        <w:tc>
          <w:tcPr>
            <w:tcW w:w="0" w:type="auto"/>
            <w:hideMark/>
          </w:tcPr>
          <w:p w14:paraId="2BE14C1A" w14:textId="77777777" w:rsidR="004256ED" w:rsidRPr="004256ED" w:rsidRDefault="004256ED" w:rsidP="004256ED">
            <w:r w:rsidRPr="004256ED">
              <w:lastRenderedPageBreak/>
              <w:t>[4.4.A.1, 4.4.B.4, 4.4.B.5]</w:t>
            </w:r>
          </w:p>
        </w:tc>
      </w:tr>
      <w:tr w:rsidR="004256ED" w:rsidRPr="004256ED" w14:paraId="164A7583" w14:textId="77777777" w:rsidTr="000F703F">
        <w:tc>
          <w:tcPr>
            <w:tcW w:w="0" w:type="auto"/>
            <w:hideMark/>
          </w:tcPr>
          <w:p w14:paraId="68B8DA80" w14:textId="77777777" w:rsidR="004256ED" w:rsidRPr="004256ED" w:rsidRDefault="004256ED" w:rsidP="004256ED">
            <w:r w:rsidRPr="004256ED">
              <w:rPr>
                <w:b/>
                <w:bCs/>
              </w:rPr>
              <w:t>Public Access</w:t>
            </w:r>
          </w:p>
        </w:tc>
        <w:tc>
          <w:tcPr>
            <w:tcW w:w="0" w:type="auto"/>
            <w:hideMark/>
          </w:tcPr>
          <w:p w14:paraId="16A35637" w14:textId="5083B8E3" w:rsidR="004256ED" w:rsidRPr="000F703F" w:rsidRDefault="004256ED" w:rsidP="004256ED">
            <w:r w:rsidRPr="000F703F">
              <w:t>Public access may be required for SCUPs, unless exempted (</w:t>
            </w:r>
            <w:r w:rsidR="00AF52A7" w:rsidRPr="000F703F">
              <w:t xml:space="preserve">for instance, </w:t>
            </w:r>
            <w:r w:rsidRPr="000F703F">
              <w:t>safety, security, disproportionate cost). Must ensure "no net loss" of ecological function; water-dependent uses and public access have priority over views.</w:t>
            </w:r>
          </w:p>
        </w:tc>
        <w:tc>
          <w:tcPr>
            <w:tcW w:w="0" w:type="auto"/>
            <w:hideMark/>
          </w:tcPr>
          <w:p w14:paraId="132F3D2C" w14:textId="77777777" w:rsidR="004256ED" w:rsidRPr="004256ED" w:rsidRDefault="004256ED" w:rsidP="004256ED">
            <w:r w:rsidRPr="004256ED">
              <w:t>[4.8.B.4, 4.8.B.5, 4.8.B.10, 4.2.B.5]</w:t>
            </w:r>
          </w:p>
        </w:tc>
      </w:tr>
      <w:tr w:rsidR="004256ED" w:rsidRPr="004256ED" w14:paraId="7E84A432" w14:textId="77777777" w:rsidTr="000F703F">
        <w:tc>
          <w:tcPr>
            <w:tcW w:w="0" w:type="auto"/>
            <w:hideMark/>
          </w:tcPr>
          <w:p w14:paraId="418AE2BB" w14:textId="77777777" w:rsidR="004256ED" w:rsidRPr="004256ED" w:rsidRDefault="004256ED" w:rsidP="004256ED">
            <w:r w:rsidRPr="004256ED">
              <w:rPr>
                <w:b/>
                <w:bCs/>
              </w:rPr>
              <w:t>Height Limitations</w:t>
            </w:r>
          </w:p>
        </w:tc>
        <w:tc>
          <w:tcPr>
            <w:tcW w:w="0" w:type="auto"/>
            <w:hideMark/>
          </w:tcPr>
          <w:p w14:paraId="0828E5FF" w14:textId="2B32A229" w:rsidR="004256ED" w:rsidRPr="000F703F" w:rsidRDefault="004256ED" w:rsidP="004256ED">
            <w:r w:rsidRPr="000F703F">
              <w:t>General 35-foot height limit. Utilities (</w:t>
            </w:r>
            <w:r w:rsidR="00AF52A7" w:rsidRPr="000F703F">
              <w:t xml:space="preserve">for instance, </w:t>
            </w:r>
            <w:r w:rsidRPr="000F703F">
              <w:t>sewage treatment plants) may exceed if demonstrated necessary, minimized, and not obstructing public views/interest.</w:t>
            </w:r>
          </w:p>
        </w:tc>
        <w:tc>
          <w:tcPr>
            <w:tcW w:w="0" w:type="auto"/>
            <w:hideMark/>
          </w:tcPr>
          <w:p w14:paraId="240C14BF" w14:textId="77777777" w:rsidR="004256ED" w:rsidRPr="004256ED" w:rsidRDefault="004256ED" w:rsidP="004256ED">
            <w:r w:rsidRPr="004256ED">
              <w:t>[4.2.B.3, 4.11.C]</w:t>
            </w:r>
          </w:p>
        </w:tc>
      </w:tr>
      <w:tr w:rsidR="004256ED" w:rsidRPr="004256ED" w14:paraId="613C23CE" w14:textId="77777777" w:rsidTr="000F703F">
        <w:tc>
          <w:tcPr>
            <w:tcW w:w="0" w:type="auto"/>
            <w:hideMark/>
          </w:tcPr>
          <w:p w14:paraId="419C16F0" w14:textId="77777777" w:rsidR="004256ED" w:rsidRPr="004256ED" w:rsidRDefault="004256ED" w:rsidP="004256ED">
            <w:r w:rsidRPr="004256ED">
              <w:rPr>
                <w:b/>
                <w:bCs/>
              </w:rPr>
              <w:t>Timeline Impacts</w:t>
            </w:r>
          </w:p>
        </w:tc>
        <w:tc>
          <w:tcPr>
            <w:tcW w:w="0" w:type="auto"/>
            <w:hideMark/>
          </w:tcPr>
          <w:p w14:paraId="1C28C9EF" w14:textId="77777777" w:rsidR="004256ED" w:rsidRPr="000F703F" w:rsidRDefault="004256ED" w:rsidP="004256ED">
            <w:r w:rsidRPr="000F703F">
              <w:t>SCUPs involve City Council and Ecology review, causing significant delays. Pre-application studies and a minimum five-year mitigation monitoring period further extend the timeline.</w:t>
            </w:r>
          </w:p>
        </w:tc>
        <w:tc>
          <w:tcPr>
            <w:tcW w:w="0" w:type="auto"/>
            <w:hideMark/>
          </w:tcPr>
          <w:p w14:paraId="63D79A02" w14:textId="77777777" w:rsidR="004256ED" w:rsidRPr="004256ED" w:rsidRDefault="004256ED" w:rsidP="004256ED">
            <w:r w:rsidRPr="004256ED">
              <w:t>[7.6.G.1, 7.2.A.5, 7.2.C.2.a, 4.3.B.6.e, Appendix B 2.F.4.d, Appendix B 2.J.7, 7.6.I]</w:t>
            </w:r>
          </w:p>
        </w:tc>
      </w:tr>
      <w:tr w:rsidR="004256ED" w:rsidRPr="004256ED" w14:paraId="0524E56E" w14:textId="77777777" w:rsidTr="000F703F">
        <w:tc>
          <w:tcPr>
            <w:tcW w:w="0" w:type="auto"/>
            <w:hideMark/>
          </w:tcPr>
          <w:p w14:paraId="5B3670F3" w14:textId="77777777" w:rsidR="004256ED" w:rsidRPr="004256ED" w:rsidRDefault="004256ED" w:rsidP="004256ED">
            <w:r w:rsidRPr="004256ED">
              <w:rPr>
                <w:b/>
                <w:bCs/>
              </w:rPr>
              <w:t>Feasibility &amp; Cost Impacts</w:t>
            </w:r>
          </w:p>
        </w:tc>
        <w:tc>
          <w:tcPr>
            <w:tcW w:w="0" w:type="auto"/>
            <w:hideMark/>
          </w:tcPr>
          <w:p w14:paraId="5297EF52" w14:textId="77777777" w:rsidR="004256ED" w:rsidRPr="000F703F" w:rsidRDefault="004256ED" w:rsidP="004256ED">
            <w:r w:rsidRPr="000F703F">
              <w:t>Higher costs from strict design, engineering, construction, mitigation (restoration, monitoring), and limited siting options for non-water-oriented use.</w:t>
            </w:r>
          </w:p>
        </w:tc>
        <w:tc>
          <w:tcPr>
            <w:tcW w:w="0" w:type="auto"/>
            <w:hideMark/>
          </w:tcPr>
          <w:p w14:paraId="29C4FCD9" w14:textId="77777777" w:rsidR="004256ED" w:rsidRPr="004256ED" w:rsidRDefault="004256ED" w:rsidP="004256ED">
            <w:r w:rsidRPr="004256ED">
              <w:t>[5.10.B.4, 4.3.B.6, 4.4.B.5, 4.6.B.3.d, Footnote 1, 111]</w:t>
            </w:r>
          </w:p>
        </w:tc>
      </w:tr>
    </w:tbl>
    <w:p w14:paraId="5491AD8E" w14:textId="77777777" w:rsidR="004256ED" w:rsidRDefault="004256ED" w:rsidP="005D71A5">
      <w:r w:rsidRPr="004256ED">
        <w:rPr>
          <w:highlight w:val="yellow"/>
        </w:rPr>
        <w:t xml:space="preserve"> </w:t>
      </w:r>
    </w:p>
    <w:p w14:paraId="253A676A" w14:textId="4C9E1B0F" w:rsidR="000F091F" w:rsidRPr="005B7985" w:rsidRDefault="0058224C" w:rsidP="00DC5B01">
      <w:pPr>
        <w:pStyle w:val="Heading3"/>
      </w:pPr>
      <w:bookmarkStart w:id="19" w:name="_Toc206075564"/>
      <w:r w:rsidRPr="005B7985">
        <w:t>Endangered Species/Habitat</w:t>
      </w:r>
      <w:bookmarkEnd w:id="19"/>
    </w:p>
    <w:p w14:paraId="27004EC5" w14:textId="6BF98E5B" w:rsidR="000F091F" w:rsidRDefault="000F091F" w:rsidP="0058224C">
      <w:r>
        <w:t>The USFWS Information for Planning and Consultation tool for the project area (which includes both the lift station site and proposed land application areas) includes the following species:</w:t>
      </w:r>
    </w:p>
    <w:p w14:paraId="1DEE09F6" w14:textId="4D20F0BC" w:rsidR="0029297B" w:rsidRPr="000F091F" w:rsidRDefault="0029297B" w:rsidP="0029297B">
      <w:pPr>
        <w:spacing w:line="240" w:lineRule="auto"/>
        <w:rPr>
          <w:b/>
          <w:bCs/>
        </w:rPr>
      </w:pPr>
      <w:r>
        <w:rPr>
          <w:b/>
          <w:bCs/>
        </w:rPr>
        <w:t>Table</w:t>
      </w:r>
      <w:r w:rsidRPr="000F091F">
        <w:rPr>
          <w:b/>
          <w:bCs/>
        </w:rPr>
        <w:t xml:space="preserve"> 3</w:t>
      </w:r>
      <w:r>
        <w:rPr>
          <w:b/>
          <w:bCs/>
        </w:rPr>
        <w:t>.1-1</w:t>
      </w:r>
      <w:r w:rsidRPr="000F091F">
        <w:rPr>
          <w:b/>
          <w:bCs/>
        </w:rPr>
        <w:t>.  USFWS Affected Species List</w:t>
      </w:r>
    </w:p>
    <w:tbl>
      <w:tblPr>
        <w:tblStyle w:val="TableGrid"/>
        <w:tblW w:w="0" w:type="auto"/>
        <w:tblLook w:val="04A0" w:firstRow="1" w:lastRow="0" w:firstColumn="1" w:lastColumn="0" w:noHBand="0" w:noVBand="1"/>
      </w:tblPr>
      <w:tblGrid>
        <w:gridCol w:w="3116"/>
        <w:gridCol w:w="3117"/>
        <w:gridCol w:w="3117"/>
      </w:tblGrid>
      <w:tr w:rsidR="000F091F" w:rsidRPr="000F091F" w14:paraId="5E72A83B" w14:textId="77777777" w:rsidTr="000F091F">
        <w:trPr>
          <w:trHeight w:val="323"/>
        </w:trPr>
        <w:tc>
          <w:tcPr>
            <w:tcW w:w="3116" w:type="dxa"/>
          </w:tcPr>
          <w:p w14:paraId="432D0837" w14:textId="4899D54C" w:rsidR="000F091F" w:rsidRPr="000F091F" w:rsidRDefault="000F091F" w:rsidP="00C9044A">
            <w:pPr>
              <w:jc w:val="center"/>
              <w:rPr>
                <w:b/>
                <w:bCs/>
              </w:rPr>
            </w:pPr>
            <w:r w:rsidRPr="000F091F">
              <w:rPr>
                <w:b/>
                <w:bCs/>
              </w:rPr>
              <w:t>Category</w:t>
            </w:r>
          </w:p>
        </w:tc>
        <w:tc>
          <w:tcPr>
            <w:tcW w:w="3117" w:type="dxa"/>
          </w:tcPr>
          <w:p w14:paraId="31A10F42" w14:textId="49949D93" w:rsidR="000F091F" w:rsidRPr="000F091F" w:rsidRDefault="000F091F" w:rsidP="00C9044A">
            <w:pPr>
              <w:jc w:val="center"/>
              <w:rPr>
                <w:b/>
                <w:bCs/>
              </w:rPr>
            </w:pPr>
            <w:r w:rsidRPr="000F091F">
              <w:rPr>
                <w:b/>
                <w:bCs/>
              </w:rPr>
              <w:t>Species</w:t>
            </w:r>
          </w:p>
        </w:tc>
        <w:tc>
          <w:tcPr>
            <w:tcW w:w="3117" w:type="dxa"/>
          </w:tcPr>
          <w:p w14:paraId="0AD31253" w14:textId="66E4B0E0" w:rsidR="000F091F" w:rsidRPr="000F091F" w:rsidRDefault="000F091F" w:rsidP="00C9044A">
            <w:pPr>
              <w:jc w:val="center"/>
              <w:rPr>
                <w:b/>
                <w:bCs/>
              </w:rPr>
            </w:pPr>
            <w:r w:rsidRPr="000F091F">
              <w:rPr>
                <w:b/>
                <w:bCs/>
              </w:rPr>
              <w:t>Status</w:t>
            </w:r>
          </w:p>
        </w:tc>
      </w:tr>
      <w:tr w:rsidR="000F091F" w14:paraId="1F362372" w14:textId="77777777" w:rsidTr="000F091F">
        <w:trPr>
          <w:trHeight w:val="332"/>
        </w:trPr>
        <w:tc>
          <w:tcPr>
            <w:tcW w:w="3116" w:type="dxa"/>
          </w:tcPr>
          <w:p w14:paraId="6FACD478" w14:textId="7A747197" w:rsidR="000F091F" w:rsidRPr="000F091F" w:rsidRDefault="000F091F" w:rsidP="0058224C">
            <w:pPr>
              <w:rPr>
                <w:b/>
                <w:bCs/>
              </w:rPr>
            </w:pPr>
            <w:r w:rsidRPr="000F091F">
              <w:rPr>
                <w:b/>
                <w:bCs/>
              </w:rPr>
              <w:t>Birds</w:t>
            </w:r>
          </w:p>
        </w:tc>
        <w:tc>
          <w:tcPr>
            <w:tcW w:w="3117" w:type="dxa"/>
          </w:tcPr>
          <w:p w14:paraId="545FF528" w14:textId="684719DB" w:rsidR="000F091F" w:rsidRDefault="000F091F" w:rsidP="0058224C">
            <w:r>
              <w:t>Yellow-billed Cuckoo</w:t>
            </w:r>
          </w:p>
        </w:tc>
        <w:tc>
          <w:tcPr>
            <w:tcW w:w="3117" w:type="dxa"/>
          </w:tcPr>
          <w:p w14:paraId="004CD93A" w14:textId="0AB7C81E" w:rsidR="000F091F" w:rsidRDefault="000F091F" w:rsidP="0058224C">
            <w:r>
              <w:t>Threatened</w:t>
            </w:r>
          </w:p>
        </w:tc>
      </w:tr>
      <w:tr w:rsidR="000F091F" w14:paraId="15BD9AF8" w14:textId="77777777" w:rsidTr="000F091F">
        <w:tc>
          <w:tcPr>
            <w:tcW w:w="3116" w:type="dxa"/>
            <w:tcBorders>
              <w:bottom w:val="single" w:sz="4" w:space="0" w:color="auto"/>
            </w:tcBorders>
          </w:tcPr>
          <w:p w14:paraId="7AFA87AE" w14:textId="466F021E" w:rsidR="000F091F" w:rsidRPr="000F091F" w:rsidRDefault="000F091F" w:rsidP="0058224C">
            <w:pPr>
              <w:rPr>
                <w:b/>
                <w:bCs/>
              </w:rPr>
            </w:pPr>
            <w:r w:rsidRPr="000F091F">
              <w:rPr>
                <w:b/>
                <w:bCs/>
              </w:rPr>
              <w:t>Fishes</w:t>
            </w:r>
          </w:p>
        </w:tc>
        <w:tc>
          <w:tcPr>
            <w:tcW w:w="3117" w:type="dxa"/>
            <w:tcBorders>
              <w:bottom w:val="single" w:sz="4" w:space="0" w:color="auto"/>
            </w:tcBorders>
          </w:tcPr>
          <w:p w14:paraId="7834206F" w14:textId="6204EE4B" w:rsidR="000F091F" w:rsidRDefault="000F091F" w:rsidP="0058224C">
            <w:r>
              <w:t>Bull Trout</w:t>
            </w:r>
          </w:p>
        </w:tc>
        <w:tc>
          <w:tcPr>
            <w:tcW w:w="3117" w:type="dxa"/>
            <w:tcBorders>
              <w:bottom w:val="single" w:sz="4" w:space="0" w:color="auto"/>
            </w:tcBorders>
          </w:tcPr>
          <w:p w14:paraId="02CD36D7" w14:textId="584482E9" w:rsidR="000F091F" w:rsidRDefault="000F091F" w:rsidP="0058224C">
            <w:r>
              <w:t>Threatened</w:t>
            </w:r>
          </w:p>
        </w:tc>
      </w:tr>
      <w:tr w:rsidR="000F091F" w14:paraId="57C0BE62" w14:textId="77777777" w:rsidTr="000F091F">
        <w:tc>
          <w:tcPr>
            <w:tcW w:w="3116" w:type="dxa"/>
            <w:vMerge w:val="restart"/>
            <w:tcBorders>
              <w:top w:val="single" w:sz="4" w:space="0" w:color="auto"/>
              <w:left w:val="single" w:sz="4" w:space="0" w:color="auto"/>
              <w:right w:val="single" w:sz="4" w:space="0" w:color="auto"/>
            </w:tcBorders>
          </w:tcPr>
          <w:p w14:paraId="25EECCCD" w14:textId="005F7609" w:rsidR="000F091F" w:rsidRPr="000F091F" w:rsidRDefault="000F091F" w:rsidP="0058224C">
            <w:pPr>
              <w:rPr>
                <w:b/>
                <w:bCs/>
              </w:rPr>
            </w:pPr>
            <w:r w:rsidRPr="000F091F">
              <w:rPr>
                <w:b/>
                <w:bCs/>
              </w:rPr>
              <w:t>Insects</w:t>
            </w:r>
          </w:p>
        </w:tc>
        <w:tc>
          <w:tcPr>
            <w:tcW w:w="3117" w:type="dxa"/>
            <w:tcBorders>
              <w:top w:val="single" w:sz="4" w:space="0" w:color="auto"/>
              <w:left w:val="single" w:sz="4" w:space="0" w:color="auto"/>
              <w:bottom w:val="nil"/>
              <w:right w:val="single" w:sz="4" w:space="0" w:color="auto"/>
            </w:tcBorders>
          </w:tcPr>
          <w:p w14:paraId="5533A17F" w14:textId="54088AFB" w:rsidR="000F091F" w:rsidRDefault="000F091F" w:rsidP="0058224C">
            <w:r>
              <w:t>Monarch Butterfly</w:t>
            </w:r>
          </w:p>
        </w:tc>
        <w:tc>
          <w:tcPr>
            <w:tcW w:w="3117" w:type="dxa"/>
            <w:tcBorders>
              <w:top w:val="single" w:sz="4" w:space="0" w:color="auto"/>
              <w:left w:val="single" w:sz="4" w:space="0" w:color="auto"/>
              <w:bottom w:val="nil"/>
              <w:right w:val="single" w:sz="4" w:space="0" w:color="auto"/>
            </w:tcBorders>
          </w:tcPr>
          <w:p w14:paraId="38C77ADA" w14:textId="0EB82513" w:rsidR="000F091F" w:rsidRDefault="000F091F" w:rsidP="0058224C">
            <w:r>
              <w:t>Proposed Threatened</w:t>
            </w:r>
          </w:p>
        </w:tc>
      </w:tr>
      <w:tr w:rsidR="000F091F" w14:paraId="1C824F76" w14:textId="77777777" w:rsidTr="000F091F">
        <w:tc>
          <w:tcPr>
            <w:tcW w:w="3116" w:type="dxa"/>
            <w:vMerge/>
            <w:tcBorders>
              <w:left w:val="single" w:sz="4" w:space="0" w:color="auto"/>
              <w:bottom w:val="single" w:sz="4" w:space="0" w:color="auto"/>
              <w:right w:val="single" w:sz="4" w:space="0" w:color="auto"/>
            </w:tcBorders>
          </w:tcPr>
          <w:p w14:paraId="63503CF6" w14:textId="77777777" w:rsidR="000F091F" w:rsidRPr="000F091F" w:rsidRDefault="000F091F" w:rsidP="0058224C">
            <w:pPr>
              <w:rPr>
                <w:b/>
                <w:bCs/>
              </w:rPr>
            </w:pPr>
          </w:p>
        </w:tc>
        <w:tc>
          <w:tcPr>
            <w:tcW w:w="3117" w:type="dxa"/>
            <w:tcBorders>
              <w:top w:val="nil"/>
              <w:left w:val="single" w:sz="4" w:space="0" w:color="auto"/>
              <w:bottom w:val="single" w:sz="4" w:space="0" w:color="auto"/>
              <w:right w:val="single" w:sz="4" w:space="0" w:color="auto"/>
            </w:tcBorders>
          </w:tcPr>
          <w:p w14:paraId="183FA78D" w14:textId="18594234" w:rsidR="000F091F" w:rsidRDefault="000F091F" w:rsidP="0058224C">
            <w:r>
              <w:t>Cuckoo Bumble Bee</w:t>
            </w:r>
          </w:p>
        </w:tc>
        <w:tc>
          <w:tcPr>
            <w:tcW w:w="3117" w:type="dxa"/>
            <w:tcBorders>
              <w:top w:val="nil"/>
              <w:left w:val="single" w:sz="4" w:space="0" w:color="auto"/>
              <w:bottom w:val="single" w:sz="4" w:space="0" w:color="auto"/>
              <w:right w:val="single" w:sz="4" w:space="0" w:color="auto"/>
            </w:tcBorders>
          </w:tcPr>
          <w:p w14:paraId="5D0B7B34" w14:textId="7E2B4A97" w:rsidR="000F091F" w:rsidRDefault="000F091F" w:rsidP="0058224C">
            <w:r>
              <w:t>Proposed Endangered</w:t>
            </w:r>
          </w:p>
        </w:tc>
      </w:tr>
      <w:tr w:rsidR="000F091F" w14:paraId="68BD6536" w14:textId="77777777" w:rsidTr="000F091F">
        <w:tc>
          <w:tcPr>
            <w:tcW w:w="3116" w:type="dxa"/>
            <w:tcBorders>
              <w:top w:val="single" w:sz="4" w:space="0" w:color="auto"/>
            </w:tcBorders>
          </w:tcPr>
          <w:p w14:paraId="35B2BF53" w14:textId="016DFF03" w:rsidR="000F091F" w:rsidRPr="000F091F" w:rsidRDefault="000F091F" w:rsidP="0058224C">
            <w:pPr>
              <w:rPr>
                <w:b/>
                <w:bCs/>
              </w:rPr>
            </w:pPr>
            <w:r w:rsidRPr="000F091F">
              <w:rPr>
                <w:b/>
                <w:bCs/>
              </w:rPr>
              <w:t>Flowering Plants</w:t>
            </w:r>
          </w:p>
        </w:tc>
        <w:tc>
          <w:tcPr>
            <w:tcW w:w="3117" w:type="dxa"/>
            <w:tcBorders>
              <w:top w:val="single" w:sz="4" w:space="0" w:color="auto"/>
            </w:tcBorders>
          </w:tcPr>
          <w:p w14:paraId="25629671" w14:textId="6F06C235" w:rsidR="000F091F" w:rsidRDefault="000F091F" w:rsidP="0058224C">
            <w:r>
              <w:t>Spalding’s Catchfly</w:t>
            </w:r>
          </w:p>
        </w:tc>
        <w:tc>
          <w:tcPr>
            <w:tcW w:w="3117" w:type="dxa"/>
            <w:tcBorders>
              <w:top w:val="single" w:sz="4" w:space="0" w:color="auto"/>
            </w:tcBorders>
          </w:tcPr>
          <w:p w14:paraId="523224DF" w14:textId="06A38EC4" w:rsidR="000F091F" w:rsidRDefault="000F091F" w:rsidP="0058224C">
            <w:r>
              <w:t>Threatened</w:t>
            </w:r>
          </w:p>
        </w:tc>
      </w:tr>
    </w:tbl>
    <w:p w14:paraId="3FD167DA" w14:textId="144C5C9C" w:rsidR="00BB3FB2" w:rsidRDefault="00BB3FB2" w:rsidP="00BB3FB2">
      <w:pPr>
        <w:spacing w:after="160" w:line="259" w:lineRule="auto"/>
      </w:pPr>
    </w:p>
    <w:p w14:paraId="7CAD641C" w14:textId="3B53E0C8" w:rsidR="00BB3FB2" w:rsidRDefault="00BB3FB2" w:rsidP="00DC5B01">
      <w:pPr>
        <w:pStyle w:val="Heading3"/>
      </w:pPr>
      <w:bookmarkStart w:id="20" w:name="_Toc206075565"/>
      <w:r>
        <w:lastRenderedPageBreak/>
        <w:t>National Wild and Scenic Rivers Act</w:t>
      </w:r>
      <w:bookmarkEnd w:id="20"/>
    </w:p>
    <w:p w14:paraId="51E532A8" w14:textId="495B89A9" w:rsidR="0089684B" w:rsidRPr="00F3665D" w:rsidRDefault="00286F34" w:rsidP="00F3665D">
      <w:pPr>
        <w:spacing w:after="160" w:line="259" w:lineRule="auto"/>
        <w:rPr>
          <w:rFonts w:eastAsiaTheme="majorEastAsia" w:cstheme="majorBidi"/>
          <w:b/>
          <w:szCs w:val="24"/>
        </w:rPr>
      </w:pPr>
      <w:r>
        <w:t>Hangman Creek has not been given a</w:t>
      </w:r>
      <w:r w:rsidR="0058224C" w:rsidRPr="0058224C">
        <w:t xml:space="preserve"> designat</w:t>
      </w:r>
      <w:r>
        <w:t>ion</w:t>
      </w:r>
      <w:r w:rsidR="0058224C" w:rsidRPr="0058224C">
        <w:t xml:space="preserve"> under the National Wild and Scenic Rivers Act.</w:t>
      </w:r>
      <w:r w:rsidR="0089684B" w:rsidRPr="00F3665D">
        <w:rPr>
          <w:highlight w:val="yellow"/>
        </w:rPr>
        <w:br w:type="page"/>
      </w:r>
    </w:p>
    <w:p w14:paraId="745D59B5" w14:textId="47DD748C" w:rsidR="00BB3FB2" w:rsidRDefault="00BB3FB2" w:rsidP="00DC5B01">
      <w:pPr>
        <w:pStyle w:val="Heading3"/>
      </w:pPr>
      <w:bookmarkStart w:id="21" w:name="_Toc206075568"/>
      <w:r>
        <w:lastRenderedPageBreak/>
        <w:t>Archeological and Historical</w:t>
      </w:r>
      <w:bookmarkEnd w:id="21"/>
    </w:p>
    <w:p w14:paraId="5D1984D7" w14:textId="63A68707" w:rsidR="0058224C" w:rsidRDefault="00E757D0" w:rsidP="0058224C">
      <w:r>
        <w:t xml:space="preserve">Recent projects have served as opportunities for archeological and historical review of the treatment plant site and facilities nearby.  Most recently, a cultural survey was </w:t>
      </w:r>
      <w:r w:rsidR="003C2C05">
        <w:t>carried out</w:t>
      </w:r>
      <w:r>
        <w:t xml:space="preserve"> in preparation for the construction of the influent lift station.  </w:t>
      </w:r>
      <w:r w:rsidRPr="00E757D0">
        <w:t>The primary goal of the cultural resource survey</w:t>
      </w:r>
      <w:r>
        <w:t xml:space="preserve"> was</w:t>
      </w:r>
      <w:r w:rsidRPr="00E757D0">
        <w:t xml:space="preserve"> to identify and assess any archaeological or cultural resources within the proposed construction </w:t>
      </w:r>
      <w:r w:rsidR="00286F34">
        <w:t xml:space="preserve">area </w:t>
      </w:r>
      <w:r w:rsidRPr="00E757D0">
        <w:t xml:space="preserve">of the influent lift station. This survey was undertaken to fulfill the cultural resources regulatory requirements mandated by the Department of Ecology and the Spokane Tribal Historic Preservation Office before </w:t>
      </w:r>
      <w:r>
        <w:t>beginning</w:t>
      </w:r>
      <w:r w:rsidRPr="00E757D0">
        <w:t xml:space="preserve"> construction activities.</w:t>
      </w:r>
    </w:p>
    <w:p w14:paraId="57BE7C0C" w14:textId="200A5587" w:rsidR="00E757D0" w:rsidRDefault="00E757D0" w:rsidP="0058224C">
      <w:r>
        <w:t>T</w:t>
      </w:r>
      <w:r w:rsidRPr="00E757D0">
        <w:t>he search revealed four previously recorded historic properties within a 1-mile radius of the</w:t>
      </w:r>
      <w:r w:rsidR="003C2C05">
        <w:t xml:space="preserve"> project area</w:t>
      </w:r>
      <w:r w:rsidRPr="00E757D0">
        <w:t xml:space="preserve">, primarily consisting of railroad-related features. The subsurface survey of the </w:t>
      </w:r>
      <w:r w:rsidR="00286F34">
        <w:t>area</w:t>
      </w:r>
      <w:r w:rsidRPr="00E757D0">
        <w:t xml:space="preserve"> yielded no pre-contact archaeological materials. However, one historic artifact, a 4-inch nail, was found in one STP, and modern debris (concrete fragments) was recovered from another. The soil profile generally indicated disturbed conditions, likely from the initial construction of the wastewater treatment plant.</w:t>
      </w:r>
    </w:p>
    <w:p w14:paraId="4A0F596C" w14:textId="500F072E" w:rsidR="00BB3FB2" w:rsidRDefault="00E757D0" w:rsidP="00447640">
      <w:r w:rsidRPr="00E757D0">
        <w:t xml:space="preserve">The Spokane Tribe of Indians Preservation Program concluded that the proposed project </w:t>
      </w:r>
      <w:r>
        <w:t xml:space="preserve">was </w:t>
      </w:r>
      <w:r w:rsidRPr="00E757D0">
        <w:t xml:space="preserve">unlikely to have adverse effects on significant cultural resources based on the survey findings. However, due to the </w:t>
      </w:r>
      <w:r>
        <w:t>treatment plant’s</w:t>
      </w:r>
      <w:r w:rsidRPr="00E757D0">
        <w:t xml:space="preserve"> proximity to Hangman Creek and </w:t>
      </w:r>
      <w:r>
        <w:t>(and the Creek’s</w:t>
      </w:r>
      <w:r w:rsidRPr="00E757D0">
        <w:t xml:space="preserve"> cultural importance</w:t>
      </w:r>
      <w:r>
        <w:t>)</w:t>
      </w:r>
      <w:r w:rsidRPr="00E757D0">
        <w:t xml:space="preserve">, </w:t>
      </w:r>
      <w:r>
        <w:t>the</w:t>
      </w:r>
      <w:r w:rsidRPr="00E757D0">
        <w:t xml:space="preserve"> possibility of encountering cultural materials during construction </w:t>
      </w:r>
      <w:r>
        <w:t>was emphasized and remains important</w:t>
      </w:r>
      <w:r w:rsidRPr="00E757D0">
        <w:t>.</w:t>
      </w:r>
      <w:r>
        <w:t xml:space="preserve"> T</w:t>
      </w:r>
      <w:r w:rsidRPr="00E757D0">
        <w:t xml:space="preserve">he primary recommendation </w:t>
      </w:r>
      <w:r>
        <w:t>was</w:t>
      </w:r>
      <w:r w:rsidRPr="00E757D0">
        <w:t xml:space="preserve"> to have an Inadvertent Discovery Plan (IDP) in place before any ground-disturbing activities beg</w:t>
      </w:r>
      <w:r>
        <w:t>a</w:t>
      </w:r>
      <w:r w:rsidRPr="00E757D0">
        <w:t>n.</w:t>
      </w:r>
      <w:r>
        <w:t xml:space="preserve"> </w:t>
      </w:r>
    </w:p>
    <w:p w14:paraId="1008AEE7" w14:textId="4E16781B" w:rsidR="00BB3FB2" w:rsidRPr="00BB3FB2" w:rsidRDefault="00BB3FB2" w:rsidP="00BB3FB2">
      <w:pPr>
        <w:pStyle w:val="Heading2"/>
        <w:rPr>
          <w:rStyle w:val="Heading2Char"/>
          <w:rFonts w:eastAsia="Calibri" w:cs="Times New Roman"/>
          <w:b/>
          <w:bCs/>
          <w:szCs w:val="22"/>
        </w:rPr>
      </w:pPr>
      <w:bookmarkStart w:id="22" w:name="_Toc206075569"/>
      <w:r w:rsidRPr="00BB3FB2">
        <w:t>Land Use and Zoning</w:t>
      </w:r>
      <w:bookmarkEnd w:id="22"/>
    </w:p>
    <w:p w14:paraId="71E0D146" w14:textId="14F304E4" w:rsidR="00447640" w:rsidRPr="00447640" w:rsidRDefault="00447640" w:rsidP="00447640">
      <w:r w:rsidRPr="00447640">
        <w:rPr>
          <w:i/>
          <w:iCs/>
        </w:rPr>
        <w:t>(WAC 173-240-050 (d)(</w:t>
      </w:r>
      <w:proofErr w:type="spellStart"/>
      <w:r w:rsidRPr="00447640">
        <w:rPr>
          <w:i/>
          <w:iCs/>
        </w:rPr>
        <w:t>i</w:t>
      </w:r>
      <w:proofErr w:type="spellEnd"/>
      <w:r w:rsidRPr="00447640">
        <w:rPr>
          <w:i/>
          <w:iCs/>
        </w:rPr>
        <w:t>))</w:t>
      </w:r>
    </w:p>
    <w:p w14:paraId="0F0DFD62" w14:textId="5DA2BD3C" w:rsidR="005219CE" w:rsidRDefault="00BB3FB2" w:rsidP="00BB3FB2">
      <w:r w:rsidRPr="00BB3FB2">
        <w:t xml:space="preserve">Land use and zoning patterns within the wastewater service area are fundamental considerations for facility planning as they dictate the type, density, and location of existing and future development. </w:t>
      </w:r>
      <w:r w:rsidR="005219CE">
        <w:t xml:space="preserve">See </w:t>
      </w:r>
      <w:r w:rsidR="005219CE">
        <w:rPr>
          <w:b/>
          <w:bCs/>
        </w:rPr>
        <w:t xml:space="preserve">Figure 3.3-1 </w:t>
      </w:r>
      <w:r w:rsidR="005219CE">
        <w:t>for a</w:t>
      </w:r>
      <w:r w:rsidRPr="00BB3FB2">
        <w:t xml:space="preserve"> map illustrating the current zoning designations in </w:t>
      </w:r>
      <w:r>
        <w:t>Tekoa</w:t>
      </w:r>
      <w:r w:rsidRPr="00BB3FB2">
        <w:t xml:space="preserve"> </w:t>
      </w:r>
      <w:r w:rsidR="005219CE">
        <w:t>below.</w:t>
      </w:r>
    </w:p>
    <w:p w14:paraId="32913ACE" w14:textId="0889D146" w:rsidR="0003208D" w:rsidRDefault="0003208D">
      <w:pPr>
        <w:spacing w:after="160" w:line="259" w:lineRule="auto"/>
      </w:pPr>
      <w:r>
        <w:br w:type="page"/>
      </w:r>
    </w:p>
    <w:p w14:paraId="2A2E1524" w14:textId="470519BA" w:rsidR="0003208D" w:rsidRPr="0003208D" w:rsidRDefault="0003208D" w:rsidP="0003208D">
      <w:pPr>
        <w:jc w:val="center"/>
        <w:rPr>
          <w:sz w:val="36"/>
          <w:szCs w:val="36"/>
        </w:rPr>
      </w:pPr>
      <w:r w:rsidRPr="0003208D">
        <w:rPr>
          <w:sz w:val="36"/>
          <w:szCs w:val="36"/>
          <w:highlight w:val="yellow"/>
        </w:rPr>
        <w:lastRenderedPageBreak/>
        <w:t>Insert Zoning Map</w:t>
      </w:r>
    </w:p>
    <w:p w14:paraId="0780A303" w14:textId="1ECF2DA4" w:rsidR="00F17BB5" w:rsidRDefault="00F17BB5">
      <w:pPr>
        <w:spacing w:after="160" w:line="259" w:lineRule="auto"/>
      </w:pPr>
      <w:r>
        <w:br w:type="page"/>
      </w:r>
    </w:p>
    <w:p w14:paraId="7207EAD2" w14:textId="77777777" w:rsidR="0003208D" w:rsidRDefault="0003208D" w:rsidP="00BB3FB2"/>
    <w:p w14:paraId="6F0A720D" w14:textId="24153DA0" w:rsidR="0039521F" w:rsidRDefault="0031482A" w:rsidP="0031482A">
      <w:pPr>
        <w:pStyle w:val="Caption"/>
      </w:pPr>
      <w:bookmarkStart w:id="23" w:name="_Ref206075679"/>
      <w:r>
        <w:t xml:space="preserve">Table </w:t>
      </w:r>
      <w:r w:rsidR="000F703F">
        <w:fldChar w:fldCharType="begin"/>
      </w:r>
      <w:r w:rsidR="000F703F">
        <w:instrText xml:space="preserve"> STYLEREF 1 \s </w:instrText>
      </w:r>
      <w:r w:rsidR="000F703F">
        <w:fldChar w:fldCharType="separate"/>
      </w:r>
      <w:r w:rsidR="00EB04C0">
        <w:rPr>
          <w:noProof/>
        </w:rPr>
        <w:t>3</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1</w:t>
      </w:r>
      <w:r w:rsidR="000F703F">
        <w:fldChar w:fldCharType="end"/>
      </w:r>
      <w:bookmarkEnd w:id="23"/>
      <w:r>
        <w:t xml:space="preserve"> Tekoa Zoning and Density Summary</w:t>
      </w:r>
    </w:p>
    <w:tbl>
      <w:tblPr>
        <w:tblStyle w:val="TableGrid"/>
        <w:tblW w:w="9895" w:type="dxa"/>
        <w:jc w:val="center"/>
        <w:tblLook w:val="04A0" w:firstRow="1" w:lastRow="0" w:firstColumn="1" w:lastColumn="0" w:noHBand="0" w:noVBand="1"/>
      </w:tblPr>
      <w:tblGrid>
        <w:gridCol w:w="2146"/>
        <w:gridCol w:w="1408"/>
        <w:gridCol w:w="1514"/>
        <w:gridCol w:w="2082"/>
        <w:gridCol w:w="2745"/>
      </w:tblGrid>
      <w:tr w:rsidR="006A448F" w14:paraId="16BFB639" w14:textId="77DBE393" w:rsidTr="00F17BB5">
        <w:trPr>
          <w:trHeight w:val="890"/>
          <w:jc w:val="center"/>
        </w:trPr>
        <w:tc>
          <w:tcPr>
            <w:tcW w:w="2146" w:type="dxa"/>
            <w:vAlign w:val="bottom"/>
          </w:tcPr>
          <w:p w14:paraId="207729B7" w14:textId="4BFE4899" w:rsidR="006A448F" w:rsidRPr="00F17BB5" w:rsidRDefault="006A448F" w:rsidP="00F17BB5">
            <w:pPr>
              <w:spacing w:line="240" w:lineRule="auto"/>
              <w:jc w:val="center"/>
              <w:rPr>
                <w:b/>
                <w:bCs/>
              </w:rPr>
            </w:pPr>
            <w:r w:rsidRPr="00F17BB5">
              <w:rPr>
                <w:b/>
                <w:bCs/>
              </w:rPr>
              <w:t>Zone</w:t>
            </w:r>
          </w:p>
        </w:tc>
        <w:tc>
          <w:tcPr>
            <w:tcW w:w="1408" w:type="dxa"/>
            <w:vAlign w:val="bottom"/>
          </w:tcPr>
          <w:p w14:paraId="16882062" w14:textId="1E6D6B1B" w:rsidR="006A448F" w:rsidRPr="00F17BB5" w:rsidRDefault="006A448F" w:rsidP="00F17BB5">
            <w:pPr>
              <w:spacing w:line="240" w:lineRule="auto"/>
              <w:jc w:val="center"/>
              <w:rPr>
                <w:b/>
                <w:bCs/>
              </w:rPr>
            </w:pPr>
            <w:r w:rsidRPr="00F17BB5">
              <w:rPr>
                <w:b/>
                <w:bCs/>
              </w:rPr>
              <w:t>Abbreviation</w:t>
            </w:r>
          </w:p>
        </w:tc>
        <w:tc>
          <w:tcPr>
            <w:tcW w:w="1514" w:type="dxa"/>
            <w:vAlign w:val="bottom"/>
          </w:tcPr>
          <w:p w14:paraId="7F4F0D57" w14:textId="564FE587" w:rsidR="006A448F" w:rsidRPr="00F17BB5" w:rsidRDefault="006A448F" w:rsidP="00F17BB5">
            <w:pPr>
              <w:spacing w:line="240" w:lineRule="auto"/>
              <w:jc w:val="center"/>
              <w:rPr>
                <w:b/>
                <w:bCs/>
              </w:rPr>
            </w:pPr>
            <w:r w:rsidRPr="00F17BB5">
              <w:rPr>
                <w:b/>
                <w:bCs/>
              </w:rPr>
              <w:t>Total Zone Area</w:t>
            </w:r>
          </w:p>
        </w:tc>
        <w:tc>
          <w:tcPr>
            <w:tcW w:w="2082" w:type="dxa"/>
            <w:vAlign w:val="bottom"/>
          </w:tcPr>
          <w:p w14:paraId="6B45B9C6" w14:textId="77777777" w:rsidR="006A448F" w:rsidRPr="00F17BB5" w:rsidRDefault="006A448F" w:rsidP="00F17BB5">
            <w:pPr>
              <w:spacing w:line="240" w:lineRule="auto"/>
              <w:jc w:val="center"/>
              <w:rPr>
                <w:b/>
                <w:bCs/>
              </w:rPr>
            </w:pPr>
            <w:r w:rsidRPr="00F17BB5">
              <w:rPr>
                <w:b/>
                <w:bCs/>
              </w:rPr>
              <w:t>Minimum Lot Size</w:t>
            </w:r>
          </w:p>
          <w:p w14:paraId="207CFB5C" w14:textId="3B0F257F" w:rsidR="006A448F" w:rsidRPr="00F17BB5" w:rsidRDefault="006A448F" w:rsidP="00F17BB5">
            <w:pPr>
              <w:spacing w:line="240" w:lineRule="auto"/>
              <w:jc w:val="center"/>
              <w:rPr>
                <w:b/>
                <w:bCs/>
              </w:rPr>
            </w:pPr>
            <w:r w:rsidRPr="00F17BB5">
              <w:rPr>
                <w:b/>
                <w:bCs/>
              </w:rPr>
              <w:t>(Sq. Feet)</w:t>
            </w:r>
          </w:p>
        </w:tc>
        <w:tc>
          <w:tcPr>
            <w:tcW w:w="2745" w:type="dxa"/>
            <w:vAlign w:val="bottom"/>
          </w:tcPr>
          <w:p w14:paraId="1C41F9C1" w14:textId="3DDD0715" w:rsidR="006A448F" w:rsidRPr="00F17BB5" w:rsidRDefault="006A448F" w:rsidP="00F17BB5">
            <w:pPr>
              <w:spacing w:line="240" w:lineRule="auto"/>
              <w:jc w:val="center"/>
              <w:rPr>
                <w:b/>
                <w:bCs/>
                <w:vertAlign w:val="superscript"/>
              </w:rPr>
            </w:pPr>
            <w:r w:rsidRPr="00F17BB5">
              <w:rPr>
                <w:b/>
                <w:bCs/>
              </w:rPr>
              <w:t>Standard Max Density</w:t>
            </w:r>
            <w:r w:rsidR="0031482A" w:rsidRPr="00F17BB5">
              <w:rPr>
                <w:b/>
                <w:bCs/>
                <w:vertAlign w:val="superscript"/>
              </w:rPr>
              <w:t>1</w:t>
            </w:r>
          </w:p>
          <w:p w14:paraId="49B67BAF" w14:textId="5882EFED" w:rsidR="006A448F" w:rsidRPr="00F17BB5" w:rsidRDefault="006A448F" w:rsidP="00F17BB5">
            <w:pPr>
              <w:spacing w:line="240" w:lineRule="auto"/>
              <w:jc w:val="center"/>
              <w:rPr>
                <w:b/>
                <w:bCs/>
              </w:rPr>
            </w:pPr>
            <w:r w:rsidRPr="00F17BB5">
              <w:rPr>
                <w:b/>
                <w:bCs/>
              </w:rPr>
              <w:t>(Dwellings / Sq. Feet)</w:t>
            </w:r>
          </w:p>
        </w:tc>
      </w:tr>
      <w:tr w:rsidR="006A448F" w14:paraId="2D629CE8" w14:textId="78B3C28F" w:rsidTr="00F17BB5">
        <w:trPr>
          <w:jc w:val="center"/>
        </w:trPr>
        <w:tc>
          <w:tcPr>
            <w:tcW w:w="2146" w:type="dxa"/>
          </w:tcPr>
          <w:p w14:paraId="53BE66AC" w14:textId="3FC74F85" w:rsidR="006A448F" w:rsidRDefault="006A448F" w:rsidP="00BB3FB2">
            <w:r>
              <w:t>Rural Residential</w:t>
            </w:r>
          </w:p>
        </w:tc>
        <w:tc>
          <w:tcPr>
            <w:tcW w:w="1408" w:type="dxa"/>
          </w:tcPr>
          <w:p w14:paraId="4A75B6A4" w14:textId="7DDD3ACD" w:rsidR="006A448F" w:rsidRDefault="006A448F" w:rsidP="0039521F">
            <w:pPr>
              <w:jc w:val="center"/>
            </w:pPr>
            <w:r>
              <w:t>RR</w:t>
            </w:r>
          </w:p>
        </w:tc>
        <w:tc>
          <w:tcPr>
            <w:tcW w:w="1514" w:type="dxa"/>
          </w:tcPr>
          <w:p w14:paraId="20EC8979" w14:textId="77777777" w:rsidR="006A448F" w:rsidRDefault="006A448F" w:rsidP="00BB3FB2"/>
        </w:tc>
        <w:tc>
          <w:tcPr>
            <w:tcW w:w="2082" w:type="dxa"/>
          </w:tcPr>
          <w:p w14:paraId="6EAC3378" w14:textId="0E264B4D" w:rsidR="006A448F" w:rsidRDefault="006A448F" w:rsidP="00BB3FB2">
            <w:r>
              <w:t>10,000</w:t>
            </w:r>
          </w:p>
        </w:tc>
        <w:tc>
          <w:tcPr>
            <w:tcW w:w="2745" w:type="dxa"/>
          </w:tcPr>
          <w:p w14:paraId="233BEDEC" w14:textId="6274D588" w:rsidR="006A448F" w:rsidRDefault="006A448F" w:rsidP="00BB3FB2">
            <w:r>
              <w:t>1 per 10,000</w:t>
            </w:r>
          </w:p>
        </w:tc>
      </w:tr>
      <w:tr w:rsidR="006A448F" w14:paraId="3D6067B0" w14:textId="4D2347E2" w:rsidTr="00F17BB5">
        <w:trPr>
          <w:jc w:val="center"/>
        </w:trPr>
        <w:tc>
          <w:tcPr>
            <w:tcW w:w="2146" w:type="dxa"/>
          </w:tcPr>
          <w:p w14:paraId="315CBE61" w14:textId="21BC50F5" w:rsidR="006A448F" w:rsidRDefault="006A448F" w:rsidP="00BB3FB2">
            <w:r>
              <w:t>Urban Residential</w:t>
            </w:r>
          </w:p>
        </w:tc>
        <w:tc>
          <w:tcPr>
            <w:tcW w:w="1408" w:type="dxa"/>
          </w:tcPr>
          <w:p w14:paraId="4E006900" w14:textId="0879D2AD" w:rsidR="006A448F" w:rsidRDefault="006A448F" w:rsidP="0039521F">
            <w:pPr>
              <w:jc w:val="center"/>
            </w:pPr>
            <w:r>
              <w:t>UR</w:t>
            </w:r>
          </w:p>
        </w:tc>
        <w:tc>
          <w:tcPr>
            <w:tcW w:w="1514" w:type="dxa"/>
          </w:tcPr>
          <w:p w14:paraId="00C91612" w14:textId="77777777" w:rsidR="006A448F" w:rsidRDefault="006A448F" w:rsidP="00BB3FB2"/>
        </w:tc>
        <w:tc>
          <w:tcPr>
            <w:tcW w:w="2082" w:type="dxa"/>
          </w:tcPr>
          <w:p w14:paraId="1DAFD5BA" w14:textId="14FC0B02" w:rsidR="006A448F" w:rsidRDefault="006A448F" w:rsidP="00BB3FB2">
            <w:r>
              <w:t>5,000</w:t>
            </w:r>
          </w:p>
        </w:tc>
        <w:tc>
          <w:tcPr>
            <w:tcW w:w="2745" w:type="dxa"/>
          </w:tcPr>
          <w:p w14:paraId="5D897813" w14:textId="5F3F626D" w:rsidR="006A448F" w:rsidRDefault="006A448F" w:rsidP="00BB3FB2">
            <w:r>
              <w:t>1 per 5,000</w:t>
            </w:r>
          </w:p>
        </w:tc>
      </w:tr>
      <w:tr w:rsidR="006A448F" w14:paraId="2212CF7F" w14:textId="7DD05BF9" w:rsidTr="00F17BB5">
        <w:trPr>
          <w:jc w:val="center"/>
        </w:trPr>
        <w:tc>
          <w:tcPr>
            <w:tcW w:w="2146" w:type="dxa"/>
          </w:tcPr>
          <w:p w14:paraId="3B2A41BB" w14:textId="664E5D35" w:rsidR="006A448F" w:rsidRDefault="006A448F" w:rsidP="00BB3FB2">
            <w:r>
              <w:t>Commercial</w:t>
            </w:r>
          </w:p>
        </w:tc>
        <w:tc>
          <w:tcPr>
            <w:tcW w:w="1408" w:type="dxa"/>
          </w:tcPr>
          <w:p w14:paraId="5F28676B" w14:textId="675A9F7B" w:rsidR="006A448F" w:rsidRDefault="006A448F" w:rsidP="0039521F">
            <w:pPr>
              <w:jc w:val="center"/>
            </w:pPr>
            <w:r>
              <w:t>C</w:t>
            </w:r>
          </w:p>
        </w:tc>
        <w:tc>
          <w:tcPr>
            <w:tcW w:w="1514" w:type="dxa"/>
          </w:tcPr>
          <w:p w14:paraId="2C144E76" w14:textId="77777777" w:rsidR="006A448F" w:rsidRDefault="006A448F" w:rsidP="00BB3FB2"/>
        </w:tc>
        <w:tc>
          <w:tcPr>
            <w:tcW w:w="2082" w:type="dxa"/>
          </w:tcPr>
          <w:p w14:paraId="0C3D3BE2" w14:textId="0FD22161" w:rsidR="006A448F" w:rsidRDefault="006A448F" w:rsidP="00BB3FB2">
            <w:r>
              <w:t>5,000</w:t>
            </w:r>
          </w:p>
        </w:tc>
        <w:tc>
          <w:tcPr>
            <w:tcW w:w="2745" w:type="dxa"/>
          </w:tcPr>
          <w:p w14:paraId="3D654EF3" w14:textId="18AF9EEB" w:rsidR="006A448F" w:rsidRDefault="006A448F" w:rsidP="00BB3FB2">
            <w:r>
              <w:t xml:space="preserve">1 per 5,000 </w:t>
            </w:r>
          </w:p>
        </w:tc>
      </w:tr>
      <w:tr w:rsidR="006A448F" w14:paraId="70EC2B8F" w14:textId="7292A4E7" w:rsidTr="00F17BB5">
        <w:trPr>
          <w:jc w:val="center"/>
        </w:trPr>
        <w:tc>
          <w:tcPr>
            <w:tcW w:w="2146" w:type="dxa"/>
          </w:tcPr>
          <w:p w14:paraId="46AF11AE" w14:textId="7C4A2FCB" w:rsidR="006A448F" w:rsidRDefault="006A448F" w:rsidP="00BB3FB2">
            <w:r>
              <w:t>Industrial</w:t>
            </w:r>
          </w:p>
        </w:tc>
        <w:tc>
          <w:tcPr>
            <w:tcW w:w="1408" w:type="dxa"/>
          </w:tcPr>
          <w:p w14:paraId="4546122F" w14:textId="7B9D5A49" w:rsidR="006A448F" w:rsidRDefault="006A448F" w:rsidP="0039521F">
            <w:pPr>
              <w:jc w:val="center"/>
            </w:pPr>
            <w:r>
              <w:t>I</w:t>
            </w:r>
          </w:p>
        </w:tc>
        <w:tc>
          <w:tcPr>
            <w:tcW w:w="1514" w:type="dxa"/>
          </w:tcPr>
          <w:p w14:paraId="2C3463FA" w14:textId="77777777" w:rsidR="006A448F" w:rsidRDefault="006A448F" w:rsidP="00BB3FB2"/>
        </w:tc>
        <w:tc>
          <w:tcPr>
            <w:tcW w:w="2082" w:type="dxa"/>
          </w:tcPr>
          <w:p w14:paraId="3BF0AB86" w14:textId="5A1531BA" w:rsidR="006A448F" w:rsidRDefault="006A448F" w:rsidP="00BB3FB2">
            <w:r>
              <w:t>NA</w:t>
            </w:r>
          </w:p>
        </w:tc>
        <w:tc>
          <w:tcPr>
            <w:tcW w:w="2745" w:type="dxa"/>
          </w:tcPr>
          <w:p w14:paraId="7ECD2FF2" w14:textId="75E01CC6" w:rsidR="006A448F" w:rsidRDefault="006A448F" w:rsidP="00BB3FB2">
            <w:r>
              <w:t>NA</w:t>
            </w:r>
          </w:p>
        </w:tc>
      </w:tr>
      <w:tr w:rsidR="006A448F" w14:paraId="286B0515" w14:textId="20B544D6" w:rsidTr="00F17BB5">
        <w:trPr>
          <w:jc w:val="center"/>
        </w:trPr>
        <w:tc>
          <w:tcPr>
            <w:tcW w:w="2146" w:type="dxa"/>
          </w:tcPr>
          <w:p w14:paraId="75BC93BC" w14:textId="0E968585" w:rsidR="006A448F" w:rsidRDefault="006A448F" w:rsidP="00BB3FB2">
            <w:r>
              <w:t>Mobile Home Park (Overlay District)</w:t>
            </w:r>
          </w:p>
        </w:tc>
        <w:tc>
          <w:tcPr>
            <w:tcW w:w="1408" w:type="dxa"/>
          </w:tcPr>
          <w:p w14:paraId="5E7C99DE" w14:textId="2A9A46DD" w:rsidR="006A448F" w:rsidRDefault="006A448F" w:rsidP="0039521F">
            <w:pPr>
              <w:jc w:val="center"/>
            </w:pPr>
            <w:r>
              <w:t>MHP</w:t>
            </w:r>
          </w:p>
        </w:tc>
        <w:tc>
          <w:tcPr>
            <w:tcW w:w="1514" w:type="dxa"/>
          </w:tcPr>
          <w:p w14:paraId="6D27BC2D" w14:textId="77777777" w:rsidR="006A448F" w:rsidRDefault="006A448F" w:rsidP="00BB3FB2"/>
        </w:tc>
        <w:tc>
          <w:tcPr>
            <w:tcW w:w="2082" w:type="dxa"/>
          </w:tcPr>
          <w:p w14:paraId="29701DB8" w14:textId="01F9DEB6" w:rsidR="006A448F" w:rsidRDefault="006A448F" w:rsidP="00BB3FB2">
            <w:r>
              <w:t>15,000</w:t>
            </w:r>
          </w:p>
        </w:tc>
        <w:tc>
          <w:tcPr>
            <w:tcW w:w="2745" w:type="dxa"/>
          </w:tcPr>
          <w:p w14:paraId="651E8B33" w14:textId="1735F926" w:rsidR="006A448F" w:rsidRDefault="0031482A" w:rsidP="00BB3FB2">
            <w:r>
              <w:t>5.36</w:t>
            </w:r>
            <w:r w:rsidR="00F17BB5">
              <w:t xml:space="preserve"> per 15,000</w:t>
            </w:r>
          </w:p>
        </w:tc>
      </w:tr>
    </w:tbl>
    <w:p w14:paraId="47180F05" w14:textId="0C1DA9BD" w:rsidR="00F17BB5" w:rsidRPr="00F17BB5" w:rsidRDefault="0031482A" w:rsidP="00F17BB5">
      <w:pPr>
        <w:pStyle w:val="ListParagraph"/>
        <w:numPr>
          <w:ilvl w:val="1"/>
          <w:numId w:val="12"/>
        </w:numPr>
        <w:ind w:left="270" w:hanging="270"/>
        <w:rPr>
          <w:sz w:val="16"/>
          <w:szCs w:val="16"/>
        </w:rPr>
      </w:pPr>
      <w:r w:rsidRPr="0031482A">
        <w:rPr>
          <w:sz w:val="16"/>
          <w:szCs w:val="16"/>
        </w:rPr>
        <w:t xml:space="preserve"> For full density policy, see the City of Tekoa municipal code.  Densities found in</w:t>
      </w:r>
      <w:r w:rsidRPr="00F17BB5">
        <w:rPr>
          <w:sz w:val="16"/>
          <w:szCs w:val="16"/>
        </w:rPr>
        <w:t xml:space="preserve"> </w:t>
      </w:r>
      <w:r w:rsidR="00F17BB5" w:rsidRPr="00F17BB5">
        <w:rPr>
          <w:sz w:val="16"/>
          <w:szCs w:val="16"/>
        </w:rPr>
        <w:fldChar w:fldCharType="begin"/>
      </w:r>
      <w:r w:rsidR="00F17BB5" w:rsidRPr="00F17BB5">
        <w:rPr>
          <w:sz w:val="16"/>
          <w:szCs w:val="16"/>
        </w:rPr>
        <w:instrText xml:space="preserve"> REF _Ref206075679 \h </w:instrText>
      </w:r>
      <w:r w:rsidR="00F17BB5">
        <w:rPr>
          <w:sz w:val="16"/>
          <w:szCs w:val="16"/>
        </w:rPr>
        <w:instrText xml:space="preserve"> \* MERGEFORMAT </w:instrText>
      </w:r>
      <w:r w:rsidR="00F17BB5" w:rsidRPr="00F17BB5">
        <w:rPr>
          <w:sz w:val="16"/>
          <w:szCs w:val="16"/>
        </w:rPr>
      </w:r>
      <w:r w:rsidR="00F17BB5" w:rsidRPr="00F17BB5">
        <w:rPr>
          <w:sz w:val="16"/>
          <w:szCs w:val="16"/>
        </w:rPr>
        <w:fldChar w:fldCharType="separate"/>
      </w:r>
      <w:r w:rsidR="00EB04C0" w:rsidRPr="00EB04C0">
        <w:rPr>
          <w:sz w:val="16"/>
          <w:szCs w:val="16"/>
        </w:rPr>
        <w:t xml:space="preserve">Table </w:t>
      </w:r>
      <w:r w:rsidR="00EB04C0" w:rsidRPr="00EB04C0">
        <w:rPr>
          <w:noProof/>
          <w:sz w:val="16"/>
          <w:szCs w:val="16"/>
        </w:rPr>
        <w:t>3</w:t>
      </w:r>
      <w:r w:rsidR="00EB04C0" w:rsidRPr="00EB04C0">
        <w:rPr>
          <w:noProof/>
          <w:sz w:val="16"/>
          <w:szCs w:val="16"/>
        </w:rPr>
        <w:noBreakHyphen/>
        <w:t>1</w:t>
      </w:r>
      <w:r w:rsidR="00F17BB5" w:rsidRPr="00F17BB5">
        <w:rPr>
          <w:sz w:val="16"/>
          <w:szCs w:val="16"/>
        </w:rPr>
        <w:fldChar w:fldCharType="end"/>
      </w:r>
      <w:r w:rsidR="00F17BB5">
        <w:rPr>
          <w:sz w:val="16"/>
          <w:szCs w:val="16"/>
        </w:rPr>
        <w:t xml:space="preserve"> are for general information and reference purposes only. Standard max density represents normal use and does not fully describe specifics of the policy such as d</w:t>
      </w:r>
    </w:p>
    <w:p w14:paraId="7269A3D1" w14:textId="70687D74" w:rsidR="00BB3FB2" w:rsidRPr="00BB3FB2" w:rsidRDefault="00F17BB5" w:rsidP="00BB3FB2">
      <w:r>
        <w:t>Rural Residential (RR), Urban R</w:t>
      </w:r>
      <w:r w:rsidR="00BB3FB2" w:rsidRPr="00BB3FB2">
        <w:t>esidential</w:t>
      </w:r>
      <w:r>
        <w:t xml:space="preserve"> (UR)</w:t>
      </w:r>
      <w:r w:rsidR="00BB3FB2" w:rsidRPr="00BB3FB2">
        <w:t xml:space="preserve">, </w:t>
      </w:r>
      <w:r>
        <w:t>C</w:t>
      </w:r>
      <w:r w:rsidR="00BB3FB2" w:rsidRPr="00BB3FB2">
        <w:t>ommercial</w:t>
      </w:r>
      <w:r>
        <w:t xml:space="preserve"> (C)</w:t>
      </w:r>
      <w:r w:rsidR="00BB3FB2" w:rsidRPr="00BB3FB2">
        <w:t xml:space="preserve">, and </w:t>
      </w:r>
      <w:r>
        <w:t>Industrial (I)</w:t>
      </w:r>
      <w:r w:rsidR="00BB3FB2" w:rsidRPr="00BB3FB2">
        <w:t xml:space="preserve">. As Tekoa grows, zoning may change, affecting both population density and development patterns, which will influence wastewater demand. </w:t>
      </w:r>
    </w:p>
    <w:p w14:paraId="59BE8F6C" w14:textId="37756213" w:rsidR="00BB3FB2" w:rsidRPr="00BB3FB2" w:rsidRDefault="00BB3FB2" w:rsidP="00BB3FB2">
      <w:r w:rsidRPr="00BB3FB2">
        <w:t>The purpose of conducting growth projections in a wastewater facility plan is to accurately estimate future wastewater flows and loads, ensuring that the wastewater collection, treatment, and disposal facilities are adequately sized to meet projected demands over the planning period. Zoning is considered in wastewater management planning because it dictates the types and density of development allowed in different areas. This directly impacts population density, water usage patterns, and consequently, the volume and character of wastewater generated. By analyzing existing zoning and anticipated changes in local land use plans, future wastewater demands can be projected more accurately across the service area</w:t>
      </w:r>
      <w:r w:rsidR="005219CE">
        <w:t xml:space="preserve"> and be used as an aid for planning infrastructure maintenance and improvements</w:t>
      </w:r>
      <w:r w:rsidRPr="00BB3FB2">
        <w:t xml:space="preserve">. </w:t>
      </w:r>
    </w:p>
    <w:p w14:paraId="7E90FDDE" w14:textId="6BBEC38B" w:rsidR="00BB3FB2" w:rsidRPr="00BB3FB2" w:rsidRDefault="00BB3FB2" w:rsidP="00BB3FB2">
      <w:r w:rsidRPr="00BB3FB2">
        <w:t xml:space="preserve">This Facility Plan covers the period from </w:t>
      </w:r>
      <w:r w:rsidR="00AF7B90">
        <w:t xml:space="preserve">2025 </w:t>
      </w:r>
      <w:r w:rsidRPr="00BB3FB2">
        <w:t>to</w:t>
      </w:r>
      <w:r w:rsidR="00AF7B90">
        <w:t xml:space="preserve"> 20</w:t>
      </w:r>
      <w:del w:id="24" w:author="Sean McSherry" w:date="2025-05-29T17:17:00Z" w16du:dateUtc="2025-05-30T00:17:00Z">
        <w:r w:rsidR="00AF7B90" w:rsidDel="001E6D48">
          <w:delText>4</w:delText>
        </w:r>
      </w:del>
      <w:r w:rsidR="00AF7B90">
        <w:t>45</w:t>
      </w:r>
      <w:r w:rsidRPr="00BB3FB2">
        <w:t xml:space="preserve"> and is intended to align with the community's comprehensive planning updates and capital improvement cycles. This facility plan considers </w:t>
      </w:r>
      <w:r w:rsidR="00F3665D">
        <w:t>several</w:t>
      </w:r>
      <w:r w:rsidRPr="00BB3FB2">
        <w:t xml:space="preserve"> growth scenarios for projecting future wastewater needs. </w:t>
      </w:r>
      <w:r w:rsidR="00F3665D">
        <w:t>See Section 3.7 for population projections.</w:t>
      </w:r>
    </w:p>
    <w:p w14:paraId="45567FB2" w14:textId="407DE9CC" w:rsidR="00BB3FB2" w:rsidRPr="00BB3FB2" w:rsidRDefault="00BB3FB2" w:rsidP="005A2F8C">
      <w:pPr>
        <w:pStyle w:val="Heading2"/>
        <w:rPr>
          <w:i/>
          <w:iCs/>
        </w:rPr>
      </w:pPr>
      <w:bookmarkStart w:id="25" w:name="_Toc206075570"/>
      <w:r>
        <w:t>Urban Growth Areas and Future Development Trends</w:t>
      </w:r>
      <w:bookmarkEnd w:id="25"/>
    </w:p>
    <w:p w14:paraId="1A94CC79" w14:textId="135D2148" w:rsidR="00447640" w:rsidRPr="00447640" w:rsidRDefault="00447640" w:rsidP="00447640">
      <w:pPr>
        <w:rPr>
          <w:rFonts w:eastAsiaTheme="majorEastAsia" w:cstheme="majorBidi"/>
          <w:b/>
          <w:szCs w:val="26"/>
        </w:rPr>
      </w:pPr>
      <w:r w:rsidRPr="00447640">
        <w:rPr>
          <w:i/>
          <w:iCs/>
        </w:rPr>
        <w:t>(WAC 173-240-050 (d)(</w:t>
      </w:r>
      <w:proofErr w:type="spellStart"/>
      <w:r w:rsidRPr="00447640">
        <w:rPr>
          <w:i/>
          <w:iCs/>
        </w:rPr>
        <w:t>i</w:t>
      </w:r>
      <w:proofErr w:type="spellEnd"/>
      <w:r w:rsidRPr="00447640">
        <w:rPr>
          <w:i/>
          <w:iCs/>
        </w:rPr>
        <w:t>))</w:t>
      </w:r>
    </w:p>
    <w:p w14:paraId="787ACFCC" w14:textId="1DCEC728" w:rsidR="00BB3FB2" w:rsidRDefault="00447640" w:rsidP="00447640">
      <w:r w:rsidRPr="00447640">
        <w:t xml:space="preserve">This facility plan utilizes growth scenarios to project wastewater needs over specific planning periods: a </w:t>
      </w:r>
      <w:r w:rsidR="00AF7B90">
        <w:t>6</w:t>
      </w:r>
      <w:r w:rsidRPr="00447640">
        <w:t xml:space="preserve">-year near-term period from </w:t>
      </w:r>
      <w:r w:rsidR="00AF7B90">
        <w:t>2024</w:t>
      </w:r>
      <w:r w:rsidRPr="00447640">
        <w:t xml:space="preserve"> to </w:t>
      </w:r>
      <w:r w:rsidR="00AF7B90">
        <w:t>2030</w:t>
      </w:r>
      <w:r w:rsidRPr="00447640">
        <w:t xml:space="preserve"> and a 20-year long-term period from </w:t>
      </w:r>
      <w:r w:rsidR="00AF7B90">
        <w:t>2025 to 2045</w:t>
      </w:r>
      <w:r w:rsidRPr="00447640">
        <w:t xml:space="preserve">. This dual timeframe allows for both immediate planning and long-range infrastructure needs assessment, accommodating both known near-term projects and longer-term build-out potential. The Growth Management Act (GMA) is a </w:t>
      </w:r>
      <w:r w:rsidR="00C1639B">
        <w:t xml:space="preserve">series of statutes </w:t>
      </w:r>
      <w:r w:rsidRPr="00447640">
        <w:t xml:space="preserve">that require state and local governments to manage growth by planning and protecting critical areas and designating urban growth areas where </w:t>
      </w:r>
      <w:r w:rsidRPr="00447640">
        <w:lastRenderedPageBreak/>
        <w:t xml:space="preserve">development is concentrated. GMA planning significantly influences wastewater treatment facility planning by directing where future wastewater service will be needed and promoting efficient infrastructure investment within designated areas. </w:t>
      </w:r>
    </w:p>
    <w:p w14:paraId="1168019D" w14:textId="164DAFDB" w:rsidR="00447640" w:rsidRPr="00BB3FB2" w:rsidRDefault="00BB3FB2" w:rsidP="005A2F8C">
      <w:pPr>
        <w:pStyle w:val="Heading2"/>
        <w:rPr>
          <w:rStyle w:val="Heading2Char"/>
          <w:b/>
          <w:bCs/>
        </w:rPr>
      </w:pPr>
      <w:bookmarkStart w:id="26" w:name="_Toc206075571"/>
      <w:r w:rsidRPr="00BB3FB2">
        <w:rPr>
          <w:rStyle w:val="Heading2Char"/>
          <w:b/>
          <w:bCs/>
        </w:rPr>
        <w:t xml:space="preserve">Tekoa Area </w:t>
      </w:r>
      <w:r w:rsidR="00447640" w:rsidRPr="00BB3FB2">
        <w:rPr>
          <w:rStyle w:val="Heading2Char"/>
          <w:b/>
          <w:bCs/>
        </w:rPr>
        <w:t>Geography and Landscape</w:t>
      </w:r>
      <w:bookmarkEnd w:id="26"/>
    </w:p>
    <w:p w14:paraId="299024C0" w14:textId="77777777" w:rsidR="00BB3FB2" w:rsidRDefault="00BB3FB2" w:rsidP="00447640">
      <w:r w:rsidRPr="00447640">
        <w:rPr>
          <w:i/>
          <w:iCs/>
        </w:rPr>
        <w:t>(WAC 173-240-050(f))</w:t>
      </w:r>
    </w:p>
    <w:p w14:paraId="283F97FE" w14:textId="652D20B2" w:rsidR="000707E7" w:rsidRDefault="0003208D" w:rsidP="0003208D">
      <w:r w:rsidRPr="00DC5CB9">
        <w:t xml:space="preserve">Tekoa </w:t>
      </w:r>
      <w:r w:rsidR="000707E7" w:rsidRPr="00DC5CB9">
        <w:t>is in</w:t>
      </w:r>
      <w:r>
        <w:t xml:space="preserve"> an </w:t>
      </w:r>
      <w:r w:rsidRPr="00DC5CB9">
        <w:t>agricultural area</w:t>
      </w:r>
      <w:r>
        <w:t xml:space="preserve"> of Eastern Washington known as the</w:t>
      </w:r>
      <w:r w:rsidRPr="00DC5CB9">
        <w:t xml:space="preserve"> Palouse. It is situated approximately 40 miles southeast of Spokane</w:t>
      </w:r>
      <w:r>
        <w:t xml:space="preserve">.  </w:t>
      </w:r>
      <w:r w:rsidRPr="00DC5CB9">
        <w:t xml:space="preserve">The </w:t>
      </w:r>
      <w:r>
        <w:t>area surrounding Tekoa</w:t>
      </w:r>
      <w:r w:rsidRPr="00DC5CB9">
        <w:t xml:space="preserve"> is characterized by characteristic </w:t>
      </w:r>
      <w:r>
        <w:t>rolling</w:t>
      </w:r>
      <w:r w:rsidRPr="00DC5CB9">
        <w:t xml:space="preserve"> hills of the Palouse region</w:t>
      </w:r>
      <w:r>
        <w:t>.</w:t>
      </w:r>
      <w:r w:rsidRPr="00DC5CB9">
        <w:t xml:space="preserve"> The primary industry related to the area's geography is agriculture. The geography, particularly the terrain and presence </w:t>
      </w:r>
      <w:r>
        <w:t>of</w:t>
      </w:r>
      <w:r w:rsidRPr="00DC5CB9">
        <w:t xml:space="preserve"> Hangman Creek and Little Hangman Creek</w:t>
      </w:r>
      <w:r>
        <w:t>,</w:t>
      </w:r>
      <w:r w:rsidRPr="00DC5CB9">
        <w:t xml:space="preserve"> influences local drainage patterns which are relevant to stormwater management and potential infiltration/inflow into the sewer system.</w:t>
      </w:r>
    </w:p>
    <w:p w14:paraId="5B56BFFE" w14:textId="1D502F9F" w:rsidR="0003208D" w:rsidRDefault="0003208D" w:rsidP="0003208D">
      <w:r w:rsidRPr="00DC5CB9">
        <w:t xml:space="preserve">The area soils are predominantly silt or loess, which accumulated from glacial </w:t>
      </w:r>
      <w:r w:rsidR="000707E7" w:rsidRPr="00DC5CB9">
        <w:t>deposits overlying</w:t>
      </w:r>
      <w:r w:rsidRPr="00DC5CB9">
        <w:t xml:space="preserve"> </w:t>
      </w:r>
      <w:r>
        <w:t>the area’s</w:t>
      </w:r>
      <w:r w:rsidRPr="00DC5CB9">
        <w:t xml:space="preserve"> basalt flow</w:t>
      </w:r>
      <w:r>
        <w:t xml:space="preserve"> formations</w:t>
      </w:r>
      <w:r w:rsidRPr="00DC5CB9">
        <w:t xml:space="preserve">, along with the siltstones and sandstones of the Latah Formation. </w:t>
      </w:r>
      <w:r w:rsidRPr="00C11051">
        <w:t xml:space="preserve">Buttes such as Tekoa Mountain, formed from islands of </w:t>
      </w:r>
      <w:proofErr w:type="spellStart"/>
      <w:r w:rsidRPr="00C11051">
        <w:t>siltite</w:t>
      </w:r>
      <w:proofErr w:type="spellEnd"/>
      <w:r w:rsidRPr="00C11051">
        <w:t xml:space="preserve"> and quartzite jutting above the basalt flows, are composed of harder, less permeable rock; these features generally lead to lower water infiltration rates, increased surface runoff, and the development of thin, rocky soils often unsuitable for agriculture</w:t>
      </w:r>
      <w:r>
        <w:t>.</w:t>
      </w:r>
      <w:r w:rsidRPr="00C11051">
        <w:t xml:space="preserve"> </w:t>
      </w:r>
      <w:r w:rsidRPr="00DC5CB9">
        <w:t xml:space="preserve">Understanding the </w:t>
      </w:r>
      <w:r>
        <w:t xml:space="preserve">areas geological setting and the </w:t>
      </w:r>
      <w:r w:rsidRPr="00DC5CB9">
        <w:t xml:space="preserve">soil types and underlying </w:t>
      </w:r>
      <w:r>
        <w:t xml:space="preserve">that </w:t>
      </w:r>
      <w:r w:rsidRPr="00DC5CB9">
        <w:t>geology is important for evaluating infiltration potential and site suitability for infrastructure construction</w:t>
      </w:r>
      <w:r>
        <w:t xml:space="preserve"> related to treatment.</w:t>
      </w:r>
    </w:p>
    <w:p w14:paraId="4729F773" w14:textId="702EE6CB" w:rsidR="005A2F8C" w:rsidRDefault="005A2F8C" w:rsidP="005A2F8C">
      <w:pPr>
        <w:pStyle w:val="Heading2"/>
      </w:pPr>
      <w:bookmarkStart w:id="27" w:name="_Toc206075572"/>
      <w:r>
        <w:t>Tekoa Water System Description</w:t>
      </w:r>
      <w:bookmarkEnd w:id="27"/>
      <w:r>
        <w:t xml:space="preserve"> </w:t>
      </w:r>
    </w:p>
    <w:p w14:paraId="4639EEB8" w14:textId="77777777" w:rsidR="001E6D48" w:rsidRPr="00447640" w:rsidRDefault="001E6D48" w:rsidP="001E6D48">
      <w:r>
        <w:t xml:space="preserve">The City of Tekoa owns and operates a Group A public water system (DOH ID: 828707) that serves the residents within the city limits. The system includes 3 active wells, 1 Irrigation well, 1 decommissioned well, 1 storage reservoirs, and a network of distribution and transmission mains. The system operates with a single pressure zone. </w:t>
      </w:r>
    </w:p>
    <w:p w14:paraId="3787DFD6" w14:textId="26FCE1AD" w:rsidR="001E6D48" w:rsidRDefault="001E6D48" w:rsidP="00DC5B01">
      <w:pPr>
        <w:pStyle w:val="Heading3"/>
      </w:pPr>
      <w:bookmarkStart w:id="28" w:name="_Toc198422123"/>
      <w:bookmarkStart w:id="29" w:name="_Toc206075573"/>
      <w:r w:rsidRPr="00447640">
        <w:t>Water Sources</w:t>
      </w:r>
      <w:bookmarkEnd w:id="28"/>
      <w:bookmarkEnd w:id="29"/>
    </w:p>
    <w:p w14:paraId="6EFE036E" w14:textId="17704C86" w:rsidR="001E6D48" w:rsidRDefault="001E6D48" w:rsidP="001E6D48">
      <w:r>
        <w:t xml:space="preserve">The City’s water supply comes from two chlorinated ground water wells, both with vertical shaft turbine pumps and shelters. There is </w:t>
      </w:r>
      <w:proofErr w:type="gramStart"/>
      <w:r>
        <w:t>an also</w:t>
      </w:r>
      <w:proofErr w:type="gramEnd"/>
      <w:r>
        <w:t xml:space="preserve"> an irrigation well at the golf course and a decommissioned well as part of the City’s water system.</w:t>
      </w:r>
    </w:p>
    <w:p w14:paraId="21D67964" w14:textId="77777777" w:rsidR="001E6D48" w:rsidRDefault="001E6D48" w:rsidP="001E6D48">
      <w:pPr>
        <w:pStyle w:val="ListParagraph"/>
        <w:numPr>
          <w:ilvl w:val="0"/>
          <w:numId w:val="14"/>
        </w:numPr>
        <w:spacing w:after="0" w:line="240" w:lineRule="auto"/>
      </w:pPr>
      <w:r>
        <w:t>Well 1 (AGG-171) or the “North Well” across from city hall at 400 Washington St was an original well for the city built in the late 1920’s – early 1930’s. It was decommissioned in 2011 after a partial collapse. It was a 6” Diameter, 176ft deep well producing 210 gallons per minute (</w:t>
      </w:r>
      <w:proofErr w:type="spellStart"/>
      <w:r>
        <w:t>gpm</w:t>
      </w:r>
      <w:proofErr w:type="spellEnd"/>
      <w:r>
        <w:t xml:space="preserve">). </w:t>
      </w:r>
    </w:p>
    <w:p w14:paraId="3BFBB07E" w14:textId="77777777" w:rsidR="001E6D48" w:rsidRDefault="001E6D48" w:rsidP="001E6D48">
      <w:pPr>
        <w:pStyle w:val="ListParagraph"/>
        <w:numPr>
          <w:ilvl w:val="0"/>
          <w:numId w:val="14"/>
        </w:numPr>
        <w:spacing w:after="0" w:line="240" w:lineRule="auto"/>
      </w:pPr>
      <w:r>
        <w:t xml:space="preserve">Well 2 (AGG-172) or the “South Well” across from city hall at 400 Washington St was an original well for the city built in the late 1920’s-1930’s was decommissioned in 2009. It was a 4” diameter, 167ft deep well producing 100 </w:t>
      </w:r>
      <w:proofErr w:type="spellStart"/>
      <w:r>
        <w:t>gpm</w:t>
      </w:r>
      <w:proofErr w:type="spellEnd"/>
    </w:p>
    <w:p w14:paraId="41AEB055" w14:textId="77777777" w:rsidR="001E6D48" w:rsidRDefault="001E6D48" w:rsidP="001E6D48">
      <w:pPr>
        <w:pStyle w:val="ListParagraph"/>
        <w:numPr>
          <w:ilvl w:val="0"/>
          <w:numId w:val="14"/>
        </w:numPr>
        <w:spacing w:after="0" w:line="240" w:lineRule="auto"/>
      </w:pPr>
      <w:r>
        <w:t xml:space="preserve">Well 3 (AGG-173) or the “Truax Well” at 402 Line St at the corner of Truax St and Line St serves as the City’s primary Well. It was built in 1978. It is a 16” diameter 1400ft deep well producing 900 </w:t>
      </w:r>
      <w:proofErr w:type="spellStart"/>
      <w:r>
        <w:t>gpm</w:t>
      </w:r>
      <w:proofErr w:type="spellEnd"/>
      <w:r>
        <w:t xml:space="preserve">. </w:t>
      </w:r>
    </w:p>
    <w:p w14:paraId="65AF8F8F" w14:textId="77777777" w:rsidR="001E6D48" w:rsidRDefault="001E6D48" w:rsidP="001E6D48">
      <w:pPr>
        <w:pStyle w:val="ListParagraph"/>
        <w:numPr>
          <w:ilvl w:val="0"/>
          <w:numId w:val="14"/>
        </w:numPr>
        <w:spacing w:after="0" w:line="240" w:lineRule="auto"/>
      </w:pPr>
      <w:r>
        <w:lastRenderedPageBreak/>
        <w:t xml:space="preserve">Well 4 (AAU-279) constructed in 2006 is located at the city’s golf course at 202 Golf course Rd and serves as an irrigation well for the City’s golf course. It is an 8” diameter 180ft deep well producing 100 </w:t>
      </w:r>
      <w:proofErr w:type="spellStart"/>
      <w:r>
        <w:t>gpm</w:t>
      </w:r>
      <w:proofErr w:type="spellEnd"/>
      <w:r>
        <w:t xml:space="preserve">. </w:t>
      </w:r>
    </w:p>
    <w:p w14:paraId="1B234342" w14:textId="77777777" w:rsidR="001E6D48" w:rsidRDefault="001E6D48" w:rsidP="001E6D48">
      <w:pPr>
        <w:pStyle w:val="ListParagraph"/>
        <w:numPr>
          <w:ilvl w:val="0"/>
          <w:numId w:val="14"/>
        </w:numPr>
        <w:spacing w:after="0" w:line="240" w:lineRule="auto"/>
      </w:pPr>
      <w:r>
        <w:t xml:space="preserve">Well 5 (APS-592) is across from City Hall at 400 400 Washington St was constructed in 2011 and commissioned in 2012. This well was drilled adjacent to AGG-171 and, replacing it and well AGG-172. This well is used as the City’s backup/emergency well It is a 12” diameter 303ft deep well producing 280 </w:t>
      </w:r>
      <w:proofErr w:type="spellStart"/>
      <w:r>
        <w:t>gpm</w:t>
      </w:r>
      <w:proofErr w:type="spellEnd"/>
      <w:r>
        <w:t>.</w:t>
      </w:r>
    </w:p>
    <w:p w14:paraId="32D7FA71" w14:textId="77777777" w:rsidR="001E6D48" w:rsidRDefault="001E6D48" w:rsidP="001E6D48">
      <w:pPr>
        <w:pStyle w:val="ListParagraph"/>
      </w:pPr>
    </w:p>
    <w:p w14:paraId="22AF951F" w14:textId="77777777" w:rsidR="001E6D48" w:rsidRDefault="001E6D48" w:rsidP="001E6D48">
      <w:r>
        <w:t>All active wells are in the Columbia River Basalt Group aquifer system providing a source of high-quality groundwater with minimal treatment requirements beyond chlorination for disinfection.</w:t>
      </w:r>
    </w:p>
    <w:p w14:paraId="44F89875" w14:textId="795C0BED" w:rsidR="001E6D48" w:rsidRDefault="001E6D48" w:rsidP="00DC5B01">
      <w:pPr>
        <w:pStyle w:val="Heading3"/>
        <w:numPr>
          <w:ilvl w:val="0"/>
          <w:numId w:val="20"/>
        </w:numPr>
      </w:pPr>
      <w:bookmarkStart w:id="30" w:name="_Toc206075574"/>
      <w:r>
        <w:t>Water Storage</w:t>
      </w:r>
      <w:bookmarkEnd w:id="30"/>
    </w:p>
    <w:p w14:paraId="0FFDA450" w14:textId="77777777" w:rsidR="001E6D48" w:rsidRPr="00002C21" w:rsidRDefault="001E6D48" w:rsidP="001E6D48">
      <w:r>
        <w:t xml:space="preserve">The water system includes 1 in ground concrete reservoir situated on the hillside about a half mile north of City Hall at the end of </w:t>
      </w:r>
      <w:proofErr w:type="spellStart"/>
      <w:r>
        <w:t>Carbury</w:t>
      </w:r>
      <w:proofErr w:type="spellEnd"/>
      <w:r>
        <w:t xml:space="preserve"> Rd. It has a capacity of </w:t>
      </w:r>
      <w:r w:rsidRPr="007514CE">
        <w:rPr>
          <w:highlight w:val="yellow"/>
        </w:rPr>
        <w:t>&lt;#</w:t>
      </w:r>
      <w:proofErr w:type="gramStart"/>
      <w:r w:rsidRPr="007514CE">
        <w:rPr>
          <w:highlight w:val="yellow"/>
        </w:rPr>
        <w:t>#,#</w:t>
      </w:r>
      <w:proofErr w:type="gramEnd"/>
      <w:r w:rsidRPr="007514CE">
        <w:rPr>
          <w:highlight w:val="yellow"/>
        </w:rPr>
        <w:t>##&gt;</w:t>
      </w:r>
      <w:r>
        <w:t xml:space="preserve"> gallons. This reservoir was originally constructed in 19## and was </w:t>
      </w:r>
      <w:r w:rsidRPr="00F70DCC">
        <w:rPr>
          <w:highlight w:val="yellow"/>
        </w:rPr>
        <w:t>rehabilitated as part of the towns 201</w:t>
      </w:r>
      <w:r>
        <w:rPr>
          <w:highlight w:val="yellow"/>
        </w:rPr>
        <w:t>1</w:t>
      </w:r>
      <w:r w:rsidRPr="00F70DCC">
        <w:rPr>
          <w:highlight w:val="yellow"/>
        </w:rPr>
        <w:t xml:space="preserve"> water project???</w:t>
      </w:r>
      <w:r>
        <w:t xml:space="preserve">  This stored capacity supports both operational supply and fire flow demands. Water is conveyed from the reservoir to the rest of the distribution system via a 16-inch PVC transmission main connecting to the rest of the system at the intersection of Alder and Washington.</w:t>
      </w:r>
    </w:p>
    <w:p w14:paraId="10954272" w14:textId="7703DE4D" w:rsidR="001E6D48" w:rsidRDefault="001E6D48" w:rsidP="00DC5B01">
      <w:pPr>
        <w:pStyle w:val="Heading3"/>
      </w:pPr>
      <w:bookmarkStart w:id="31" w:name="_Toc206075575"/>
      <w:r>
        <w:t>Distribution System</w:t>
      </w:r>
      <w:bookmarkEnd w:id="31"/>
    </w:p>
    <w:p w14:paraId="4922B76D" w14:textId="77777777" w:rsidR="001E6D48" w:rsidRPr="007434EE" w:rsidRDefault="001E6D48" w:rsidP="001E6D48">
      <w:r>
        <w:t xml:space="preserve">The distribution system consists of cast iron, ductile iron, and PVC pipes ranging in size from 4 inches to 16inches with the majority being 8-inch PVC installed as part of the Towns 2011 water project. The system consists of 23,050 feet of water distribution mains, fire hydrants, valves and service connections. As of the latest count, the system has 456 metered connections including residential, commercial, and irrigation users, with no unmetered connections. </w:t>
      </w:r>
    </w:p>
    <w:p w14:paraId="608158A5" w14:textId="5D157677" w:rsidR="00447640" w:rsidRPr="00447640" w:rsidRDefault="00447640" w:rsidP="00447640">
      <w:r w:rsidRPr="00447640">
        <w:t>The water system serving</w:t>
      </w:r>
    </w:p>
    <w:p w14:paraId="301E2683" w14:textId="50FCDAE6" w:rsidR="009A64F0" w:rsidRPr="009A64F0" w:rsidRDefault="00447640" w:rsidP="009A64F0">
      <w:pPr>
        <w:pStyle w:val="Heading3"/>
        <w:rPr>
          <w:highlight w:val="yellow"/>
        </w:rPr>
      </w:pPr>
      <w:bookmarkStart w:id="32" w:name="_Toc206075576"/>
      <w:r w:rsidRPr="009A64F0">
        <w:rPr>
          <w:highlight w:val="yellow"/>
        </w:rPr>
        <w:t>Water Sources</w:t>
      </w:r>
      <w:bookmarkEnd w:id="32"/>
    </w:p>
    <w:p w14:paraId="66E3ECB5" w14:textId="35179B79" w:rsidR="00447640" w:rsidRPr="009A64F0" w:rsidRDefault="009A64F0" w:rsidP="009A64F0">
      <w:pPr>
        <w:spacing w:after="160" w:line="259" w:lineRule="auto"/>
        <w:rPr>
          <w:b/>
          <w:bCs/>
          <w:szCs w:val="24"/>
        </w:rPr>
      </w:pPr>
      <w:r>
        <w:br w:type="page"/>
      </w:r>
    </w:p>
    <w:p w14:paraId="680A619D" w14:textId="5C271E3E" w:rsidR="00055217" w:rsidRPr="005E1F10" w:rsidRDefault="00055217" w:rsidP="005E1F10">
      <w:pPr>
        <w:pStyle w:val="Heading2"/>
      </w:pPr>
      <w:bookmarkStart w:id="33" w:name="_Toc206075577"/>
      <w:r w:rsidRPr="005E1F10">
        <w:lastRenderedPageBreak/>
        <w:t>Population Growth and Projections</w:t>
      </w:r>
      <w:bookmarkEnd w:id="33"/>
    </w:p>
    <w:p w14:paraId="19006595" w14:textId="2FCF89CF" w:rsidR="00055217" w:rsidRDefault="00055217" w:rsidP="009A64F0">
      <w:r>
        <w:t>The Tekoa wastewater facilities plan must account for future growth based on reliable population projections. Using a population projection that aligns with regional trends ensures that the planned system and facilities improvements are appropriate for the projected demand without being overbuilt</w:t>
      </w:r>
      <w:r w:rsidR="00CC4169">
        <w:t xml:space="preserve"> (resulting in unnecessary capital costs)</w:t>
      </w:r>
      <w:r>
        <w:t xml:space="preserve"> or inadequate</w:t>
      </w:r>
      <w:r w:rsidR="00CC4169">
        <w:t xml:space="preserve"> (resulting in capacity shortfalls</w:t>
      </w:r>
      <w:r w:rsidR="005E1F10">
        <w:t>)</w:t>
      </w:r>
      <w:r>
        <w:t xml:space="preserve">. The </w:t>
      </w:r>
      <w:r w:rsidR="005E1F10">
        <w:t>following population projections include f</w:t>
      </w:r>
      <w:r>
        <w:t>ive-year progress reporting cycle to</w:t>
      </w:r>
      <w:r w:rsidR="005E1F10">
        <w:t xml:space="preserve"> allow officials to</w:t>
      </w:r>
      <w:r>
        <w:t xml:space="preserve"> reassess capacity needs and funding allocations based on actual population trends.</w:t>
      </w:r>
    </w:p>
    <w:p w14:paraId="19D8047A" w14:textId="36153A93" w:rsidR="00055217" w:rsidRPr="004E2330" w:rsidRDefault="00055217" w:rsidP="004E2330">
      <w:pPr>
        <w:pStyle w:val="Heading3"/>
      </w:pPr>
      <w:bookmarkStart w:id="34" w:name="_Toc206075578"/>
      <w:r w:rsidRPr="004E2330">
        <w:t>Population Data Sources</w:t>
      </w:r>
      <w:bookmarkEnd w:id="34"/>
    </w:p>
    <w:p w14:paraId="2F7163AB" w14:textId="14C686C6" w:rsidR="005E1F10" w:rsidRDefault="00055217" w:rsidP="00055217">
      <w:r>
        <w:t xml:space="preserve">The population data </w:t>
      </w:r>
      <w:r w:rsidR="005E1F10">
        <w:t>used to make the projections are drawn from four data sets:</w:t>
      </w:r>
    </w:p>
    <w:p w14:paraId="1B5E351E" w14:textId="3722B6D9" w:rsidR="005E1F10" w:rsidRDefault="00055217" w:rsidP="005E1F10">
      <w:pPr>
        <w:pStyle w:val="ListParagraph"/>
        <w:numPr>
          <w:ilvl w:val="0"/>
          <w:numId w:val="22"/>
        </w:numPr>
      </w:pPr>
      <w:r>
        <w:t>The Washington State Office of Financial Management’s (WAOFM) decennial census series from 1890-2020</w:t>
      </w:r>
    </w:p>
    <w:p w14:paraId="2521E056" w14:textId="551BA0A1" w:rsidR="0053273C" w:rsidRDefault="0053273C" w:rsidP="0053273C">
      <w:pPr>
        <w:pStyle w:val="ListParagraph"/>
        <w:numPr>
          <w:ilvl w:val="0"/>
          <w:numId w:val="22"/>
        </w:numPr>
      </w:pPr>
      <w:r>
        <w:t xml:space="preserve">WAOFM Growth Management Act (GMA) Population Projections (2022) </w:t>
      </w:r>
    </w:p>
    <w:p w14:paraId="1731A9C2" w14:textId="77777777" w:rsidR="005E1F10" w:rsidRDefault="00055217" w:rsidP="005E1F10">
      <w:pPr>
        <w:pStyle w:val="ListParagraph"/>
        <w:numPr>
          <w:ilvl w:val="0"/>
          <w:numId w:val="22"/>
        </w:numPr>
      </w:pPr>
      <w:r>
        <w:t xml:space="preserve">WAOFM’s April first postcensal estimates from 1960-2024, and </w:t>
      </w:r>
    </w:p>
    <w:p w14:paraId="1FF6D737" w14:textId="77777777" w:rsidR="0053273C" w:rsidRDefault="005E1F10" w:rsidP="005E1F10">
      <w:pPr>
        <w:pStyle w:val="ListParagraph"/>
        <w:numPr>
          <w:ilvl w:val="0"/>
          <w:numId w:val="22"/>
        </w:numPr>
      </w:pPr>
      <w:r>
        <w:t xml:space="preserve">The </w:t>
      </w:r>
      <w:r w:rsidR="00055217">
        <w:t xml:space="preserve">National Historic Geographic Information System’s census tract population data for 1970-2020. </w:t>
      </w:r>
    </w:p>
    <w:p w14:paraId="50EA2F05" w14:textId="4538B11B" w:rsidR="00055217" w:rsidRDefault="00055217" w:rsidP="00DC5B01">
      <w:pPr>
        <w:pStyle w:val="Heading3"/>
      </w:pPr>
      <w:bookmarkStart w:id="35" w:name="_Toc206075579"/>
      <w:r>
        <w:t>Demographic and Housing Analysis (2014-2024)</w:t>
      </w:r>
      <w:bookmarkEnd w:id="35"/>
    </w:p>
    <w:p w14:paraId="747D96BF" w14:textId="1C632799" w:rsidR="00055217" w:rsidRDefault="00055217" w:rsidP="00055217">
      <w:r>
        <w:t xml:space="preserve">Over the decade from 2014 to 2024, Tekoa’s population saw a modest 4% increase from 788 in 2014 to 820 in 2024 based on WA OFM’s Intercensal population data.  Over that same time frame Tekoa built an additional 10 housing units, going from an estimated 359 units in 2014 to 369 units in 2024, a 2.78% Increase. This means that Tekoa’s average household size increased by 0.65% from 2.37 residents/household in 2014 to 2.39 residents/household in 2024. </w:t>
      </w:r>
    </w:p>
    <w:p w14:paraId="0EAB86E3" w14:textId="77777777" w:rsidR="009A64F0" w:rsidRDefault="00055217" w:rsidP="00202DDF">
      <w:pPr>
        <w:sectPr w:rsidR="009A64F0" w:rsidSect="00B72E76">
          <w:footerReference w:type="default" r:id="rId11"/>
          <w:type w:val="continuous"/>
          <w:pgSz w:w="12240" w:h="15840"/>
          <w:pgMar w:top="1440" w:right="1440" w:bottom="1440" w:left="1440" w:header="720" w:footer="720" w:gutter="0"/>
          <w:cols w:space="720"/>
          <w:docGrid w:linePitch="360"/>
        </w:sectPr>
      </w:pPr>
      <w:r>
        <w:t xml:space="preserve">From 1980 to 2024 the City of Tekoa has declined in population and expanded in land area. In 1980 the population was 854 over a land area of 1.00 square miles. In 2024 the population is 820 over a land area of 1.23 square miles. This expansion in land area reflects annexations or boundary adjustments. The population density, which is the number of people per square mile, has fluctuated because of these changes. In 1980 the population density was 854 people per square mile, and it decreased to 669 people per square mile in 2024. </w:t>
      </w:r>
    </w:p>
    <w:p w14:paraId="3EBFED55" w14:textId="2B506EF2" w:rsidR="009A64F0" w:rsidRDefault="009A64F0" w:rsidP="00202DDF"/>
    <w:p w14:paraId="7F113EF0" w14:textId="77777777" w:rsidR="009A64F0" w:rsidRPr="009A64F0" w:rsidRDefault="009A64F0" w:rsidP="009A64F0">
      <w:r w:rsidRPr="009A64F0">
        <w:rPr>
          <w:b/>
          <w:bCs/>
        </w:rPr>
        <w:t>Table 3.7-A. Tekoa—Key Metrics (2014 vs 2024)</w:t>
      </w:r>
    </w:p>
    <w:tbl>
      <w:tblPr>
        <w:tblStyle w:val="GridTable5Dark-Accent1"/>
        <w:tblW w:w="5000" w:type="pct"/>
        <w:tblLook w:val="04A0" w:firstRow="1" w:lastRow="0" w:firstColumn="1" w:lastColumn="0" w:noHBand="0" w:noVBand="1"/>
      </w:tblPr>
      <w:tblGrid>
        <w:gridCol w:w="3611"/>
        <w:gridCol w:w="3240"/>
        <w:gridCol w:w="251"/>
        <w:gridCol w:w="2616"/>
        <w:gridCol w:w="3232"/>
      </w:tblGrid>
      <w:tr w:rsidR="009A64F0" w:rsidRPr="009A64F0" w14:paraId="0F14DAA2" w14:textId="77777777" w:rsidTr="006C0CA1">
        <w:trPr>
          <w:cnfStyle w:val="100000000000" w:firstRow="1" w:lastRow="0" w:firstColumn="0" w:lastColumn="0" w:oddVBand="0" w:evenVBand="0" w:oddHBand="0"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394" w:type="pct"/>
            <w:tcBorders>
              <w:top w:val="single" w:sz="4" w:space="0" w:color="auto"/>
              <w:left w:val="single" w:sz="4" w:space="0" w:color="auto"/>
            </w:tcBorders>
            <w:hideMark/>
          </w:tcPr>
          <w:p w14:paraId="53A87C31" w14:textId="77777777" w:rsidR="009A64F0" w:rsidRPr="009A64F0" w:rsidRDefault="009A64F0" w:rsidP="009A64F0">
            <w:r w:rsidRPr="009A64F0">
              <w:t>Metric</w:t>
            </w:r>
          </w:p>
        </w:tc>
        <w:tc>
          <w:tcPr>
            <w:tcW w:w="1348" w:type="pct"/>
            <w:gridSpan w:val="2"/>
            <w:tcBorders>
              <w:top w:val="single" w:sz="4" w:space="0" w:color="auto"/>
            </w:tcBorders>
            <w:hideMark/>
          </w:tcPr>
          <w:p w14:paraId="01B13926" w14:textId="77777777" w:rsidR="009A64F0" w:rsidRPr="009A64F0" w:rsidRDefault="009A64F0" w:rsidP="009A64F0">
            <w:pPr>
              <w:cnfStyle w:val="100000000000" w:firstRow="1" w:lastRow="0" w:firstColumn="0" w:lastColumn="0" w:oddVBand="0" w:evenVBand="0" w:oddHBand="0" w:evenHBand="0" w:firstRowFirstColumn="0" w:firstRowLastColumn="0" w:lastRowFirstColumn="0" w:lastRowLastColumn="0"/>
            </w:pPr>
            <w:r w:rsidRPr="009A64F0">
              <w:t>2014</w:t>
            </w:r>
          </w:p>
        </w:tc>
        <w:tc>
          <w:tcPr>
            <w:tcW w:w="1010" w:type="pct"/>
            <w:tcBorders>
              <w:top w:val="single" w:sz="4" w:space="0" w:color="auto"/>
            </w:tcBorders>
            <w:hideMark/>
          </w:tcPr>
          <w:p w14:paraId="06EA1603" w14:textId="77777777" w:rsidR="009A64F0" w:rsidRPr="009A64F0" w:rsidRDefault="009A64F0" w:rsidP="009A64F0">
            <w:pPr>
              <w:cnfStyle w:val="100000000000" w:firstRow="1" w:lastRow="0" w:firstColumn="0" w:lastColumn="0" w:oddVBand="0" w:evenVBand="0" w:oddHBand="0" w:evenHBand="0" w:firstRowFirstColumn="0" w:firstRowLastColumn="0" w:lastRowFirstColumn="0" w:lastRowLastColumn="0"/>
            </w:pPr>
            <w:r w:rsidRPr="009A64F0">
              <w:t>2024</w:t>
            </w:r>
          </w:p>
        </w:tc>
        <w:tc>
          <w:tcPr>
            <w:tcW w:w="1249" w:type="pct"/>
            <w:tcBorders>
              <w:top w:val="single" w:sz="4" w:space="0" w:color="auto"/>
              <w:right w:val="single" w:sz="4" w:space="0" w:color="auto"/>
            </w:tcBorders>
            <w:hideMark/>
          </w:tcPr>
          <w:p w14:paraId="5D5B3533" w14:textId="77777777" w:rsidR="009A64F0" w:rsidRPr="009A64F0" w:rsidRDefault="009A64F0" w:rsidP="009A64F0">
            <w:pPr>
              <w:cnfStyle w:val="100000000000" w:firstRow="1" w:lastRow="0" w:firstColumn="0" w:lastColumn="0" w:oddVBand="0" w:evenVBand="0" w:oddHBand="0" w:evenHBand="0" w:firstRowFirstColumn="0" w:firstRowLastColumn="0" w:lastRowFirstColumn="0" w:lastRowLastColumn="0"/>
            </w:pPr>
            <w:r w:rsidRPr="009A64F0">
              <w:t>Change</w:t>
            </w:r>
          </w:p>
        </w:tc>
      </w:tr>
      <w:tr w:rsidR="009A64F0" w:rsidRPr="009A64F0" w14:paraId="25DC2FD9" w14:textId="77777777" w:rsidTr="006C0CA1">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2E143FBC" w14:textId="77777777" w:rsidR="009A64F0" w:rsidRPr="009A64F0" w:rsidRDefault="009A64F0" w:rsidP="009A64F0">
            <w:r w:rsidRPr="009A64F0">
              <w:t>Population</w:t>
            </w:r>
          </w:p>
        </w:tc>
        <w:tc>
          <w:tcPr>
            <w:tcW w:w="1251" w:type="pct"/>
            <w:hideMark/>
          </w:tcPr>
          <w:p w14:paraId="59DDE2B1"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788</w:t>
            </w:r>
          </w:p>
        </w:tc>
        <w:tc>
          <w:tcPr>
            <w:tcW w:w="1107" w:type="pct"/>
            <w:gridSpan w:val="2"/>
            <w:hideMark/>
          </w:tcPr>
          <w:p w14:paraId="304E8083"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820</w:t>
            </w:r>
          </w:p>
        </w:tc>
        <w:tc>
          <w:tcPr>
            <w:tcW w:w="1249" w:type="pct"/>
            <w:tcBorders>
              <w:right w:val="single" w:sz="4" w:space="0" w:color="auto"/>
            </w:tcBorders>
            <w:hideMark/>
          </w:tcPr>
          <w:p w14:paraId="4EA4DDC2"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+4.1%</w:t>
            </w:r>
          </w:p>
        </w:tc>
      </w:tr>
      <w:tr w:rsidR="009A64F0" w:rsidRPr="009A64F0" w14:paraId="4A45B8D3" w14:textId="77777777" w:rsidTr="006C0CA1">
        <w:trPr>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0B245F8B" w14:textId="77777777" w:rsidR="009A64F0" w:rsidRPr="009A64F0" w:rsidRDefault="009A64F0" w:rsidP="009A64F0">
            <w:r w:rsidRPr="009A64F0">
              <w:t>Housing Units</w:t>
            </w:r>
          </w:p>
        </w:tc>
        <w:tc>
          <w:tcPr>
            <w:tcW w:w="1251" w:type="pct"/>
            <w:hideMark/>
          </w:tcPr>
          <w:p w14:paraId="0D720475"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359</w:t>
            </w:r>
          </w:p>
        </w:tc>
        <w:tc>
          <w:tcPr>
            <w:tcW w:w="1107" w:type="pct"/>
            <w:gridSpan w:val="2"/>
            <w:hideMark/>
          </w:tcPr>
          <w:p w14:paraId="6A21AF61"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369</w:t>
            </w:r>
          </w:p>
        </w:tc>
        <w:tc>
          <w:tcPr>
            <w:tcW w:w="1249" w:type="pct"/>
            <w:tcBorders>
              <w:right w:val="single" w:sz="4" w:space="0" w:color="auto"/>
            </w:tcBorders>
            <w:hideMark/>
          </w:tcPr>
          <w:p w14:paraId="295202E4"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+2.8%</w:t>
            </w:r>
          </w:p>
        </w:tc>
      </w:tr>
      <w:tr w:rsidR="009A64F0" w:rsidRPr="009A64F0" w14:paraId="3A4B14A7" w14:textId="77777777" w:rsidTr="006C0CA1">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6FD041E1" w14:textId="77777777" w:rsidR="009A64F0" w:rsidRPr="009A64F0" w:rsidRDefault="009A64F0" w:rsidP="009A64F0">
            <w:r w:rsidRPr="009A64F0">
              <w:t>Occupied Units</w:t>
            </w:r>
          </w:p>
        </w:tc>
        <w:tc>
          <w:tcPr>
            <w:tcW w:w="1251" w:type="pct"/>
            <w:hideMark/>
          </w:tcPr>
          <w:p w14:paraId="237C3CAA"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310</w:t>
            </w:r>
          </w:p>
        </w:tc>
        <w:tc>
          <w:tcPr>
            <w:tcW w:w="1107" w:type="pct"/>
            <w:gridSpan w:val="2"/>
            <w:hideMark/>
          </w:tcPr>
          <w:p w14:paraId="70301D32"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322</w:t>
            </w:r>
          </w:p>
        </w:tc>
        <w:tc>
          <w:tcPr>
            <w:tcW w:w="1249" w:type="pct"/>
            <w:tcBorders>
              <w:right w:val="single" w:sz="4" w:space="0" w:color="auto"/>
            </w:tcBorders>
            <w:hideMark/>
          </w:tcPr>
          <w:p w14:paraId="00DD0666"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+3.9%</w:t>
            </w:r>
          </w:p>
        </w:tc>
      </w:tr>
      <w:tr w:rsidR="009A64F0" w:rsidRPr="009A64F0" w14:paraId="3922A709" w14:textId="77777777" w:rsidTr="006C0CA1">
        <w:trPr>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6D641AD7" w14:textId="77777777" w:rsidR="009A64F0" w:rsidRPr="009A64F0" w:rsidRDefault="009A64F0" w:rsidP="009A64F0">
            <w:r w:rsidRPr="009A64F0">
              <w:t>Occupancy Rate</w:t>
            </w:r>
          </w:p>
        </w:tc>
        <w:tc>
          <w:tcPr>
            <w:tcW w:w="1251" w:type="pct"/>
            <w:hideMark/>
          </w:tcPr>
          <w:p w14:paraId="34669D0C"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86.4%</w:t>
            </w:r>
          </w:p>
        </w:tc>
        <w:tc>
          <w:tcPr>
            <w:tcW w:w="1107" w:type="pct"/>
            <w:gridSpan w:val="2"/>
            <w:hideMark/>
          </w:tcPr>
          <w:p w14:paraId="5FA3A169"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87.3%</w:t>
            </w:r>
          </w:p>
        </w:tc>
        <w:tc>
          <w:tcPr>
            <w:tcW w:w="1249" w:type="pct"/>
            <w:tcBorders>
              <w:right w:val="single" w:sz="4" w:space="0" w:color="auto"/>
            </w:tcBorders>
            <w:hideMark/>
          </w:tcPr>
          <w:p w14:paraId="237420FF"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+0.9 pp</w:t>
            </w:r>
          </w:p>
        </w:tc>
      </w:tr>
      <w:tr w:rsidR="009A64F0" w:rsidRPr="009A64F0" w14:paraId="08633BE4" w14:textId="77777777" w:rsidTr="006C0CA1">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016EDA4B" w14:textId="77777777" w:rsidR="009A64F0" w:rsidRPr="009A64F0" w:rsidRDefault="009A64F0" w:rsidP="009A64F0">
            <w:r w:rsidRPr="009A64F0">
              <w:t>Avg. Household Size</w:t>
            </w:r>
          </w:p>
        </w:tc>
        <w:tc>
          <w:tcPr>
            <w:tcW w:w="1251" w:type="pct"/>
            <w:hideMark/>
          </w:tcPr>
          <w:p w14:paraId="14B91071"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2.37</w:t>
            </w:r>
          </w:p>
        </w:tc>
        <w:tc>
          <w:tcPr>
            <w:tcW w:w="1107" w:type="pct"/>
            <w:gridSpan w:val="2"/>
            <w:hideMark/>
          </w:tcPr>
          <w:p w14:paraId="1AB88470"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2.39</w:t>
            </w:r>
          </w:p>
        </w:tc>
        <w:tc>
          <w:tcPr>
            <w:tcW w:w="1249" w:type="pct"/>
            <w:tcBorders>
              <w:right w:val="single" w:sz="4" w:space="0" w:color="auto"/>
            </w:tcBorders>
            <w:hideMark/>
          </w:tcPr>
          <w:p w14:paraId="33BD834F"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+0.02</w:t>
            </w:r>
          </w:p>
        </w:tc>
      </w:tr>
      <w:tr w:rsidR="009A64F0" w:rsidRPr="009A64F0" w14:paraId="0259AEDF" w14:textId="77777777" w:rsidTr="006C0CA1">
        <w:trPr>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tcBorders>
            <w:hideMark/>
          </w:tcPr>
          <w:p w14:paraId="61FD4EEA" w14:textId="77777777" w:rsidR="009A64F0" w:rsidRPr="009A64F0" w:rsidRDefault="009A64F0" w:rsidP="009A64F0">
            <w:r w:rsidRPr="009A64F0">
              <w:t>City Area (mi²)</w:t>
            </w:r>
          </w:p>
        </w:tc>
        <w:tc>
          <w:tcPr>
            <w:tcW w:w="1251" w:type="pct"/>
            <w:hideMark/>
          </w:tcPr>
          <w:p w14:paraId="4DC9483A"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1.00</w:t>
            </w:r>
          </w:p>
        </w:tc>
        <w:tc>
          <w:tcPr>
            <w:tcW w:w="1107" w:type="pct"/>
            <w:gridSpan w:val="2"/>
            <w:hideMark/>
          </w:tcPr>
          <w:p w14:paraId="3DE4B9BA"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1.23</w:t>
            </w:r>
          </w:p>
        </w:tc>
        <w:tc>
          <w:tcPr>
            <w:tcW w:w="1249" w:type="pct"/>
            <w:tcBorders>
              <w:right w:val="single" w:sz="4" w:space="0" w:color="auto"/>
            </w:tcBorders>
            <w:hideMark/>
          </w:tcPr>
          <w:p w14:paraId="0AB5FA8D" w14:textId="77777777" w:rsidR="009A64F0" w:rsidRPr="009A64F0" w:rsidRDefault="009A64F0" w:rsidP="009A64F0">
            <w:pPr>
              <w:cnfStyle w:val="000000000000" w:firstRow="0" w:lastRow="0" w:firstColumn="0" w:lastColumn="0" w:oddVBand="0" w:evenVBand="0" w:oddHBand="0" w:evenHBand="0" w:firstRowFirstColumn="0" w:firstRowLastColumn="0" w:lastRowFirstColumn="0" w:lastRowLastColumn="0"/>
            </w:pPr>
            <w:r w:rsidRPr="009A64F0">
              <w:t>+23%</w:t>
            </w:r>
          </w:p>
        </w:tc>
      </w:tr>
      <w:tr w:rsidR="009A64F0" w:rsidRPr="009A64F0" w14:paraId="336C35F5" w14:textId="77777777" w:rsidTr="006C0CA1">
        <w:trPr>
          <w:cnfStyle w:val="000000100000" w:firstRow="0" w:lastRow="0" w:firstColumn="0" w:lastColumn="0" w:oddVBand="0" w:evenVBand="0" w:oddHBand="1" w:evenHBand="0" w:firstRowFirstColumn="0" w:firstRowLastColumn="0" w:lastRowFirstColumn="0" w:lastRowLastColumn="0"/>
          <w:trHeight w:val="18"/>
        </w:trPr>
        <w:tc>
          <w:tcPr>
            <w:cnfStyle w:val="001000000000" w:firstRow="0" w:lastRow="0" w:firstColumn="1" w:lastColumn="0" w:oddVBand="0" w:evenVBand="0" w:oddHBand="0" w:evenHBand="0" w:firstRowFirstColumn="0" w:firstRowLastColumn="0" w:lastRowFirstColumn="0" w:lastRowLastColumn="0"/>
            <w:tcW w:w="1394" w:type="pct"/>
            <w:tcBorders>
              <w:left w:val="single" w:sz="4" w:space="0" w:color="auto"/>
              <w:bottom w:val="single" w:sz="4" w:space="0" w:color="auto"/>
            </w:tcBorders>
            <w:hideMark/>
          </w:tcPr>
          <w:p w14:paraId="4596449A" w14:textId="77777777" w:rsidR="009A64F0" w:rsidRPr="009A64F0" w:rsidRDefault="009A64F0" w:rsidP="009A64F0">
            <w:r w:rsidRPr="009A64F0">
              <w:t>Density (persons/mi²)</w:t>
            </w:r>
          </w:p>
        </w:tc>
        <w:tc>
          <w:tcPr>
            <w:tcW w:w="1251" w:type="pct"/>
            <w:tcBorders>
              <w:bottom w:val="single" w:sz="4" w:space="0" w:color="auto"/>
            </w:tcBorders>
            <w:hideMark/>
          </w:tcPr>
          <w:p w14:paraId="30D2AC81"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~854</w:t>
            </w:r>
          </w:p>
        </w:tc>
        <w:tc>
          <w:tcPr>
            <w:tcW w:w="1107" w:type="pct"/>
            <w:gridSpan w:val="2"/>
            <w:tcBorders>
              <w:bottom w:val="single" w:sz="4" w:space="0" w:color="auto"/>
            </w:tcBorders>
            <w:hideMark/>
          </w:tcPr>
          <w:p w14:paraId="1D309234"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~667</w:t>
            </w:r>
          </w:p>
        </w:tc>
        <w:tc>
          <w:tcPr>
            <w:tcW w:w="1249" w:type="pct"/>
            <w:tcBorders>
              <w:bottom w:val="single" w:sz="4" w:space="0" w:color="auto"/>
              <w:right w:val="single" w:sz="4" w:space="0" w:color="auto"/>
            </w:tcBorders>
            <w:hideMark/>
          </w:tcPr>
          <w:p w14:paraId="6B65975A" w14:textId="77777777" w:rsidR="009A64F0" w:rsidRPr="009A64F0" w:rsidRDefault="009A64F0" w:rsidP="009A64F0">
            <w:pPr>
              <w:cnfStyle w:val="000000100000" w:firstRow="0" w:lastRow="0" w:firstColumn="0" w:lastColumn="0" w:oddVBand="0" w:evenVBand="0" w:oddHBand="1" w:evenHBand="0" w:firstRowFirstColumn="0" w:firstRowLastColumn="0" w:lastRowFirstColumn="0" w:lastRowLastColumn="0"/>
            </w:pPr>
            <w:r w:rsidRPr="009A64F0">
              <w:t>−22%</w:t>
            </w:r>
          </w:p>
        </w:tc>
      </w:tr>
    </w:tbl>
    <w:p w14:paraId="704EB25E" w14:textId="000A6E04" w:rsidR="009A64F0" w:rsidRDefault="009A64F0" w:rsidP="009A64F0">
      <w:pPr>
        <w:jc w:val="center"/>
        <w:sectPr w:rsidR="009A64F0" w:rsidSect="009A64F0">
          <w:pgSz w:w="15840" w:h="12240" w:orient="landscape"/>
          <w:pgMar w:top="1440" w:right="1440" w:bottom="1440" w:left="1440" w:header="720" w:footer="720" w:gutter="0"/>
          <w:cols w:space="720"/>
          <w:docGrid w:linePitch="360"/>
        </w:sectPr>
      </w:pPr>
    </w:p>
    <w:p w14:paraId="5DDFA8EA" w14:textId="77777777" w:rsidR="009A64F0" w:rsidRDefault="009A64F0" w:rsidP="00055217">
      <w:pPr>
        <w:pStyle w:val="Caption"/>
        <w:keepNext/>
      </w:pPr>
    </w:p>
    <w:p w14:paraId="003F9C4F" w14:textId="18C1CCEF" w:rsidR="00055217" w:rsidRDefault="00055217" w:rsidP="00055217">
      <w:pPr>
        <w:pStyle w:val="Caption"/>
        <w:keepNext/>
      </w:pPr>
      <w:r>
        <w:t>Table 3.6-1: Tekoa Annual Population and Housing WAOFM Data (2014-2024)</w:t>
      </w:r>
    </w:p>
    <w:tbl>
      <w:tblPr>
        <w:tblStyle w:val="GridTable5Dark-Accent1"/>
        <w:tblW w:w="12945" w:type="dxa"/>
        <w:tblLook w:val="04A0" w:firstRow="1" w:lastRow="0" w:firstColumn="1" w:lastColumn="0" w:noHBand="0" w:noVBand="1"/>
      </w:tblPr>
      <w:tblGrid>
        <w:gridCol w:w="3297"/>
        <w:gridCol w:w="878"/>
        <w:gridCol w:w="877"/>
        <w:gridCol w:w="877"/>
        <w:gridCol w:w="877"/>
        <w:gridCol w:w="877"/>
        <w:gridCol w:w="877"/>
        <w:gridCol w:w="877"/>
        <w:gridCol w:w="877"/>
        <w:gridCol w:w="877"/>
        <w:gridCol w:w="877"/>
        <w:gridCol w:w="877"/>
      </w:tblGrid>
      <w:tr w:rsidR="00BA5AE1" w14:paraId="5A534C14" w14:textId="77777777" w:rsidTr="006C0CA1">
        <w:trPr>
          <w:cnfStyle w:val="100000000000" w:firstRow="1" w:lastRow="0" w:firstColumn="0" w:lastColumn="0" w:oddVBand="0" w:evenVBand="0" w:oddHBand="0"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vAlign w:val="center"/>
          </w:tcPr>
          <w:p w14:paraId="235C3E6B" w14:textId="77777777" w:rsidR="00055217" w:rsidRDefault="00055217" w:rsidP="002D5961">
            <w:pPr>
              <w:jc w:val="center"/>
            </w:pPr>
            <w:r>
              <w:t>Category</w:t>
            </w:r>
          </w:p>
        </w:tc>
        <w:tc>
          <w:tcPr>
            <w:tcW w:w="0" w:type="auto"/>
            <w:tcBorders>
              <w:top w:val="single" w:sz="4" w:space="0" w:color="auto"/>
            </w:tcBorders>
            <w:vAlign w:val="center"/>
          </w:tcPr>
          <w:p w14:paraId="24D35FC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tcBorders>
              <w:top w:val="single" w:sz="4" w:space="0" w:color="auto"/>
            </w:tcBorders>
            <w:vAlign w:val="center"/>
          </w:tcPr>
          <w:p w14:paraId="5C0EDD90"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tcBorders>
              <w:top w:val="single" w:sz="4" w:space="0" w:color="auto"/>
            </w:tcBorders>
            <w:vAlign w:val="center"/>
          </w:tcPr>
          <w:p w14:paraId="4156CFF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tcBorders>
              <w:top w:val="single" w:sz="4" w:space="0" w:color="auto"/>
            </w:tcBorders>
            <w:vAlign w:val="center"/>
          </w:tcPr>
          <w:p w14:paraId="3A749A0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tcBorders>
              <w:top w:val="single" w:sz="4" w:space="0" w:color="auto"/>
            </w:tcBorders>
            <w:vAlign w:val="center"/>
          </w:tcPr>
          <w:p w14:paraId="26460F4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tcBorders>
              <w:top w:val="single" w:sz="4" w:space="0" w:color="auto"/>
            </w:tcBorders>
            <w:vAlign w:val="center"/>
          </w:tcPr>
          <w:p w14:paraId="68C5FA7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tcBorders>
              <w:top w:val="single" w:sz="4" w:space="0" w:color="auto"/>
            </w:tcBorders>
            <w:vAlign w:val="center"/>
          </w:tcPr>
          <w:p w14:paraId="0E26FDA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tcBorders>
              <w:top w:val="single" w:sz="4" w:space="0" w:color="auto"/>
            </w:tcBorders>
            <w:vAlign w:val="center"/>
          </w:tcPr>
          <w:p w14:paraId="08DEAA2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tcBorders>
              <w:top w:val="single" w:sz="4" w:space="0" w:color="auto"/>
            </w:tcBorders>
            <w:vAlign w:val="center"/>
          </w:tcPr>
          <w:p w14:paraId="61320E2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tcBorders>
              <w:top w:val="single" w:sz="4" w:space="0" w:color="auto"/>
            </w:tcBorders>
            <w:vAlign w:val="center"/>
          </w:tcPr>
          <w:p w14:paraId="5856D22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tcBorders>
              <w:top w:val="single" w:sz="4" w:space="0" w:color="auto"/>
              <w:right w:val="single" w:sz="4" w:space="0" w:color="auto"/>
            </w:tcBorders>
            <w:vAlign w:val="center"/>
          </w:tcPr>
          <w:p w14:paraId="15C8FB0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631BA39E" w14:textId="77777777" w:rsidTr="006C0CA1">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89A83DE" w14:textId="77777777" w:rsidR="00055217" w:rsidRDefault="00055217" w:rsidP="002D5961">
            <w:pPr>
              <w:jc w:val="center"/>
            </w:pPr>
            <w:r>
              <w:t>Total Population</w:t>
            </w:r>
          </w:p>
        </w:tc>
        <w:tc>
          <w:tcPr>
            <w:tcW w:w="0" w:type="auto"/>
            <w:vAlign w:val="center"/>
          </w:tcPr>
          <w:p w14:paraId="6AC1A50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788</w:t>
            </w:r>
          </w:p>
        </w:tc>
        <w:tc>
          <w:tcPr>
            <w:tcW w:w="0" w:type="auto"/>
            <w:vAlign w:val="center"/>
          </w:tcPr>
          <w:p w14:paraId="21E3EA8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808</w:t>
            </w:r>
          </w:p>
        </w:tc>
        <w:tc>
          <w:tcPr>
            <w:tcW w:w="0" w:type="auto"/>
            <w:vAlign w:val="center"/>
          </w:tcPr>
          <w:p w14:paraId="3FA955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808</w:t>
            </w:r>
          </w:p>
        </w:tc>
        <w:tc>
          <w:tcPr>
            <w:tcW w:w="0" w:type="auto"/>
            <w:vAlign w:val="center"/>
          </w:tcPr>
          <w:p w14:paraId="5E31826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802</w:t>
            </w:r>
          </w:p>
        </w:tc>
        <w:tc>
          <w:tcPr>
            <w:tcW w:w="0" w:type="auto"/>
            <w:vAlign w:val="center"/>
          </w:tcPr>
          <w:p w14:paraId="2C65AF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0" w:type="auto"/>
            <w:vAlign w:val="center"/>
          </w:tcPr>
          <w:p w14:paraId="540D46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0" w:type="auto"/>
            <w:vAlign w:val="center"/>
          </w:tcPr>
          <w:p w14:paraId="1C4F2F7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817</w:t>
            </w:r>
          </w:p>
        </w:tc>
        <w:tc>
          <w:tcPr>
            <w:tcW w:w="0" w:type="auto"/>
            <w:vAlign w:val="center"/>
          </w:tcPr>
          <w:p w14:paraId="24DD089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0" w:type="auto"/>
            <w:vAlign w:val="center"/>
          </w:tcPr>
          <w:p w14:paraId="4E9EE48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810</w:t>
            </w:r>
          </w:p>
        </w:tc>
        <w:tc>
          <w:tcPr>
            <w:tcW w:w="0" w:type="auto"/>
            <w:vAlign w:val="center"/>
          </w:tcPr>
          <w:p w14:paraId="40B1721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805</w:t>
            </w:r>
          </w:p>
        </w:tc>
        <w:tc>
          <w:tcPr>
            <w:tcW w:w="0" w:type="auto"/>
            <w:tcBorders>
              <w:right w:val="single" w:sz="4" w:space="0" w:color="auto"/>
            </w:tcBorders>
            <w:vAlign w:val="center"/>
          </w:tcPr>
          <w:p w14:paraId="7273E4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820</w:t>
            </w:r>
          </w:p>
        </w:tc>
      </w:tr>
      <w:tr w:rsidR="00055217" w14:paraId="2F53EC0F" w14:textId="77777777" w:rsidTr="006C0CA1">
        <w:trPr>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3660C6A1" w14:textId="77777777" w:rsidR="00055217" w:rsidRDefault="00055217" w:rsidP="002D5961">
            <w:pPr>
              <w:jc w:val="center"/>
            </w:pPr>
            <w:r>
              <w:t>Household Population</w:t>
            </w:r>
          </w:p>
        </w:tc>
        <w:tc>
          <w:tcPr>
            <w:tcW w:w="0" w:type="auto"/>
            <w:vAlign w:val="center"/>
          </w:tcPr>
          <w:p w14:paraId="39B0ED5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735</w:t>
            </w:r>
          </w:p>
        </w:tc>
        <w:tc>
          <w:tcPr>
            <w:tcW w:w="0" w:type="auto"/>
            <w:vAlign w:val="center"/>
          </w:tcPr>
          <w:p w14:paraId="538E478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0" w:type="auto"/>
            <w:vAlign w:val="center"/>
          </w:tcPr>
          <w:p w14:paraId="145AB18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755</w:t>
            </w:r>
          </w:p>
        </w:tc>
        <w:tc>
          <w:tcPr>
            <w:tcW w:w="0" w:type="auto"/>
            <w:vAlign w:val="center"/>
          </w:tcPr>
          <w:p w14:paraId="765862D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751</w:t>
            </w:r>
          </w:p>
        </w:tc>
        <w:tc>
          <w:tcPr>
            <w:tcW w:w="0" w:type="auto"/>
            <w:vAlign w:val="center"/>
          </w:tcPr>
          <w:p w14:paraId="37D4250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762</w:t>
            </w:r>
          </w:p>
        </w:tc>
        <w:tc>
          <w:tcPr>
            <w:tcW w:w="0" w:type="auto"/>
            <w:vAlign w:val="center"/>
          </w:tcPr>
          <w:p w14:paraId="609C3DA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765</w:t>
            </w:r>
          </w:p>
        </w:tc>
        <w:tc>
          <w:tcPr>
            <w:tcW w:w="0" w:type="auto"/>
            <w:vAlign w:val="center"/>
          </w:tcPr>
          <w:p w14:paraId="64F6028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766</w:t>
            </w:r>
          </w:p>
        </w:tc>
        <w:tc>
          <w:tcPr>
            <w:tcW w:w="0" w:type="auto"/>
            <w:vAlign w:val="center"/>
          </w:tcPr>
          <w:p w14:paraId="4CCC3DE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0" w:type="auto"/>
            <w:vAlign w:val="center"/>
          </w:tcPr>
          <w:p w14:paraId="5270861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759</w:t>
            </w:r>
          </w:p>
        </w:tc>
        <w:tc>
          <w:tcPr>
            <w:tcW w:w="0" w:type="auto"/>
            <w:vAlign w:val="center"/>
          </w:tcPr>
          <w:p w14:paraId="41D5D84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755</w:t>
            </w:r>
          </w:p>
        </w:tc>
        <w:tc>
          <w:tcPr>
            <w:tcW w:w="0" w:type="auto"/>
            <w:tcBorders>
              <w:right w:val="single" w:sz="4" w:space="0" w:color="auto"/>
            </w:tcBorders>
            <w:vAlign w:val="center"/>
          </w:tcPr>
          <w:p w14:paraId="43D7228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769</w:t>
            </w:r>
          </w:p>
        </w:tc>
      </w:tr>
      <w:tr w:rsidR="00BA5AE1" w14:paraId="22689A63" w14:textId="77777777" w:rsidTr="006C0CA1">
        <w:trPr>
          <w:cnfStyle w:val="000000100000" w:firstRow="0" w:lastRow="0" w:firstColumn="0" w:lastColumn="0" w:oddVBand="0" w:evenVBand="0" w:oddHBand="1" w:evenHBand="0" w:firstRowFirstColumn="0" w:firstRowLastColumn="0" w:lastRowFirstColumn="0" w:lastRowLastColumn="0"/>
          <w:trHeight w:val="103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193C794" w14:textId="77777777" w:rsidR="00055217" w:rsidRDefault="00055217" w:rsidP="002D5961">
            <w:pPr>
              <w:jc w:val="center"/>
            </w:pPr>
            <w:r>
              <w:t>Group Quarters Population</w:t>
            </w:r>
          </w:p>
        </w:tc>
        <w:tc>
          <w:tcPr>
            <w:tcW w:w="0" w:type="auto"/>
            <w:vAlign w:val="center"/>
          </w:tcPr>
          <w:p w14:paraId="5D5C413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53</w:t>
            </w:r>
          </w:p>
        </w:tc>
        <w:tc>
          <w:tcPr>
            <w:tcW w:w="0" w:type="auto"/>
            <w:vAlign w:val="center"/>
          </w:tcPr>
          <w:p w14:paraId="373EF3F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49</w:t>
            </w:r>
          </w:p>
        </w:tc>
        <w:tc>
          <w:tcPr>
            <w:tcW w:w="0" w:type="auto"/>
            <w:vAlign w:val="center"/>
          </w:tcPr>
          <w:p w14:paraId="0522E0F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53</w:t>
            </w:r>
          </w:p>
        </w:tc>
        <w:tc>
          <w:tcPr>
            <w:tcW w:w="0" w:type="auto"/>
            <w:vAlign w:val="center"/>
          </w:tcPr>
          <w:p w14:paraId="261C419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0" w:type="auto"/>
            <w:vAlign w:val="center"/>
          </w:tcPr>
          <w:p w14:paraId="250CEEA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48</w:t>
            </w:r>
          </w:p>
        </w:tc>
        <w:tc>
          <w:tcPr>
            <w:tcW w:w="0" w:type="auto"/>
            <w:vAlign w:val="center"/>
          </w:tcPr>
          <w:p w14:paraId="7C2BA03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45</w:t>
            </w:r>
          </w:p>
        </w:tc>
        <w:tc>
          <w:tcPr>
            <w:tcW w:w="0" w:type="auto"/>
            <w:vAlign w:val="center"/>
          </w:tcPr>
          <w:p w14:paraId="30ADE58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0" w:type="auto"/>
            <w:vAlign w:val="center"/>
          </w:tcPr>
          <w:p w14:paraId="1A4C130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0" w:type="auto"/>
            <w:vAlign w:val="center"/>
          </w:tcPr>
          <w:p w14:paraId="73831E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c>
          <w:tcPr>
            <w:tcW w:w="0" w:type="auto"/>
            <w:vAlign w:val="center"/>
          </w:tcPr>
          <w:p w14:paraId="083CCDF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50</w:t>
            </w:r>
          </w:p>
        </w:tc>
        <w:tc>
          <w:tcPr>
            <w:tcW w:w="0" w:type="auto"/>
            <w:tcBorders>
              <w:right w:val="single" w:sz="4" w:space="0" w:color="auto"/>
            </w:tcBorders>
            <w:vAlign w:val="center"/>
          </w:tcPr>
          <w:p w14:paraId="1FB5F4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51</w:t>
            </w:r>
          </w:p>
        </w:tc>
      </w:tr>
      <w:tr w:rsidR="00055217" w14:paraId="53E3F7ED" w14:textId="77777777" w:rsidTr="006C0CA1">
        <w:trPr>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1F79EF5" w14:textId="77777777" w:rsidR="00055217" w:rsidRDefault="00055217" w:rsidP="002D5961">
            <w:pPr>
              <w:jc w:val="center"/>
            </w:pPr>
            <w:r>
              <w:t>Total Housing Units</w:t>
            </w:r>
          </w:p>
        </w:tc>
        <w:tc>
          <w:tcPr>
            <w:tcW w:w="0" w:type="auto"/>
            <w:vAlign w:val="center"/>
          </w:tcPr>
          <w:p w14:paraId="3399F26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359</w:t>
            </w:r>
          </w:p>
        </w:tc>
        <w:tc>
          <w:tcPr>
            <w:tcW w:w="0" w:type="auto"/>
            <w:vAlign w:val="center"/>
          </w:tcPr>
          <w:p w14:paraId="33F5F5C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0" w:type="auto"/>
            <w:vAlign w:val="center"/>
          </w:tcPr>
          <w:p w14:paraId="7DE26CE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0" w:type="auto"/>
            <w:vAlign w:val="center"/>
          </w:tcPr>
          <w:p w14:paraId="727951D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361</w:t>
            </w:r>
          </w:p>
        </w:tc>
        <w:tc>
          <w:tcPr>
            <w:tcW w:w="0" w:type="auto"/>
            <w:vAlign w:val="center"/>
          </w:tcPr>
          <w:p w14:paraId="33461A5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0" w:type="auto"/>
            <w:vAlign w:val="center"/>
          </w:tcPr>
          <w:p w14:paraId="236D8F7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364</w:t>
            </w:r>
          </w:p>
        </w:tc>
        <w:tc>
          <w:tcPr>
            <w:tcW w:w="0" w:type="auto"/>
            <w:vAlign w:val="center"/>
          </w:tcPr>
          <w:p w14:paraId="3D24A3F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0" w:type="auto"/>
            <w:vAlign w:val="center"/>
          </w:tcPr>
          <w:p w14:paraId="41B3F4C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0" w:type="auto"/>
            <w:vAlign w:val="center"/>
          </w:tcPr>
          <w:p w14:paraId="2FC173C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366</w:t>
            </w:r>
          </w:p>
        </w:tc>
        <w:tc>
          <w:tcPr>
            <w:tcW w:w="0" w:type="auto"/>
            <w:vAlign w:val="center"/>
          </w:tcPr>
          <w:p w14:paraId="2B83165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363</w:t>
            </w:r>
          </w:p>
        </w:tc>
        <w:tc>
          <w:tcPr>
            <w:tcW w:w="0" w:type="auto"/>
            <w:tcBorders>
              <w:right w:val="single" w:sz="4" w:space="0" w:color="auto"/>
            </w:tcBorders>
            <w:vAlign w:val="center"/>
          </w:tcPr>
          <w:p w14:paraId="5EFE112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369</w:t>
            </w:r>
          </w:p>
        </w:tc>
      </w:tr>
      <w:tr w:rsidR="00BA5AE1" w14:paraId="0015A919" w14:textId="77777777" w:rsidTr="006C0CA1">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BAB303D" w14:textId="77777777" w:rsidR="00055217" w:rsidRDefault="00055217" w:rsidP="002D5961">
            <w:pPr>
              <w:jc w:val="center"/>
            </w:pPr>
            <w:r>
              <w:t>Occupied Housing Units</w:t>
            </w:r>
          </w:p>
        </w:tc>
        <w:tc>
          <w:tcPr>
            <w:tcW w:w="0" w:type="auto"/>
            <w:vAlign w:val="center"/>
          </w:tcPr>
          <w:p w14:paraId="216678A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310</w:t>
            </w:r>
          </w:p>
        </w:tc>
        <w:tc>
          <w:tcPr>
            <w:tcW w:w="0" w:type="auto"/>
            <w:vAlign w:val="center"/>
          </w:tcPr>
          <w:p w14:paraId="732EF5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320</w:t>
            </w:r>
          </w:p>
        </w:tc>
        <w:tc>
          <w:tcPr>
            <w:tcW w:w="0" w:type="auto"/>
            <w:vAlign w:val="center"/>
          </w:tcPr>
          <w:p w14:paraId="6B88873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0" w:type="auto"/>
            <w:vAlign w:val="center"/>
          </w:tcPr>
          <w:p w14:paraId="6FB8484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316</w:t>
            </w:r>
          </w:p>
        </w:tc>
        <w:tc>
          <w:tcPr>
            <w:tcW w:w="0" w:type="auto"/>
            <w:vAlign w:val="center"/>
          </w:tcPr>
          <w:p w14:paraId="0BB9E36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320</w:t>
            </w:r>
          </w:p>
        </w:tc>
        <w:tc>
          <w:tcPr>
            <w:tcW w:w="0" w:type="auto"/>
            <w:vAlign w:val="center"/>
          </w:tcPr>
          <w:p w14:paraId="75549F0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321</w:t>
            </w:r>
          </w:p>
        </w:tc>
        <w:tc>
          <w:tcPr>
            <w:tcW w:w="0" w:type="auto"/>
            <w:vAlign w:val="center"/>
          </w:tcPr>
          <w:p w14:paraId="4A65E8D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321</w:t>
            </w:r>
          </w:p>
        </w:tc>
        <w:tc>
          <w:tcPr>
            <w:tcW w:w="0" w:type="auto"/>
            <w:vAlign w:val="center"/>
          </w:tcPr>
          <w:p w14:paraId="42A298E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0" w:type="auto"/>
            <w:vAlign w:val="center"/>
          </w:tcPr>
          <w:p w14:paraId="72CFFDF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318</w:t>
            </w:r>
          </w:p>
        </w:tc>
        <w:tc>
          <w:tcPr>
            <w:tcW w:w="0" w:type="auto"/>
            <w:vAlign w:val="center"/>
          </w:tcPr>
          <w:p w14:paraId="304E4A0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316</w:t>
            </w:r>
          </w:p>
        </w:tc>
        <w:tc>
          <w:tcPr>
            <w:tcW w:w="0" w:type="auto"/>
            <w:tcBorders>
              <w:right w:val="single" w:sz="4" w:space="0" w:color="auto"/>
            </w:tcBorders>
            <w:vAlign w:val="center"/>
          </w:tcPr>
          <w:p w14:paraId="467B37B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322</w:t>
            </w:r>
          </w:p>
        </w:tc>
      </w:tr>
      <w:tr w:rsidR="00055217" w14:paraId="59E03CBA" w14:textId="77777777" w:rsidTr="006C0CA1">
        <w:trPr>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5A04E558" w14:textId="77777777" w:rsidR="00055217" w:rsidRDefault="00055217" w:rsidP="002D5961">
            <w:pPr>
              <w:jc w:val="center"/>
            </w:pPr>
            <w:r>
              <w:t>Occupancy Rate (%)</w:t>
            </w:r>
          </w:p>
        </w:tc>
        <w:tc>
          <w:tcPr>
            <w:tcW w:w="0" w:type="auto"/>
            <w:vAlign w:val="center"/>
          </w:tcPr>
          <w:p w14:paraId="08DF42D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86.36</w:t>
            </w:r>
          </w:p>
        </w:tc>
        <w:tc>
          <w:tcPr>
            <w:tcW w:w="0" w:type="auto"/>
            <w:vAlign w:val="center"/>
          </w:tcPr>
          <w:p w14:paraId="781388A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87.91</w:t>
            </w:r>
          </w:p>
        </w:tc>
        <w:tc>
          <w:tcPr>
            <w:tcW w:w="0" w:type="auto"/>
            <w:vAlign w:val="center"/>
          </w:tcPr>
          <w:p w14:paraId="206EF7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84.36</w:t>
            </w:r>
          </w:p>
        </w:tc>
        <w:tc>
          <w:tcPr>
            <w:tcW w:w="0" w:type="auto"/>
            <w:vAlign w:val="center"/>
          </w:tcPr>
          <w:p w14:paraId="5C0CE79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87.53</w:t>
            </w:r>
          </w:p>
        </w:tc>
        <w:tc>
          <w:tcPr>
            <w:tcW w:w="0" w:type="auto"/>
            <w:vAlign w:val="center"/>
          </w:tcPr>
          <w:p w14:paraId="761D63D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87.91</w:t>
            </w:r>
          </w:p>
        </w:tc>
        <w:tc>
          <w:tcPr>
            <w:tcW w:w="0" w:type="auto"/>
            <w:vAlign w:val="center"/>
          </w:tcPr>
          <w:p w14:paraId="608B529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88.19</w:t>
            </w:r>
          </w:p>
        </w:tc>
        <w:tc>
          <w:tcPr>
            <w:tcW w:w="0" w:type="auto"/>
            <w:vAlign w:val="center"/>
          </w:tcPr>
          <w:p w14:paraId="5BEB787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87.70</w:t>
            </w:r>
          </w:p>
        </w:tc>
        <w:tc>
          <w:tcPr>
            <w:tcW w:w="0" w:type="auto"/>
            <w:vAlign w:val="center"/>
          </w:tcPr>
          <w:p w14:paraId="737852E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86.95</w:t>
            </w:r>
          </w:p>
        </w:tc>
        <w:tc>
          <w:tcPr>
            <w:tcW w:w="0" w:type="auto"/>
            <w:vAlign w:val="center"/>
          </w:tcPr>
          <w:p w14:paraId="6A1054A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86.95</w:t>
            </w:r>
          </w:p>
        </w:tc>
        <w:tc>
          <w:tcPr>
            <w:tcW w:w="0" w:type="auto"/>
            <w:vAlign w:val="center"/>
          </w:tcPr>
          <w:p w14:paraId="0F8D9A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87.13</w:t>
            </w:r>
          </w:p>
        </w:tc>
        <w:tc>
          <w:tcPr>
            <w:tcW w:w="0" w:type="auto"/>
            <w:tcBorders>
              <w:right w:val="single" w:sz="4" w:space="0" w:color="auto"/>
            </w:tcBorders>
            <w:vAlign w:val="center"/>
          </w:tcPr>
          <w:p w14:paraId="46698A0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87.31</w:t>
            </w:r>
          </w:p>
        </w:tc>
      </w:tr>
      <w:tr w:rsidR="00BA5AE1" w14:paraId="7F3EFA77" w14:textId="77777777" w:rsidTr="006C0CA1">
        <w:trPr>
          <w:cnfStyle w:val="000000100000" w:firstRow="0" w:lastRow="0" w:firstColumn="0" w:lastColumn="0" w:oddVBand="0" w:evenVBand="0" w:oddHBand="1" w:evenHBand="0" w:firstRowFirstColumn="0" w:firstRowLastColumn="0" w:lastRowFirstColumn="0" w:lastRowLastColumn="0"/>
          <w:trHeight w:val="1075"/>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0A8688C9" w14:textId="77777777" w:rsidR="00055217" w:rsidRDefault="00055217" w:rsidP="002D5961">
            <w:pPr>
              <w:jc w:val="center"/>
            </w:pPr>
            <w:r>
              <w:t>Average Household Size</w:t>
            </w:r>
          </w:p>
        </w:tc>
        <w:tc>
          <w:tcPr>
            <w:tcW w:w="0" w:type="auto"/>
            <w:tcBorders>
              <w:bottom w:val="single" w:sz="4" w:space="0" w:color="auto"/>
            </w:tcBorders>
            <w:vAlign w:val="center"/>
          </w:tcPr>
          <w:p w14:paraId="663A38F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0" w:type="auto"/>
            <w:tcBorders>
              <w:bottom w:val="single" w:sz="4" w:space="0" w:color="auto"/>
            </w:tcBorders>
            <w:vAlign w:val="center"/>
          </w:tcPr>
          <w:p w14:paraId="62A96E6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0" w:type="auto"/>
            <w:tcBorders>
              <w:bottom w:val="single" w:sz="4" w:space="0" w:color="auto"/>
            </w:tcBorders>
            <w:vAlign w:val="center"/>
          </w:tcPr>
          <w:p w14:paraId="18FCF7C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2.37</w:t>
            </w:r>
          </w:p>
        </w:tc>
        <w:tc>
          <w:tcPr>
            <w:tcW w:w="0" w:type="auto"/>
            <w:tcBorders>
              <w:bottom w:val="single" w:sz="4" w:space="0" w:color="auto"/>
            </w:tcBorders>
            <w:vAlign w:val="center"/>
          </w:tcPr>
          <w:p w14:paraId="3BBA54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0" w:type="auto"/>
            <w:tcBorders>
              <w:bottom w:val="single" w:sz="4" w:space="0" w:color="auto"/>
            </w:tcBorders>
            <w:vAlign w:val="center"/>
          </w:tcPr>
          <w:p w14:paraId="7636560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0" w:type="auto"/>
            <w:tcBorders>
              <w:bottom w:val="single" w:sz="4" w:space="0" w:color="auto"/>
            </w:tcBorders>
            <w:vAlign w:val="center"/>
          </w:tcPr>
          <w:p w14:paraId="1D8E267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0" w:type="auto"/>
            <w:tcBorders>
              <w:bottom w:val="single" w:sz="4" w:space="0" w:color="auto"/>
            </w:tcBorders>
            <w:vAlign w:val="center"/>
          </w:tcPr>
          <w:p w14:paraId="7165EBB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2.38</w:t>
            </w:r>
          </w:p>
        </w:tc>
        <w:tc>
          <w:tcPr>
            <w:tcW w:w="0" w:type="auto"/>
            <w:tcBorders>
              <w:bottom w:val="single" w:sz="4" w:space="0" w:color="auto"/>
            </w:tcBorders>
            <w:vAlign w:val="center"/>
          </w:tcPr>
          <w:p w14:paraId="6E10681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0" w:type="auto"/>
            <w:tcBorders>
              <w:bottom w:val="single" w:sz="4" w:space="0" w:color="auto"/>
            </w:tcBorders>
            <w:vAlign w:val="center"/>
          </w:tcPr>
          <w:p w14:paraId="067696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0" w:type="auto"/>
            <w:tcBorders>
              <w:bottom w:val="single" w:sz="4" w:space="0" w:color="auto"/>
            </w:tcBorders>
            <w:vAlign w:val="center"/>
          </w:tcPr>
          <w:p w14:paraId="0E6FB36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c>
          <w:tcPr>
            <w:tcW w:w="0" w:type="auto"/>
            <w:tcBorders>
              <w:bottom w:val="single" w:sz="4" w:space="0" w:color="auto"/>
              <w:right w:val="single" w:sz="4" w:space="0" w:color="auto"/>
            </w:tcBorders>
            <w:vAlign w:val="center"/>
          </w:tcPr>
          <w:p w14:paraId="6E42443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2.39</w:t>
            </w:r>
          </w:p>
        </w:tc>
      </w:tr>
    </w:tbl>
    <w:p w14:paraId="0B78AAC0" w14:textId="77777777" w:rsidR="00202DDF" w:rsidRDefault="00202DDF" w:rsidP="00055217">
      <w:pPr>
        <w:sectPr w:rsidR="00202DDF" w:rsidSect="00202DDF">
          <w:pgSz w:w="15840" w:h="12240" w:orient="landscape"/>
          <w:pgMar w:top="1440" w:right="1440" w:bottom="1440" w:left="1440" w:header="720" w:footer="720" w:gutter="0"/>
          <w:cols w:space="720"/>
          <w:docGrid w:linePitch="360"/>
        </w:sectPr>
      </w:pPr>
    </w:p>
    <w:p w14:paraId="7796CC30" w14:textId="312ED328" w:rsidR="00055217" w:rsidRDefault="00055217" w:rsidP="00DC5B01">
      <w:pPr>
        <w:pStyle w:val="Heading3"/>
      </w:pPr>
      <w:bookmarkStart w:id="36" w:name="_Toc206075580"/>
      <w:r>
        <w:lastRenderedPageBreak/>
        <w:t>Comparison of Demographic and Housing Trends: Whitman County Vs. Tekoa</w:t>
      </w:r>
      <w:bookmarkEnd w:id="36"/>
    </w:p>
    <w:p w14:paraId="5BCF6043" w14:textId="4BDF4365" w:rsidR="00055217" w:rsidRDefault="00055217" w:rsidP="00055217">
      <w:r>
        <w:t xml:space="preserve">Whitman County and Tekoa exhibit some key demographic and housing similarities, but also some notable differences. Over the decade from 2014 to 2024, Whitman County’s population grew slightly more than Tekoa, increasing by 6.4% from 45,817 residents in 2014 to 48,750 in 2024 based on the intercensal data from WA OFM. However, if the City of Pullman is excluded from this data, Rural Whitman County saw a much smaller population increase of only 0.73% from 14,959 residents in 2014 to 15,070 residents in 2024. </w:t>
      </w:r>
    </w:p>
    <w:p w14:paraId="29535A59" w14:textId="4F295FE5" w:rsidR="00055217" w:rsidRDefault="00055217" w:rsidP="00055217">
      <w:r>
        <w:t>Both areas saw increases in housing stock during this period, with Whitman County’s total housing units increasing by 12% to 22,257 units in 2024 compared to just 19,870 units in 2014. However, Pullman again made up most of the increase with Rural Whitman County seeing a decrease of 0.13% in its housing stock from 7,315 units in 2014 to 7,305 units in 2024</w:t>
      </w:r>
    </w:p>
    <w:p w14:paraId="642C4632" w14:textId="6AF727BD" w:rsidR="00202DDF" w:rsidRDefault="00202DDF" w:rsidP="00055217">
      <w:pPr>
        <w:sectPr w:rsidR="00202DDF" w:rsidSect="00202DDF">
          <w:pgSz w:w="12240" w:h="15840"/>
          <w:pgMar w:top="1440" w:right="1440" w:bottom="1440" w:left="1440" w:header="720" w:footer="720" w:gutter="0"/>
          <w:cols w:space="720"/>
          <w:docGrid w:linePitch="360"/>
        </w:sectPr>
      </w:pPr>
    </w:p>
    <w:p w14:paraId="1FF74C03" w14:textId="1B8612DC" w:rsidR="00055217" w:rsidRDefault="00055217" w:rsidP="00055217">
      <w:pPr>
        <w:pStyle w:val="Caption"/>
        <w:keepNext/>
      </w:pPr>
      <w:r>
        <w:lastRenderedPageBreak/>
        <w:t>Table 3.7-1: Whitman County Annual Population and Housing OFM Data (2014-2024)</w:t>
      </w:r>
    </w:p>
    <w:tbl>
      <w:tblPr>
        <w:tblStyle w:val="GridTable5Dark-Accent1"/>
        <w:tblW w:w="12029" w:type="dxa"/>
        <w:tblInd w:w="-5" w:type="dxa"/>
        <w:tblLook w:val="04A0" w:firstRow="1" w:lastRow="0" w:firstColumn="1" w:lastColumn="0" w:noHBand="0" w:noVBand="1"/>
      </w:tblPr>
      <w:tblGrid>
        <w:gridCol w:w="2745"/>
        <w:gridCol w:w="844"/>
        <w:gridCol w:w="844"/>
        <w:gridCol w:w="844"/>
        <w:gridCol w:w="844"/>
        <w:gridCol w:w="844"/>
        <w:gridCol w:w="844"/>
        <w:gridCol w:w="844"/>
        <w:gridCol w:w="844"/>
        <w:gridCol w:w="844"/>
        <w:gridCol w:w="844"/>
        <w:gridCol w:w="844"/>
      </w:tblGrid>
      <w:tr w:rsidR="0053273C" w14:paraId="4044889E" w14:textId="77777777" w:rsidTr="006C0CA1">
        <w:trPr>
          <w:cnfStyle w:val="100000000000" w:firstRow="1" w:lastRow="0" w:firstColumn="0" w:lastColumn="0" w:oddVBand="0" w:evenVBand="0" w:oddHBand="0" w:evenHBand="0" w:firstRowFirstColumn="0" w:firstRowLastColumn="0" w:lastRowFirstColumn="0" w:lastRowLastColumn="0"/>
          <w:trHeight w:val="980"/>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vAlign w:val="center"/>
          </w:tcPr>
          <w:p w14:paraId="6D2BC410" w14:textId="77777777" w:rsidR="00055217" w:rsidRDefault="00055217" w:rsidP="002D5961">
            <w:pPr>
              <w:jc w:val="center"/>
            </w:pPr>
            <w:r>
              <w:t>Category</w:t>
            </w:r>
          </w:p>
        </w:tc>
        <w:tc>
          <w:tcPr>
            <w:tcW w:w="0" w:type="auto"/>
            <w:tcBorders>
              <w:top w:val="single" w:sz="4" w:space="0" w:color="auto"/>
            </w:tcBorders>
            <w:vAlign w:val="center"/>
          </w:tcPr>
          <w:p w14:paraId="430D83C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tcBorders>
              <w:top w:val="single" w:sz="4" w:space="0" w:color="auto"/>
            </w:tcBorders>
            <w:vAlign w:val="center"/>
          </w:tcPr>
          <w:p w14:paraId="7884A3A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tcBorders>
              <w:top w:val="single" w:sz="4" w:space="0" w:color="auto"/>
            </w:tcBorders>
            <w:vAlign w:val="center"/>
          </w:tcPr>
          <w:p w14:paraId="1388543B"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tcBorders>
              <w:top w:val="single" w:sz="4" w:space="0" w:color="auto"/>
            </w:tcBorders>
            <w:vAlign w:val="center"/>
          </w:tcPr>
          <w:p w14:paraId="7014256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tcBorders>
              <w:top w:val="single" w:sz="4" w:space="0" w:color="auto"/>
            </w:tcBorders>
            <w:vAlign w:val="center"/>
          </w:tcPr>
          <w:p w14:paraId="4FEB2B8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tcBorders>
              <w:top w:val="single" w:sz="4" w:space="0" w:color="auto"/>
            </w:tcBorders>
            <w:vAlign w:val="center"/>
          </w:tcPr>
          <w:p w14:paraId="0BF15E2B"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tcBorders>
              <w:top w:val="single" w:sz="4" w:space="0" w:color="auto"/>
            </w:tcBorders>
            <w:vAlign w:val="center"/>
          </w:tcPr>
          <w:p w14:paraId="45B64AB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tcBorders>
              <w:top w:val="single" w:sz="4" w:space="0" w:color="auto"/>
            </w:tcBorders>
            <w:vAlign w:val="center"/>
          </w:tcPr>
          <w:p w14:paraId="7D5D7066"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tcBorders>
              <w:top w:val="single" w:sz="4" w:space="0" w:color="auto"/>
            </w:tcBorders>
            <w:vAlign w:val="center"/>
          </w:tcPr>
          <w:p w14:paraId="04ADE70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tcBorders>
              <w:top w:val="single" w:sz="4" w:space="0" w:color="auto"/>
            </w:tcBorders>
            <w:vAlign w:val="center"/>
          </w:tcPr>
          <w:p w14:paraId="1E85AA1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tcBorders>
              <w:top w:val="single" w:sz="4" w:space="0" w:color="auto"/>
              <w:right w:val="single" w:sz="4" w:space="0" w:color="auto"/>
            </w:tcBorders>
            <w:vAlign w:val="center"/>
          </w:tcPr>
          <w:p w14:paraId="08DA784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53273C" w14:paraId="7C30E52B" w14:textId="77777777" w:rsidTr="006C0CA1">
        <w:trPr>
          <w:cnfStyle w:val="000000100000" w:firstRow="0" w:lastRow="0" w:firstColumn="0" w:lastColumn="0" w:oddVBand="0" w:evenVBand="0" w:oddHBand="1" w:evenHBand="0" w:firstRowFirstColumn="0" w:firstRowLastColumn="0" w:lastRowFirstColumn="0" w:lastRowLastColumn="0"/>
          <w:trHeight w:val="963"/>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039ECEB" w14:textId="77777777" w:rsidR="00055217" w:rsidRDefault="00055217" w:rsidP="002D5961">
            <w:pPr>
              <w:jc w:val="center"/>
            </w:pPr>
            <w:r>
              <w:t>Total Population</w:t>
            </w:r>
          </w:p>
        </w:tc>
        <w:tc>
          <w:tcPr>
            <w:tcW w:w="0" w:type="auto"/>
            <w:vAlign w:val="center"/>
          </w:tcPr>
          <w:p w14:paraId="6942AC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45,817</w:t>
            </w:r>
          </w:p>
        </w:tc>
        <w:tc>
          <w:tcPr>
            <w:tcW w:w="0" w:type="auto"/>
            <w:vAlign w:val="center"/>
          </w:tcPr>
          <w:p w14:paraId="3DED9A2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46,380</w:t>
            </w:r>
          </w:p>
        </w:tc>
        <w:tc>
          <w:tcPr>
            <w:tcW w:w="0" w:type="auto"/>
            <w:vAlign w:val="center"/>
          </w:tcPr>
          <w:p w14:paraId="5F3FD9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46,623</w:t>
            </w:r>
          </w:p>
        </w:tc>
        <w:tc>
          <w:tcPr>
            <w:tcW w:w="0" w:type="auto"/>
            <w:vAlign w:val="center"/>
          </w:tcPr>
          <w:p w14:paraId="2F8816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14,983</w:t>
            </w:r>
          </w:p>
        </w:tc>
        <w:tc>
          <w:tcPr>
            <w:tcW w:w="0" w:type="auto"/>
            <w:vAlign w:val="center"/>
          </w:tcPr>
          <w:p w14:paraId="12C322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t>15,027</w:t>
            </w:r>
          </w:p>
        </w:tc>
        <w:tc>
          <w:tcPr>
            <w:tcW w:w="0" w:type="auto"/>
            <w:vAlign w:val="center"/>
          </w:tcPr>
          <w:p w14:paraId="630AB06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46,961</w:t>
            </w:r>
          </w:p>
        </w:tc>
        <w:tc>
          <w:tcPr>
            <w:tcW w:w="0" w:type="auto"/>
            <w:vAlign w:val="center"/>
          </w:tcPr>
          <w:p w14:paraId="2C1EAFC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47,217</w:t>
            </w:r>
          </w:p>
        </w:tc>
        <w:tc>
          <w:tcPr>
            <w:tcW w:w="0" w:type="auto"/>
            <w:vAlign w:val="center"/>
          </w:tcPr>
          <w:p w14:paraId="304ADE0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47,871</w:t>
            </w:r>
          </w:p>
        </w:tc>
        <w:tc>
          <w:tcPr>
            <w:tcW w:w="0" w:type="auto"/>
            <w:vAlign w:val="center"/>
          </w:tcPr>
          <w:p w14:paraId="43359AB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47,973</w:t>
            </w:r>
          </w:p>
        </w:tc>
        <w:tc>
          <w:tcPr>
            <w:tcW w:w="0" w:type="auto"/>
            <w:vAlign w:val="center"/>
          </w:tcPr>
          <w:p w14:paraId="7A7D8AA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44,600</w:t>
            </w:r>
          </w:p>
        </w:tc>
        <w:tc>
          <w:tcPr>
            <w:tcW w:w="0" w:type="auto"/>
            <w:tcBorders>
              <w:right w:val="single" w:sz="4" w:space="0" w:color="auto"/>
            </w:tcBorders>
            <w:vAlign w:val="center"/>
          </w:tcPr>
          <w:p w14:paraId="3D3D855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AB03F6">
              <w:t>47,800</w:t>
            </w:r>
          </w:p>
        </w:tc>
      </w:tr>
      <w:tr w:rsidR="0053273C" w14:paraId="68DAF936" w14:textId="77777777" w:rsidTr="006C0CA1">
        <w:trPr>
          <w:trHeight w:val="997"/>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7AD493E9" w14:textId="77777777" w:rsidR="00055217" w:rsidRDefault="00055217" w:rsidP="002D5961">
            <w:pPr>
              <w:jc w:val="center"/>
            </w:pPr>
            <w:r>
              <w:t>Household Population</w:t>
            </w:r>
          </w:p>
        </w:tc>
        <w:tc>
          <w:tcPr>
            <w:tcW w:w="0" w:type="auto"/>
          </w:tcPr>
          <w:p w14:paraId="483B440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39,773</w:t>
            </w:r>
          </w:p>
        </w:tc>
        <w:tc>
          <w:tcPr>
            <w:tcW w:w="0" w:type="auto"/>
          </w:tcPr>
          <w:p w14:paraId="24AEDB6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39,928</w:t>
            </w:r>
          </w:p>
        </w:tc>
        <w:tc>
          <w:tcPr>
            <w:tcW w:w="0" w:type="auto"/>
          </w:tcPr>
          <w:p w14:paraId="6322C93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40,430</w:t>
            </w:r>
          </w:p>
        </w:tc>
        <w:tc>
          <w:tcPr>
            <w:tcW w:w="0" w:type="auto"/>
          </w:tcPr>
          <w:p w14:paraId="488F216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40,925</w:t>
            </w:r>
          </w:p>
        </w:tc>
        <w:tc>
          <w:tcPr>
            <w:tcW w:w="0" w:type="auto"/>
          </w:tcPr>
          <w:p w14:paraId="3601F4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41,079</w:t>
            </w:r>
          </w:p>
        </w:tc>
        <w:tc>
          <w:tcPr>
            <w:tcW w:w="0" w:type="auto"/>
          </w:tcPr>
          <w:p w14:paraId="0400D77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41,317</w:t>
            </w:r>
          </w:p>
        </w:tc>
        <w:tc>
          <w:tcPr>
            <w:tcW w:w="0" w:type="auto"/>
          </w:tcPr>
          <w:p w14:paraId="2F577CE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41,455</w:t>
            </w:r>
          </w:p>
        </w:tc>
        <w:tc>
          <w:tcPr>
            <w:tcW w:w="0" w:type="auto"/>
          </w:tcPr>
          <w:p w14:paraId="4A60518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38,540</w:t>
            </w:r>
          </w:p>
        </w:tc>
        <w:tc>
          <w:tcPr>
            <w:tcW w:w="0" w:type="auto"/>
          </w:tcPr>
          <w:p w14:paraId="6C23D80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41,306</w:t>
            </w:r>
          </w:p>
        </w:tc>
        <w:tc>
          <w:tcPr>
            <w:tcW w:w="0" w:type="auto"/>
          </w:tcPr>
          <w:p w14:paraId="362311F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41,565</w:t>
            </w:r>
          </w:p>
        </w:tc>
        <w:tc>
          <w:tcPr>
            <w:tcW w:w="0" w:type="auto"/>
            <w:tcBorders>
              <w:right w:val="single" w:sz="4" w:space="0" w:color="auto"/>
            </w:tcBorders>
          </w:tcPr>
          <w:p w14:paraId="7A74AB4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463297">
              <w:t>42,126</w:t>
            </w:r>
          </w:p>
        </w:tc>
      </w:tr>
      <w:tr w:rsidR="0053273C" w14:paraId="61509995" w14:textId="77777777" w:rsidTr="006C0CA1">
        <w:trPr>
          <w:cnfStyle w:val="000000100000" w:firstRow="0" w:lastRow="0" w:firstColumn="0" w:lastColumn="0" w:oddVBand="0" w:evenVBand="0" w:oddHBand="1" w:evenHBand="0" w:firstRowFirstColumn="0" w:firstRowLastColumn="0" w:lastRowFirstColumn="0" w:lastRowLastColumn="0"/>
          <w:trHeight w:val="86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33977EBC" w14:textId="77777777" w:rsidR="00055217" w:rsidRDefault="00055217" w:rsidP="002D5961">
            <w:pPr>
              <w:jc w:val="center"/>
            </w:pPr>
            <w:r>
              <w:t>Group Quarters Population</w:t>
            </w:r>
          </w:p>
        </w:tc>
        <w:tc>
          <w:tcPr>
            <w:tcW w:w="0" w:type="auto"/>
          </w:tcPr>
          <w:p w14:paraId="55E5BE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6,044</w:t>
            </w:r>
          </w:p>
        </w:tc>
        <w:tc>
          <w:tcPr>
            <w:tcW w:w="0" w:type="auto"/>
          </w:tcPr>
          <w:p w14:paraId="69C164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6,452</w:t>
            </w:r>
          </w:p>
        </w:tc>
        <w:tc>
          <w:tcPr>
            <w:tcW w:w="0" w:type="auto"/>
          </w:tcPr>
          <w:p w14:paraId="3B32259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6,193</w:t>
            </w:r>
          </w:p>
        </w:tc>
        <w:tc>
          <w:tcPr>
            <w:tcW w:w="0" w:type="auto"/>
          </w:tcPr>
          <w:p w14:paraId="0DD89AC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6,036</w:t>
            </w:r>
          </w:p>
        </w:tc>
        <w:tc>
          <w:tcPr>
            <w:tcW w:w="0" w:type="auto"/>
          </w:tcPr>
          <w:p w14:paraId="49B6690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6,138</w:t>
            </w:r>
          </w:p>
        </w:tc>
        <w:tc>
          <w:tcPr>
            <w:tcW w:w="0" w:type="auto"/>
          </w:tcPr>
          <w:p w14:paraId="75E74BB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6,554</w:t>
            </w:r>
          </w:p>
        </w:tc>
        <w:tc>
          <w:tcPr>
            <w:tcW w:w="0" w:type="auto"/>
          </w:tcPr>
          <w:p w14:paraId="45508B1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6,518</w:t>
            </w:r>
          </w:p>
        </w:tc>
        <w:tc>
          <w:tcPr>
            <w:tcW w:w="0" w:type="auto"/>
          </w:tcPr>
          <w:p w14:paraId="3DF4C2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6,025</w:t>
            </w:r>
          </w:p>
        </w:tc>
        <w:tc>
          <w:tcPr>
            <w:tcW w:w="0" w:type="auto"/>
          </w:tcPr>
          <w:p w14:paraId="71D69DD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6,428</w:t>
            </w:r>
          </w:p>
        </w:tc>
        <w:tc>
          <w:tcPr>
            <w:tcW w:w="0" w:type="auto"/>
          </w:tcPr>
          <w:p w14:paraId="517205D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6,469</w:t>
            </w:r>
          </w:p>
        </w:tc>
        <w:tc>
          <w:tcPr>
            <w:tcW w:w="0" w:type="auto"/>
            <w:tcBorders>
              <w:right w:val="single" w:sz="4" w:space="0" w:color="auto"/>
            </w:tcBorders>
          </w:tcPr>
          <w:p w14:paraId="1E55EC2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23A37">
              <w:t>6,555</w:t>
            </w:r>
          </w:p>
        </w:tc>
      </w:tr>
      <w:tr w:rsidR="0053273C" w14:paraId="11B74465" w14:textId="77777777" w:rsidTr="006C0CA1">
        <w:trPr>
          <w:trHeight w:val="894"/>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C20E309" w14:textId="77777777" w:rsidR="00055217" w:rsidRDefault="00055217" w:rsidP="002D5961">
            <w:pPr>
              <w:jc w:val="center"/>
            </w:pPr>
            <w:r>
              <w:t>Total Housing Units</w:t>
            </w:r>
          </w:p>
        </w:tc>
        <w:tc>
          <w:tcPr>
            <w:tcW w:w="0" w:type="auto"/>
          </w:tcPr>
          <w:p w14:paraId="44B2BE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19,870</w:t>
            </w:r>
          </w:p>
        </w:tc>
        <w:tc>
          <w:tcPr>
            <w:tcW w:w="0" w:type="auto"/>
          </w:tcPr>
          <w:p w14:paraId="183FC2F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20,195</w:t>
            </w:r>
          </w:p>
        </w:tc>
        <w:tc>
          <w:tcPr>
            <w:tcW w:w="0" w:type="auto"/>
          </w:tcPr>
          <w:p w14:paraId="6126A0F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20,309</w:t>
            </w:r>
          </w:p>
        </w:tc>
        <w:tc>
          <w:tcPr>
            <w:tcW w:w="0" w:type="auto"/>
          </w:tcPr>
          <w:p w14:paraId="21FA28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20,540</w:t>
            </w:r>
          </w:p>
        </w:tc>
        <w:tc>
          <w:tcPr>
            <w:tcW w:w="0" w:type="auto"/>
          </w:tcPr>
          <w:p w14:paraId="14FF10F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20,586</w:t>
            </w:r>
          </w:p>
        </w:tc>
        <w:tc>
          <w:tcPr>
            <w:tcW w:w="0" w:type="auto"/>
          </w:tcPr>
          <w:p w14:paraId="183A835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20,775</w:t>
            </w:r>
          </w:p>
        </w:tc>
        <w:tc>
          <w:tcPr>
            <w:tcW w:w="0" w:type="auto"/>
          </w:tcPr>
          <w:p w14:paraId="17CC54A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20,922</w:t>
            </w:r>
          </w:p>
        </w:tc>
        <w:tc>
          <w:tcPr>
            <w:tcW w:w="0" w:type="auto"/>
          </w:tcPr>
          <w:p w14:paraId="14D8542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21,629</w:t>
            </w:r>
          </w:p>
        </w:tc>
        <w:tc>
          <w:tcPr>
            <w:tcW w:w="0" w:type="auto"/>
          </w:tcPr>
          <w:p w14:paraId="4A21FD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21,739</w:t>
            </w:r>
          </w:p>
        </w:tc>
        <w:tc>
          <w:tcPr>
            <w:tcW w:w="0" w:type="auto"/>
          </w:tcPr>
          <w:p w14:paraId="14F744C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21,837</w:t>
            </w:r>
          </w:p>
        </w:tc>
        <w:tc>
          <w:tcPr>
            <w:tcW w:w="0" w:type="auto"/>
            <w:tcBorders>
              <w:right w:val="single" w:sz="4" w:space="0" w:color="auto"/>
            </w:tcBorders>
          </w:tcPr>
          <w:p w14:paraId="6D1675E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7B4F05">
              <w:t>22,257</w:t>
            </w:r>
          </w:p>
        </w:tc>
      </w:tr>
      <w:tr w:rsidR="0053273C" w14:paraId="4FDE3747" w14:textId="77777777" w:rsidTr="006C0CA1">
        <w:trPr>
          <w:cnfStyle w:val="000000100000" w:firstRow="0" w:lastRow="0" w:firstColumn="0" w:lastColumn="0" w:oddVBand="0" w:evenVBand="0" w:oddHBand="1" w:evenHBand="0" w:firstRowFirstColumn="0" w:firstRowLastColumn="0" w:lastRowFirstColumn="0" w:lastRowLastColumn="0"/>
          <w:trHeight w:val="928"/>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3EC77FD4" w14:textId="77777777" w:rsidR="00055217" w:rsidRDefault="00055217" w:rsidP="002D5961">
            <w:pPr>
              <w:jc w:val="center"/>
            </w:pPr>
            <w:r>
              <w:t>Occupied Housing Units</w:t>
            </w:r>
          </w:p>
        </w:tc>
        <w:tc>
          <w:tcPr>
            <w:tcW w:w="0" w:type="auto"/>
          </w:tcPr>
          <w:p w14:paraId="067FB72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17,890</w:t>
            </w:r>
          </w:p>
        </w:tc>
        <w:tc>
          <w:tcPr>
            <w:tcW w:w="0" w:type="auto"/>
          </w:tcPr>
          <w:p w14:paraId="6CA1B2B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17,958</w:t>
            </w:r>
          </w:p>
        </w:tc>
        <w:tc>
          <w:tcPr>
            <w:tcW w:w="0" w:type="auto"/>
          </w:tcPr>
          <w:p w14:paraId="12524A7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18,187</w:t>
            </w:r>
          </w:p>
        </w:tc>
        <w:tc>
          <w:tcPr>
            <w:tcW w:w="0" w:type="auto"/>
          </w:tcPr>
          <w:p w14:paraId="79FF50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18,412</w:t>
            </w:r>
          </w:p>
        </w:tc>
        <w:tc>
          <w:tcPr>
            <w:tcW w:w="0" w:type="auto"/>
          </w:tcPr>
          <w:p w14:paraId="52AE217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18,479</w:t>
            </w:r>
          </w:p>
        </w:tc>
        <w:tc>
          <w:tcPr>
            <w:tcW w:w="0" w:type="auto"/>
          </w:tcPr>
          <w:p w14:paraId="7D46B50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18,587</w:t>
            </w:r>
          </w:p>
        </w:tc>
        <w:tc>
          <w:tcPr>
            <w:tcW w:w="0" w:type="auto"/>
          </w:tcPr>
          <w:p w14:paraId="1C9CF0B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18,650</w:t>
            </w:r>
          </w:p>
        </w:tc>
        <w:tc>
          <w:tcPr>
            <w:tcW w:w="0" w:type="auto"/>
          </w:tcPr>
          <w:p w14:paraId="4BCA94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17,339</w:t>
            </w:r>
          </w:p>
        </w:tc>
        <w:tc>
          <w:tcPr>
            <w:tcW w:w="0" w:type="auto"/>
          </w:tcPr>
          <w:p w14:paraId="359E000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18,583</w:t>
            </w:r>
          </w:p>
        </w:tc>
        <w:tc>
          <w:tcPr>
            <w:tcW w:w="0" w:type="auto"/>
          </w:tcPr>
          <w:p w14:paraId="0973CF7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18,699</w:t>
            </w:r>
          </w:p>
        </w:tc>
        <w:tc>
          <w:tcPr>
            <w:tcW w:w="0" w:type="auto"/>
            <w:tcBorders>
              <w:right w:val="single" w:sz="4" w:space="0" w:color="auto"/>
            </w:tcBorders>
          </w:tcPr>
          <w:p w14:paraId="3AEA76D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94530">
              <w:t>18,952</w:t>
            </w:r>
          </w:p>
        </w:tc>
      </w:tr>
      <w:tr w:rsidR="0053273C" w14:paraId="6FEC8CA4" w14:textId="77777777" w:rsidTr="006C0CA1">
        <w:trPr>
          <w:trHeight w:val="963"/>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AFB6D78" w14:textId="77777777" w:rsidR="00055217" w:rsidRDefault="00055217" w:rsidP="002D5961">
            <w:pPr>
              <w:jc w:val="center"/>
            </w:pPr>
            <w:r>
              <w:t>Occupancy Rate (%)</w:t>
            </w:r>
          </w:p>
        </w:tc>
        <w:tc>
          <w:tcPr>
            <w:tcW w:w="0" w:type="auto"/>
          </w:tcPr>
          <w:p w14:paraId="3AA363C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90.07</w:t>
            </w:r>
          </w:p>
        </w:tc>
        <w:tc>
          <w:tcPr>
            <w:tcW w:w="0" w:type="auto"/>
          </w:tcPr>
          <w:p w14:paraId="29383C5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88.92</w:t>
            </w:r>
          </w:p>
        </w:tc>
        <w:tc>
          <w:tcPr>
            <w:tcW w:w="0" w:type="auto"/>
          </w:tcPr>
          <w:p w14:paraId="6D70788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89.55</w:t>
            </w:r>
          </w:p>
        </w:tc>
        <w:tc>
          <w:tcPr>
            <w:tcW w:w="0" w:type="auto"/>
          </w:tcPr>
          <w:p w14:paraId="0ECD9EF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89.64</w:t>
            </w:r>
          </w:p>
        </w:tc>
        <w:tc>
          <w:tcPr>
            <w:tcW w:w="0" w:type="auto"/>
          </w:tcPr>
          <w:p w14:paraId="0158AA1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89.76</w:t>
            </w:r>
          </w:p>
        </w:tc>
        <w:tc>
          <w:tcPr>
            <w:tcW w:w="0" w:type="auto"/>
          </w:tcPr>
          <w:p w14:paraId="418158C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89.47</w:t>
            </w:r>
          </w:p>
        </w:tc>
        <w:tc>
          <w:tcPr>
            <w:tcW w:w="0" w:type="auto"/>
          </w:tcPr>
          <w:p w14:paraId="1A383EF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89.17</w:t>
            </w:r>
          </w:p>
        </w:tc>
        <w:tc>
          <w:tcPr>
            <w:tcW w:w="0" w:type="auto"/>
          </w:tcPr>
          <w:p w14:paraId="7AD33E4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80.16</w:t>
            </w:r>
          </w:p>
        </w:tc>
        <w:tc>
          <w:tcPr>
            <w:tcW w:w="0" w:type="auto"/>
          </w:tcPr>
          <w:p w14:paraId="1509E3E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85.48</w:t>
            </w:r>
          </w:p>
        </w:tc>
        <w:tc>
          <w:tcPr>
            <w:tcW w:w="0" w:type="auto"/>
          </w:tcPr>
          <w:p w14:paraId="37788C7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85.63</w:t>
            </w:r>
          </w:p>
        </w:tc>
        <w:tc>
          <w:tcPr>
            <w:tcW w:w="0" w:type="auto"/>
            <w:tcBorders>
              <w:right w:val="single" w:sz="4" w:space="0" w:color="auto"/>
            </w:tcBorders>
          </w:tcPr>
          <w:p w14:paraId="26B103D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85.15</w:t>
            </w:r>
          </w:p>
        </w:tc>
      </w:tr>
      <w:tr w:rsidR="0053273C" w14:paraId="756B1658" w14:textId="77777777" w:rsidTr="006C0CA1">
        <w:trPr>
          <w:cnfStyle w:val="000000100000" w:firstRow="0" w:lastRow="0" w:firstColumn="0" w:lastColumn="0" w:oddVBand="0" w:evenVBand="0" w:oddHBand="1" w:evenHBand="0" w:firstRowFirstColumn="0" w:firstRowLastColumn="0" w:lastRowFirstColumn="0" w:lastRowLastColumn="0"/>
          <w:trHeight w:val="1541"/>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60DC6B5C" w14:textId="77777777" w:rsidR="00055217" w:rsidRDefault="00055217" w:rsidP="002D5961">
            <w:pPr>
              <w:jc w:val="center"/>
            </w:pPr>
            <w:r>
              <w:t>Average Household Size</w:t>
            </w:r>
          </w:p>
        </w:tc>
        <w:tc>
          <w:tcPr>
            <w:tcW w:w="0" w:type="auto"/>
            <w:tcBorders>
              <w:bottom w:val="single" w:sz="4" w:space="0" w:color="auto"/>
            </w:tcBorders>
            <w:vAlign w:val="center"/>
          </w:tcPr>
          <w:p w14:paraId="030F84F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2.2232</w:t>
            </w:r>
          </w:p>
        </w:tc>
        <w:tc>
          <w:tcPr>
            <w:tcW w:w="0" w:type="auto"/>
            <w:tcBorders>
              <w:bottom w:val="single" w:sz="4" w:space="0" w:color="auto"/>
            </w:tcBorders>
            <w:vAlign w:val="center"/>
          </w:tcPr>
          <w:p w14:paraId="056C915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2.2234</w:t>
            </w:r>
          </w:p>
        </w:tc>
        <w:tc>
          <w:tcPr>
            <w:tcW w:w="0" w:type="auto"/>
            <w:tcBorders>
              <w:bottom w:val="single" w:sz="4" w:space="0" w:color="auto"/>
            </w:tcBorders>
            <w:vAlign w:val="center"/>
          </w:tcPr>
          <w:p w14:paraId="31112E8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2.2230</w:t>
            </w:r>
          </w:p>
        </w:tc>
        <w:tc>
          <w:tcPr>
            <w:tcW w:w="0" w:type="auto"/>
            <w:tcBorders>
              <w:bottom w:val="single" w:sz="4" w:space="0" w:color="auto"/>
            </w:tcBorders>
            <w:vAlign w:val="center"/>
          </w:tcPr>
          <w:p w14:paraId="7B337D3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2.2227</w:t>
            </w:r>
          </w:p>
        </w:tc>
        <w:tc>
          <w:tcPr>
            <w:tcW w:w="0" w:type="auto"/>
            <w:tcBorders>
              <w:bottom w:val="single" w:sz="4" w:space="0" w:color="auto"/>
            </w:tcBorders>
            <w:vAlign w:val="center"/>
          </w:tcPr>
          <w:p w14:paraId="0157020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2.2230</w:t>
            </w:r>
          </w:p>
        </w:tc>
        <w:tc>
          <w:tcPr>
            <w:tcW w:w="0" w:type="auto"/>
            <w:tcBorders>
              <w:bottom w:val="single" w:sz="4" w:space="0" w:color="auto"/>
            </w:tcBorders>
            <w:vAlign w:val="center"/>
          </w:tcPr>
          <w:p w14:paraId="01F4B4F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2.2229</w:t>
            </w:r>
          </w:p>
        </w:tc>
        <w:tc>
          <w:tcPr>
            <w:tcW w:w="0" w:type="auto"/>
            <w:tcBorders>
              <w:bottom w:val="single" w:sz="4" w:space="0" w:color="auto"/>
            </w:tcBorders>
            <w:vAlign w:val="center"/>
          </w:tcPr>
          <w:p w14:paraId="23CEF79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tcBorders>
              <w:bottom w:val="single" w:sz="4" w:space="0" w:color="auto"/>
            </w:tcBorders>
            <w:vAlign w:val="center"/>
          </w:tcPr>
          <w:p w14:paraId="55FE3AD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tcBorders>
              <w:bottom w:val="single" w:sz="4" w:space="0" w:color="auto"/>
            </w:tcBorders>
            <w:vAlign w:val="center"/>
          </w:tcPr>
          <w:p w14:paraId="1524B5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tcBorders>
              <w:bottom w:val="single" w:sz="4" w:space="0" w:color="auto"/>
            </w:tcBorders>
            <w:vAlign w:val="center"/>
          </w:tcPr>
          <w:p w14:paraId="3C5661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c>
          <w:tcPr>
            <w:tcW w:w="0" w:type="auto"/>
            <w:tcBorders>
              <w:bottom w:val="single" w:sz="4" w:space="0" w:color="auto"/>
              <w:right w:val="single" w:sz="4" w:space="0" w:color="auto"/>
            </w:tcBorders>
            <w:vAlign w:val="center"/>
          </w:tcPr>
          <w:p w14:paraId="58DEC65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223B">
              <w:t>2.2228</w:t>
            </w:r>
          </w:p>
        </w:tc>
      </w:tr>
    </w:tbl>
    <w:p w14:paraId="28453704" w14:textId="3F1A28FD" w:rsidR="00055217" w:rsidRDefault="00055217" w:rsidP="00055217">
      <w:pPr>
        <w:pStyle w:val="Caption"/>
      </w:pPr>
      <w:r>
        <w:rPr>
          <w:bCs/>
        </w:rPr>
        <w:br w:type="page"/>
      </w:r>
      <w:r>
        <w:lastRenderedPageBreak/>
        <w:t xml:space="preserve">Table </w:t>
      </w:r>
      <w:r w:rsidR="000F703F">
        <w:fldChar w:fldCharType="begin"/>
      </w:r>
      <w:r w:rsidR="000F703F">
        <w:instrText xml:space="preserve"> STYLEREF 1 \s </w:instrText>
      </w:r>
      <w:r w:rsidR="000F703F">
        <w:fldChar w:fldCharType="separate"/>
      </w:r>
      <w:r w:rsidR="00EB04C0">
        <w:rPr>
          <w:noProof/>
        </w:rPr>
        <w:t>3</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2</w:t>
      </w:r>
      <w:r w:rsidR="000F703F">
        <w:fldChar w:fldCharType="end"/>
      </w:r>
      <w:r>
        <w:rPr>
          <w:noProof/>
        </w:rPr>
        <w:t>.7-2</w:t>
      </w:r>
      <w:r>
        <w:t>: Rural Whitman County Annual Population and Housing OFM Data (2014-2024)</w:t>
      </w:r>
    </w:p>
    <w:tbl>
      <w:tblPr>
        <w:tblStyle w:val="GridTable5Dark-Accent1"/>
        <w:tblW w:w="11785" w:type="dxa"/>
        <w:tblInd w:w="-5" w:type="dxa"/>
        <w:tblLook w:val="04A0" w:firstRow="1" w:lastRow="0" w:firstColumn="1" w:lastColumn="0" w:noHBand="0" w:noVBand="1"/>
      </w:tblPr>
      <w:tblGrid>
        <w:gridCol w:w="2655"/>
        <w:gridCol w:w="830"/>
        <w:gridCol w:w="830"/>
        <w:gridCol w:w="830"/>
        <w:gridCol w:w="830"/>
        <w:gridCol w:w="830"/>
        <w:gridCol w:w="830"/>
        <w:gridCol w:w="830"/>
        <w:gridCol w:w="830"/>
        <w:gridCol w:w="830"/>
        <w:gridCol w:w="830"/>
        <w:gridCol w:w="830"/>
      </w:tblGrid>
      <w:tr w:rsidR="00BA5AE1" w14:paraId="458C1C9D" w14:textId="77777777" w:rsidTr="006C0CA1">
        <w:trPr>
          <w:cnfStyle w:val="100000000000" w:firstRow="1" w:lastRow="0" w:firstColumn="0" w:lastColumn="0" w:oddVBand="0" w:evenVBand="0" w:oddHBand="0"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vAlign w:val="center"/>
          </w:tcPr>
          <w:p w14:paraId="025C507A" w14:textId="77777777" w:rsidR="00055217" w:rsidRDefault="00055217" w:rsidP="002D5961">
            <w:pPr>
              <w:jc w:val="center"/>
            </w:pPr>
            <w:r>
              <w:t>Category</w:t>
            </w:r>
          </w:p>
        </w:tc>
        <w:tc>
          <w:tcPr>
            <w:tcW w:w="0" w:type="auto"/>
            <w:tcBorders>
              <w:top w:val="single" w:sz="4" w:space="0" w:color="auto"/>
            </w:tcBorders>
            <w:vAlign w:val="center"/>
          </w:tcPr>
          <w:p w14:paraId="2A87F86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tcBorders>
              <w:top w:val="single" w:sz="4" w:space="0" w:color="auto"/>
            </w:tcBorders>
            <w:vAlign w:val="center"/>
          </w:tcPr>
          <w:p w14:paraId="3D50E44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tcBorders>
              <w:top w:val="single" w:sz="4" w:space="0" w:color="auto"/>
            </w:tcBorders>
            <w:vAlign w:val="center"/>
          </w:tcPr>
          <w:p w14:paraId="6352615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tcBorders>
              <w:top w:val="single" w:sz="4" w:space="0" w:color="auto"/>
            </w:tcBorders>
            <w:vAlign w:val="center"/>
          </w:tcPr>
          <w:p w14:paraId="6A6E2A5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tcBorders>
              <w:top w:val="single" w:sz="4" w:space="0" w:color="auto"/>
            </w:tcBorders>
            <w:vAlign w:val="center"/>
          </w:tcPr>
          <w:p w14:paraId="1F5C1C1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tcBorders>
              <w:top w:val="single" w:sz="4" w:space="0" w:color="auto"/>
            </w:tcBorders>
            <w:vAlign w:val="center"/>
          </w:tcPr>
          <w:p w14:paraId="2BAF2E5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tcBorders>
              <w:top w:val="single" w:sz="4" w:space="0" w:color="auto"/>
            </w:tcBorders>
            <w:vAlign w:val="center"/>
          </w:tcPr>
          <w:p w14:paraId="7A91CD71"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tcBorders>
              <w:top w:val="single" w:sz="4" w:space="0" w:color="auto"/>
            </w:tcBorders>
            <w:vAlign w:val="center"/>
          </w:tcPr>
          <w:p w14:paraId="46836255"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tcBorders>
              <w:top w:val="single" w:sz="4" w:space="0" w:color="auto"/>
            </w:tcBorders>
            <w:vAlign w:val="center"/>
          </w:tcPr>
          <w:p w14:paraId="39604181"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tcBorders>
              <w:top w:val="single" w:sz="4" w:space="0" w:color="auto"/>
            </w:tcBorders>
            <w:vAlign w:val="center"/>
          </w:tcPr>
          <w:p w14:paraId="3CBDB78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tcBorders>
              <w:top w:val="single" w:sz="4" w:space="0" w:color="auto"/>
              <w:right w:val="single" w:sz="4" w:space="0" w:color="auto"/>
            </w:tcBorders>
            <w:vAlign w:val="center"/>
          </w:tcPr>
          <w:p w14:paraId="55374CD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0C7B63DC" w14:textId="77777777" w:rsidTr="006C0CA1">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B328F93" w14:textId="77777777" w:rsidR="00055217" w:rsidRDefault="00055217" w:rsidP="002D5961">
            <w:pPr>
              <w:jc w:val="center"/>
            </w:pPr>
            <w:r>
              <w:t>Total Population</w:t>
            </w:r>
          </w:p>
        </w:tc>
        <w:tc>
          <w:tcPr>
            <w:tcW w:w="0" w:type="auto"/>
            <w:vAlign w:val="center"/>
          </w:tcPr>
          <w:p w14:paraId="4DBABA6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14,959</w:t>
            </w:r>
          </w:p>
        </w:tc>
        <w:tc>
          <w:tcPr>
            <w:tcW w:w="0" w:type="auto"/>
            <w:vAlign w:val="center"/>
          </w:tcPr>
          <w:p w14:paraId="0F8D6CD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15,007</w:t>
            </w:r>
          </w:p>
        </w:tc>
        <w:tc>
          <w:tcPr>
            <w:tcW w:w="0" w:type="auto"/>
            <w:vAlign w:val="center"/>
          </w:tcPr>
          <w:p w14:paraId="3F94434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14,995</w:t>
            </w:r>
          </w:p>
        </w:tc>
        <w:tc>
          <w:tcPr>
            <w:tcW w:w="0" w:type="auto"/>
            <w:vAlign w:val="center"/>
          </w:tcPr>
          <w:p w14:paraId="35E5BAD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14,983</w:t>
            </w:r>
          </w:p>
        </w:tc>
        <w:tc>
          <w:tcPr>
            <w:tcW w:w="0" w:type="auto"/>
            <w:vAlign w:val="center"/>
          </w:tcPr>
          <w:p w14:paraId="493E49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15,027</w:t>
            </w:r>
          </w:p>
        </w:tc>
        <w:tc>
          <w:tcPr>
            <w:tcW w:w="0" w:type="auto"/>
            <w:vAlign w:val="center"/>
          </w:tcPr>
          <w:p w14:paraId="7583CFA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15,060</w:t>
            </w:r>
          </w:p>
        </w:tc>
        <w:tc>
          <w:tcPr>
            <w:tcW w:w="0" w:type="auto"/>
            <w:vAlign w:val="center"/>
          </w:tcPr>
          <w:p w14:paraId="5CC32D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15,072</w:t>
            </w:r>
          </w:p>
        </w:tc>
        <w:tc>
          <w:tcPr>
            <w:tcW w:w="0" w:type="auto"/>
            <w:vAlign w:val="center"/>
          </w:tcPr>
          <w:p w14:paraId="46A2AE0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14,910</w:t>
            </w:r>
          </w:p>
        </w:tc>
        <w:tc>
          <w:tcPr>
            <w:tcW w:w="0" w:type="auto"/>
            <w:vAlign w:val="center"/>
          </w:tcPr>
          <w:p w14:paraId="69FADF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15,010</w:t>
            </w:r>
          </w:p>
        </w:tc>
        <w:tc>
          <w:tcPr>
            <w:tcW w:w="0" w:type="auto"/>
            <w:vAlign w:val="center"/>
          </w:tcPr>
          <w:p w14:paraId="585036E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15,040</w:t>
            </w:r>
          </w:p>
        </w:tc>
        <w:tc>
          <w:tcPr>
            <w:tcW w:w="0" w:type="auto"/>
            <w:tcBorders>
              <w:right w:val="single" w:sz="4" w:space="0" w:color="auto"/>
            </w:tcBorders>
            <w:vAlign w:val="center"/>
          </w:tcPr>
          <w:p w14:paraId="18583F2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280052">
              <w:t>15,070</w:t>
            </w:r>
          </w:p>
        </w:tc>
      </w:tr>
      <w:tr w:rsidR="00055217" w14:paraId="7A1CFC16" w14:textId="77777777" w:rsidTr="006C0CA1">
        <w:trPr>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74B2943C" w14:textId="77777777" w:rsidR="00055217" w:rsidRDefault="00055217" w:rsidP="002D5961">
            <w:pPr>
              <w:jc w:val="center"/>
            </w:pPr>
            <w:r>
              <w:t>Household Population</w:t>
            </w:r>
          </w:p>
        </w:tc>
        <w:tc>
          <w:tcPr>
            <w:tcW w:w="0" w:type="auto"/>
            <w:vAlign w:val="center"/>
          </w:tcPr>
          <w:p w14:paraId="01EDAD2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14,837</w:t>
            </w:r>
          </w:p>
        </w:tc>
        <w:tc>
          <w:tcPr>
            <w:tcW w:w="0" w:type="auto"/>
            <w:vAlign w:val="center"/>
          </w:tcPr>
          <w:p w14:paraId="16192FB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14,880</w:t>
            </w:r>
          </w:p>
        </w:tc>
        <w:tc>
          <w:tcPr>
            <w:tcW w:w="0" w:type="auto"/>
            <w:vAlign w:val="center"/>
          </w:tcPr>
          <w:p w14:paraId="5F47C12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14,871</w:t>
            </w:r>
          </w:p>
        </w:tc>
        <w:tc>
          <w:tcPr>
            <w:tcW w:w="0" w:type="auto"/>
            <w:vAlign w:val="center"/>
          </w:tcPr>
          <w:p w14:paraId="5EC96E2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14,849</w:t>
            </w:r>
          </w:p>
        </w:tc>
        <w:tc>
          <w:tcPr>
            <w:tcW w:w="0" w:type="auto"/>
            <w:vAlign w:val="center"/>
          </w:tcPr>
          <w:p w14:paraId="7092989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14,889</w:t>
            </w:r>
          </w:p>
        </w:tc>
        <w:tc>
          <w:tcPr>
            <w:tcW w:w="0" w:type="auto"/>
            <w:vAlign w:val="center"/>
          </w:tcPr>
          <w:p w14:paraId="42F5BAD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14,937</w:t>
            </w:r>
          </w:p>
        </w:tc>
        <w:tc>
          <w:tcPr>
            <w:tcW w:w="0" w:type="auto"/>
            <w:vAlign w:val="center"/>
          </w:tcPr>
          <w:p w14:paraId="680CC07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14,939</w:t>
            </w:r>
          </w:p>
        </w:tc>
        <w:tc>
          <w:tcPr>
            <w:tcW w:w="0" w:type="auto"/>
            <w:vAlign w:val="center"/>
          </w:tcPr>
          <w:p w14:paraId="4C40553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14,612</w:t>
            </w:r>
          </w:p>
        </w:tc>
        <w:tc>
          <w:tcPr>
            <w:tcW w:w="0" w:type="auto"/>
            <w:vAlign w:val="center"/>
          </w:tcPr>
          <w:p w14:paraId="5B1223D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14,879</w:t>
            </w:r>
          </w:p>
        </w:tc>
        <w:tc>
          <w:tcPr>
            <w:tcW w:w="0" w:type="auto"/>
            <w:vAlign w:val="center"/>
          </w:tcPr>
          <w:p w14:paraId="61F557B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14,921</w:t>
            </w:r>
          </w:p>
        </w:tc>
        <w:tc>
          <w:tcPr>
            <w:tcW w:w="0" w:type="auto"/>
            <w:tcBorders>
              <w:right w:val="single" w:sz="4" w:space="0" w:color="auto"/>
            </w:tcBorders>
            <w:vAlign w:val="center"/>
          </w:tcPr>
          <w:p w14:paraId="1C33610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6B2AD1">
              <w:t>14,983</w:t>
            </w:r>
          </w:p>
        </w:tc>
      </w:tr>
      <w:tr w:rsidR="00BA5AE1" w14:paraId="5483ED9A" w14:textId="77777777" w:rsidTr="006C0CA1">
        <w:trPr>
          <w:cnfStyle w:val="000000100000" w:firstRow="0" w:lastRow="0" w:firstColumn="0" w:lastColumn="0" w:oddVBand="0" w:evenVBand="0" w:oddHBand="1" w:evenHBand="0" w:firstRowFirstColumn="0" w:firstRowLastColumn="0" w:lastRowFirstColumn="0" w:lastRowLastColumn="0"/>
          <w:trHeight w:val="101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4FFD5F2" w14:textId="77777777" w:rsidR="00055217" w:rsidRDefault="00055217" w:rsidP="002D5961">
            <w:pPr>
              <w:jc w:val="center"/>
            </w:pPr>
            <w:r>
              <w:t>Group Quarters Population</w:t>
            </w:r>
          </w:p>
        </w:tc>
        <w:tc>
          <w:tcPr>
            <w:tcW w:w="0" w:type="auto"/>
            <w:vAlign w:val="center"/>
          </w:tcPr>
          <w:p w14:paraId="25BF8BC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122</w:t>
            </w:r>
          </w:p>
        </w:tc>
        <w:tc>
          <w:tcPr>
            <w:tcW w:w="0" w:type="auto"/>
            <w:vAlign w:val="center"/>
          </w:tcPr>
          <w:p w14:paraId="4062AD4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127</w:t>
            </w:r>
          </w:p>
        </w:tc>
        <w:tc>
          <w:tcPr>
            <w:tcW w:w="0" w:type="auto"/>
            <w:vAlign w:val="center"/>
          </w:tcPr>
          <w:p w14:paraId="249E886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124</w:t>
            </w:r>
          </w:p>
        </w:tc>
        <w:tc>
          <w:tcPr>
            <w:tcW w:w="0" w:type="auto"/>
            <w:vAlign w:val="center"/>
          </w:tcPr>
          <w:p w14:paraId="70E300A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134</w:t>
            </w:r>
          </w:p>
        </w:tc>
        <w:tc>
          <w:tcPr>
            <w:tcW w:w="0" w:type="auto"/>
            <w:vAlign w:val="center"/>
          </w:tcPr>
          <w:p w14:paraId="4F9CD37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138</w:t>
            </w:r>
          </w:p>
        </w:tc>
        <w:tc>
          <w:tcPr>
            <w:tcW w:w="0" w:type="auto"/>
            <w:vAlign w:val="center"/>
          </w:tcPr>
          <w:p w14:paraId="4E69837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123</w:t>
            </w:r>
          </w:p>
        </w:tc>
        <w:tc>
          <w:tcPr>
            <w:tcW w:w="0" w:type="auto"/>
            <w:vAlign w:val="center"/>
          </w:tcPr>
          <w:p w14:paraId="40E5B3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133</w:t>
            </w:r>
          </w:p>
        </w:tc>
        <w:tc>
          <w:tcPr>
            <w:tcW w:w="0" w:type="auto"/>
            <w:vAlign w:val="center"/>
          </w:tcPr>
          <w:p w14:paraId="473114C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331</w:t>
            </w:r>
          </w:p>
        </w:tc>
        <w:tc>
          <w:tcPr>
            <w:tcW w:w="0" w:type="auto"/>
            <w:vAlign w:val="center"/>
          </w:tcPr>
          <w:p w14:paraId="40F5D4D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196</w:t>
            </w:r>
          </w:p>
        </w:tc>
        <w:tc>
          <w:tcPr>
            <w:tcW w:w="0" w:type="auto"/>
            <w:vAlign w:val="center"/>
          </w:tcPr>
          <w:p w14:paraId="31F2A30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185</w:t>
            </w:r>
          </w:p>
        </w:tc>
        <w:tc>
          <w:tcPr>
            <w:tcW w:w="0" w:type="auto"/>
            <w:tcBorders>
              <w:right w:val="single" w:sz="4" w:space="0" w:color="auto"/>
            </w:tcBorders>
            <w:vAlign w:val="center"/>
          </w:tcPr>
          <w:p w14:paraId="44643CF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C62D4">
              <w:t>155</w:t>
            </w:r>
          </w:p>
        </w:tc>
      </w:tr>
      <w:tr w:rsidR="00055217" w14:paraId="7892152D" w14:textId="77777777" w:rsidTr="006C0CA1">
        <w:trPr>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43F2248" w14:textId="77777777" w:rsidR="00055217" w:rsidRDefault="00055217" w:rsidP="002D5961">
            <w:pPr>
              <w:jc w:val="center"/>
            </w:pPr>
            <w:r>
              <w:t>Total Housing Units</w:t>
            </w:r>
          </w:p>
        </w:tc>
        <w:tc>
          <w:tcPr>
            <w:tcW w:w="0" w:type="auto"/>
            <w:vAlign w:val="center"/>
          </w:tcPr>
          <w:p w14:paraId="65130F3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7,315</w:t>
            </w:r>
          </w:p>
        </w:tc>
        <w:tc>
          <w:tcPr>
            <w:tcW w:w="0" w:type="auto"/>
            <w:vAlign w:val="center"/>
          </w:tcPr>
          <w:p w14:paraId="273C139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7,312</w:t>
            </w:r>
          </w:p>
        </w:tc>
        <w:tc>
          <w:tcPr>
            <w:tcW w:w="0" w:type="auto"/>
            <w:vAlign w:val="center"/>
          </w:tcPr>
          <w:p w14:paraId="46C75FF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7,302</w:t>
            </w:r>
          </w:p>
        </w:tc>
        <w:tc>
          <w:tcPr>
            <w:tcW w:w="0" w:type="auto"/>
            <w:vAlign w:val="center"/>
          </w:tcPr>
          <w:p w14:paraId="69B8783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7,281</w:t>
            </w:r>
          </w:p>
        </w:tc>
        <w:tc>
          <w:tcPr>
            <w:tcW w:w="0" w:type="auto"/>
            <w:vAlign w:val="center"/>
          </w:tcPr>
          <w:p w14:paraId="64E8C3C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7,280</w:t>
            </w:r>
          </w:p>
        </w:tc>
        <w:tc>
          <w:tcPr>
            <w:tcW w:w="0" w:type="auto"/>
            <w:vAlign w:val="center"/>
          </w:tcPr>
          <w:p w14:paraId="50AA7A8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7,286</w:t>
            </w:r>
          </w:p>
        </w:tc>
        <w:tc>
          <w:tcPr>
            <w:tcW w:w="0" w:type="auto"/>
            <w:vAlign w:val="center"/>
          </w:tcPr>
          <w:p w14:paraId="372CA9A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7,277</w:t>
            </w:r>
          </w:p>
        </w:tc>
        <w:tc>
          <w:tcPr>
            <w:tcW w:w="0" w:type="auto"/>
            <w:vAlign w:val="center"/>
          </w:tcPr>
          <w:p w14:paraId="477610A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7,224</w:t>
            </w:r>
          </w:p>
        </w:tc>
        <w:tc>
          <w:tcPr>
            <w:tcW w:w="0" w:type="auto"/>
            <w:vAlign w:val="center"/>
          </w:tcPr>
          <w:p w14:paraId="17691F4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7,269</w:t>
            </w:r>
          </w:p>
        </w:tc>
        <w:tc>
          <w:tcPr>
            <w:tcW w:w="0" w:type="auto"/>
            <w:vAlign w:val="center"/>
          </w:tcPr>
          <w:p w14:paraId="36E2778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7,295</w:t>
            </w:r>
          </w:p>
        </w:tc>
        <w:tc>
          <w:tcPr>
            <w:tcW w:w="0" w:type="auto"/>
            <w:tcBorders>
              <w:right w:val="single" w:sz="4" w:space="0" w:color="auto"/>
            </w:tcBorders>
            <w:vAlign w:val="center"/>
          </w:tcPr>
          <w:p w14:paraId="29107CD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B2A55">
              <w:t>7,305</w:t>
            </w:r>
          </w:p>
        </w:tc>
      </w:tr>
      <w:tr w:rsidR="00BA5AE1" w14:paraId="4B1B48F1" w14:textId="77777777" w:rsidTr="006C0CA1">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7434DB8" w14:textId="77777777" w:rsidR="00055217" w:rsidRDefault="00055217" w:rsidP="002D5961">
            <w:pPr>
              <w:jc w:val="center"/>
            </w:pPr>
            <w:r>
              <w:t>Occupied Housing Units</w:t>
            </w:r>
          </w:p>
        </w:tc>
        <w:tc>
          <w:tcPr>
            <w:tcW w:w="0" w:type="auto"/>
            <w:vAlign w:val="center"/>
          </w:tcPr>
          <w:p w14:paraId="0C0954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6,434</w:t>
            </w:r>
          </w:p>
        </w:tc>
        <w:tc>
          <w:tcPr>
            <w:tcW w:w="0" w:type="auto"/>
            <w:vAlign w:val="center"/>
          </w:tcPr>
          <w:p w14:paraId="5D05197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6,450</w:t>
            </w:r>
          </w:p>
        </w:tc>
        <w:tc>
          <w:tcPr>
            <w:tcW w:w="0" w:type="auto"/>
            <w:vAlign w:val="center"/>
          </w:tcPr>
          <w:p w14:paraId="27AF1AF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6,444</w:t>
            </w:r>
          </w:p>
        </w:tc>
        <w:tc>
          <w:tcPr>
            <w:tcW w:w="0" w:type="auto"/>
            <w:vAlign w:val="center"/>
          </w:tcPr>
          <w:p w14:paraId="03AB223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6,431</w:t>
            </w:r>
          </w:p>
        </w:tc>
        <w:tc>
          <w:tcPr>
            <w:tcW w:w="0" w:type="auto"/>
            <w:vAlign w:val="center"/>
          </w:tcPr>
          <w:p w14:paraId="574B9A2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6,445</w:t>
            </w:r>
          </w:p>
        </w:tc>
        <w:tc>
          <w:tcPr>
            <w:tcW w:w="0" w:type="auto"/>
            <w:vAlign w:val="center"/>
          </w:tcPr>
          <w:p w14:paraId="0A668B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6,465</w:t>
            </w:r>
          </w:p>
        </w:tc>
        <w:tc>
          <w:tcPr>
            <w:tcW w:w="0" w:type="auto"/>
            <w:vAlign w:val="center"/>
          </w:tcPr>
          <w:p w14:paraId="1AF5836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6,465</w:t>
            </w:r>
          </w:p>
        </w:tc>
        <w:tc>
          <w:tcPr>
            <w:tcW w:w="0" w:type="auto"/>
            <w:vAlign w:val="center"/>
          </w:tcPr>
          <w:p w14:paraId="57BFDD2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6,343</w:t>
            </w:r>
          </w:p>
        </w:tc>
        <w:tc>
          <w:tcPr>
            <w:tcW w:w="0" w:type="auto"/>
            <w:vAlign w:val="center"/>
          </w:tcPr>
          <w:p w14:paraId="7693812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6,439</w:t>
            </w:r>
          </w:p>
        </w:tc>
        <w:tc>
          <w:tcPr>
            <w:tcW w:w="0" w:type="auto"/>
            <w:vAlign w:val="center"/>
          </w:tcPr>
          <w:p w14:paraId="13CF5FA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6,455</w:t>
            </w:r>
          </w:p>
        </w:tc>
        <w:tc>
          <w:tcPr>
            <w:tcW w:w="0" w:type="auto"/>
            <w:tcBorders>
              <w:right w:val="single" w:sz="4" w:space="0" w:color="auto"/>
            </w:tcBorders>
            <w:vAlign w:val="center"/>
          </w:tcPr>
          <w:p w14:paraId="1596893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62240">
              <w:t>6,479</w:t>
            </w:r>
          </w:p>
        </w:tc>
      </w:tr>
      <w:tr w:rsidR="00055217" w14:paraId="58520684" w14:textId="77777777" w:rsidTr="006C0CA1">
        <w:trPr>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70CA1B57" w14:textId="77777777" w:rsidR="00055217" w:rsidRDefault="00055217" w:rsidP="002D5961">
            <w:pPr>
              <w:jc w:val="center"/>
            </w:pPr>
            <w:r>
              <w:t>Occupancy Rate (%)</w:t>
            </w:r>
          </w:p>
        </w:tc>
        <w:tc>
          <w:tcPr>
            <w:tcW w:w="0" w:type="auto"/>
            <w:vAlign w:val="center"/>
          </w:tcPr>
          <w:p w14:paraId="1487D7F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87.96</w:t>
            </w:r>
          </w:p>
        </w:tc>
        <w:tc>
          <w:tcPr>
            <w:tcW w:w="0" w:type="auto"/>
            <w:vAlign w:val="center"/>
          </w:tcPr>
          <w:p w14:paraId="3A75B04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88.21</w:t>
            </w:r>
          </w:p>
        </w:tc>
        <w:tc>
          <w:tcPr>
            <w:tcW w:w="0" w:type="auto"/>
            <w:vAlign w:val="center"/>
          </w:tcPr>
          <w:p w14:paraId="4FF90D9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88.25</w:t>
            </w:r>
          </w:p>
        </w:tc>
        <w:tc>
          <w:tcPr>
            <w:tcW w:w="0" w:type="auto"/>
            <w:vAlign w:val="center"/>
          </w:tcPr>
          <w:p w14:paraId="208BBD6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88.33</w:t>
            </w:r>
          </w:p>
        </w:tc>
        <w:tc>
          <w:tcPr>
            <w:tcW w:w="0" w:type="auto"/>
            <w:vAlign w:val="center"/>
          </w:tcPr>
          <w:p w14:paraId="2BEE57A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88.53</w:t>
            </w:r>
          </w:p>
        </w:tc>
        <w:tc>
          <w:tcPr>
            <w:tcW w:w="0" w:type="auto"/>
            <w:vAlign w:val="center"/>
          </w:tcPr>
          <w:p w14:paraId="71A4D0A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88.73</w:t>
            </w:r>
          </w:p>
        </w:tc>
        <w:tc>
          <w:tcPr>
            <w:tcW w:w="0" w:type="auto"/>
            <w:vAlign w:val="center"/>
          </w:tcPr>
          <w:p w14:paraId="5AE622C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88.84</w:t>
            </w:r>
          </w:p>
        </w:tc>
        <w:tc>
          <w:tcPr>
            <w:tcW w:w="0" w:type="auto"/>
            <w:vAlign w:val="center"/>
          </w:tcPr>
          <w:p w14:paraId="49D0696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87.80</w:t>
            </w:r>
          </w:p>
        </w:tc>
        <w:tc>
          <w:tcPr>
            <w:tcW w:w="0" w:type="auto"/>
            <w:vAlign w:val="center"/>
          </w:tcPr>
          <w:p w14:paraId="5B67A69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88.58</w:t>
            </w:r>
          </w:p>
        </w:tc>
        <w:tc>
          <w:tcPr>
            <w:tcW w:w="0" w:type="auto"/>
            <w:vAlign w:val="center"/>
          </w:tcPr>
          <w:p w14:paraId="326E244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88.49</w:t>
            </w:r>
          </w:p>
        </w:tc>
        <w:tc>
          <w:tcPr>
            <w:tcW w:w="0" w:type="auto"/>
            <w:tcBorders>
              <w:right w:val="single" w:sz="4" w:space="0" w:color="auto"/>
            </w:tcBorders>
            <w:vAlign w:val="center"/>
          </w:tcPr>
          <w:p w14:paraId="4673821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88.69</w:t>
            </w:r>
          </w:p>
        </w:tc>
      </w:tr>
      <w:tr w:rsidR="00BA5AE1" w14:paraId="7D45E787" w14:textId="77777777" w:rsidTr="006C0CA1">
        <w:trPr>
          <w:cnfStyle w:val="000000100000" w:firstRow="0" w:lastRow="0" w:firstColumn="0" w:lastColumn="0" w:oddVBand="0" w:evenVBand="0" w:oddHBand="1"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5DD0DA35" w14:textId="77777777" w:rsidR="00055217" w:rsidRDefault="00055217" w:rsidP="002D5961">
            <w:pPr>
              <w:jc w:val="center"/>
            </w:pPr>
            <w:r>
              <w:t>Average Household Size</w:t>
            </w:r>
          </w:p>
        </w:tc>
        <w:tc>
          <w:tcPr>
            <w:tcW w:w="0" w:type="auto"/>
            <w:tcBorders>
              <w:bottom w:val="single" w:sz="4" w:space="0" w:color="auto"/>
            </w:tcBorders>
            <w:vAlign w:val="center"/>
          </w:tcPr>
          <w:p w14:paraId="304FFE7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2.0283</w:t>
            </w:r>
          </w:p>
        </w:tc>
        <w:tc>
          <w:tcPr>
            <w:tcW w:w="0" w:type="auto"/>
            <w:tcBorders>
              <w:bottom w:val="single" w:sz="4" w:space="0" w:color="auto"/>
            </w:tcBorders>
            <w:vAlign w:val="center"/>
          </w:tcPr>
          <w:p w14:paraId="07E1111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2.0350</w:t>
            </w:r>
          </w:p>
        </w:tc>
        <w:tc>
          <w:tcPr>
            <w:tcW w:w="0" w:type="auto"/>
            <w:tcBorders>
              <w:bottom w:val="single" w:sz="4" w:space="0" w:color="auto"/>
            </w:tcBorders>
            <w:vAlign w:val="center"/>
          </w:tcPr>
          <w:p w14:paraId="60586EB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2.0366</w:t>
            </w:r>
          </w:p>
        </w:tc>
        <w:tc>
          <w:tcPr>
            <w:tcW w:w="0" w:type="auto"/>
            <w:tcBorders>
              <w:bottom w:val="single" w:sz="4" w:space="0" w:color="auto"/>
            </w:tcBorders>
            <w:vAlign w:val="center"/>
          </w:tcPr>
          <w:p w14:paraId="3B9D90B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2.0394</w:t>
            </w:r>
          </w:p>
        </w:tc>
        <w:tc>
          <w:tcPr>
            <w:tcW w:w="0" w:type="auto"/>
            <w:tcBorders>
              <w:bottom w:val="single" w:sz="4" w:space="0" w:color="auto"/>
            </w:tcBorders>
            <w:vAlign w:val="center"/>
          </w:tcPr>
          <w:p w14:paraId="26C5BB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2.0452</w:t>
            </w:r>
          </w:p>
        </w:tc>
        <w:tc>
          <w:tcPr>
            <w:tcW w:w="0" w:type="auto"/>
            <w:tcBorders>
              <w:bottom w:val="single" w:sz="4" w:space="0" w:color="auto"/>
            </w:tcBorders>
            <w:vAlign w:val="center"/>
          </w:tcPr>
          <w:p w14:paraId="0AC7988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2.0501</w:t>
            </w:r>
          </w:p>
        </w:tc>
        <w:tc>
          <w:tcPr>
            <w:tcW w:w="0" w:type="auto"/>
            <w:tcBorders>
              <w:bottom w:val="single" w:sz="4" w:space="0" w:color="auto"/>
            </w:tcBorders>
            <w:vAlign w:val="center"/>
          </w:tcPr>
          <w:p w14:paraId="2633C25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2.0529</w:t>
            </w:r>
          </w:p>
        </w:tc>
        <w:tc>
          <w:tcPr>
            <w:tcW w:w="0" w:type="auto"/>
            <w:tcBorders>
              <w:bottom w:val="single" w:sz="4" w:space="0" w:color="auto"/>
            </w:tcBorders>
            <w:vAlign w:val="center"/>
          </w:tcPr>
          <w:p w14:paraId="2AB480F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2.0227</w:t>
            </w:r>
          </w:p>
        </w:tc>
        <w:tc>
          <w:tcPr>
            <w:tcW w:w="0" w:type="auto"/>
            <w:tcBorders>
              <w:bottom w:val="single" w:sz="4" w:space="0" w:color="auto"/>
            </w:tcBorders>
            <w:vAlign w:val="center"/>
          </w:tcPr>
          <w:p w14:paraId="69C558E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2.0469</w:t>
            </w:r>
          </w:p>
        </w:tc>
        <w:tc>
          <w:tcPr>
            <w:tcW w:w="0" w:type="auto"/>
            <w:tcBorders>
              <w:bottom w:val="single" w:sz="4" w:space="0" w:color="auto"/>
            </w:tcBorders>
            <w:vAlign w:val="center"/>
          </w:tcPr>
          <w:p w14:paraId="52EF89F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2.0453</w:t>
            </w:r>
          </w:p>
        </w:tc>
        <w:tc>
          <w:tcPr>
            <w:tcW w:w="0" w:type="auto"/>
            <w:tcBorders>
              <w:bottom w:val="single" w:sz="4" w:space="0" w:color="auto"/>
              <w:right w:val="single" w:sz="4" w:space="0" w:color="auto"/>
            </w:tcBorders>
            <w:vAlign w:val="center"/>
          </w:tcPr>
          <w:p w14:paraId="4A8C23C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75D17">
              <w:t>2.0510</w:t>
            </w:r>
          </w:p>
        </w:tc>
      </w:tr>
    </w:tbl>
    <w:p w14:paraId="20F55F5D" w14:textId="77777777" w:rsidR="00202DDF" w:rsidRDefault="00202DDF" w:rsidP="00055217">
      <w:pPr>
        <w:sectPr w:rsidR="00202DDF" w:rsidSect="00202DDF">
          <w:pgSz w:w="15840" w:h="12240" w:orient="landscape"/>
          <w:pgMar w:top="1440" w:right="1440" w:bottom="1440" w:left="1440" w:header="720" w:footer="720" w:gutter="0"/>
          <w:cols w:space="720"/>
          <w:docGrid w:linePitch="360"/>
        </w:sectPr>
      </w:pPr>
    </w:p>
    <w:p w14:paraId="7DD01C80" w14:textId="77777777" w:rsidR="00055217" w:rsidRDefault="00055217" w:rsidP="00055217"/>
    <w:p w14:paraId="33E26172" w14:textId="7F5551EF" w:rsidR="00055217" w:rsidRDefault="00055217" w:rsidP="00DC5B01">
      <w:pPr>
        <w:pStyle w:val="Heading3"/>
      </w:pPr>
      <w:bookmarkStart w:id="37" w:name="_Toc206075581"/>
      <w:r>
        <w:t>Comparison of Demographic and Housing Trends: Spokane County Vs. Tekoa</w:t>
      </w:r>
      <w:bookmarkEnd w:id="37"/>
    </w:p>
    <w:p w14:paraId="2494C23C" w14:textId="3BFB801E" w:rsidR="00055217" w:rsidRDefault="00055217" w:rsidP="00055217">
      <w:r>
        <w:t>As Tekoa sits just 4.5 miles south of the Spokane/Whitman County line on SR-27, it was determined that Spokane County’s population trends should also be considered as part of the population projection. Spokane County and Tekoa also exhibit key demographic and housing similarities but do have some bigger differences than Whitman County and Tekoa do. In 2014 WAOFM’s intercensal population estimate for Spokane County was 489,986 and increased by 14.16% to 559,400 in the 2024 postcensal estimate from WAOFM. Excluding the Spokane Municipal Statistical area, this increases to a 16.25% increase from 163</w:t>
      </w:r>
      <w:r w:rsidR="001113EE">
        <w:t>,</w:t>
      </w:r>
      <w:r>
        <w:t xml:space="preserve">207 in 2014 to 189,735 in 2024. However, these numbers don’t consider the several unincorporated communities that are surrounded by or directly adjacent to the incorporated cities that make up the Spokane Municipal Statistical area. </w:t>
      </w:r>
    </w:p>
    <w:p w14:paraId="76F6CF0F" w14:textId="058505AD" w:rsidR="00055217" w:rsidRDefault="00055217" w:rsidP="00055217">
      <w:r>
        <w:t>Both areas saw increases in housing stock during this period, with Spokane County’s total housing units increasing by 13.4% to 235,498 units in 2024 compared to just 207,665 units in 2014. Like with the population estimates, this increases to a 16.6% increase from 64,217 units in 2014 to 74,878 units in 2024. Though again, this number doesn’t consider the several unincorporated communities that are surrounded by or directly adjacent to the incorporated cities making up the Spokane Municipal Statistical Area.</w:t>
      </w:r>
    </w:p>
    <w:p w14:paraId="6D04E46D" w14:textId="4416F68B" w:rsidR="00202DDF" w:rsidRDefault="00055217" w:rsidP="00055217">
      <w:pPr>
        <w:sectPr w:rsidR="00202DDF" w:rsidSect="00202DDF">
          <w:pgSz w:w="12240" w:h="15840"/>
          <w:pgMar w:top="1440" w:right="1440" w:bottom="1440" w:left="1440" w:header="720" w:footer="720" w:gutter="0"/>
          <w:cols w:space="720"/>
          <w:docGrid w:linePitch="360"/>
        </w:sectPr>
      </w:pPr>
      <w:r>
        <w:t>Although not a perfect representation, this</w:t>
      </w:r>
      <w:r w:rsidR="00FB2D55">
        <w:t xml:space="preserve"> may indicate a larger trend </w:t>
      </w:r>
      <w:r>
        <w:t xml:space="preserve">of people moving closer to cities for their amenities but staying on the outskirts to have more land. This, combined with Spokane County’s double-digit growth rates, </w:t>
      </w:r>
      <w:r w:rsidR="00FB2D55">
        <w:t>could explain why</w:t>
      </w:r>
      <w:r>
        <w:t xml:space="preserve"> Tekoa</w:t>
      </w:r>
      <w:r w:rsidR="00FB2D55">
        <w:t xml:space="preserve">’s </w:t>
      </w:r>
      <w:r>
        <w:t>population growth trends of its similar counterparts in Rural Whitman County</w:t>
      </w:r>
      <w:r w:rsidR="00FB2D55">
        <w:t>.</w:t>
      </w:r>
    </w:p>
    <w:p w14:paraId="3A5FD354" w14:textId="3A6ED837" w:rsidR="00055217" w:rsidRDefault="00055217" w:rsidP="00055217"/>
    <w:p w14:paraId="1CB2AFFC" w14:textId="0B2504DF" w:rsidR="00055217" w:rsidRDefault="00055217" w:rsidP="00055217">
      <w:pPr>
        <w:pStyle w:val="Caption"/>
        <w:keepNext/>
      </w:pPr>
      <w:r>
        <w:t>Table 3.7-3: Spokane County Annual Population and Housing OFM Data (2014-2024)</w:t>
      </w:r>
    </w:p>
    <w:tbl>
      <w:tblPr>
        <w:tblStyle w:val="GridTable5Dark-Accent1"/>
        <w:tblW w:w="12696" w:type="dxa"/>
        <w:tblInd w:w="-5" w:type="dxa"/>
        <w:tblLook w:val="04A0" w:firstRow="1" w:lastRow="0" w:firstColumn="1" w:lastColumn="0" w:noHBand="0" w:noVBand="1"/>
      </w:tblPr>
      <w:tblGrid>
        <w:gridCol w:w="2356"/>
        <w:gridCol w:w="940"/>
        <w:gridCol w:w="940"/>
        <w:gridCol w:w="940"/>
        <w:gridCol w:w="940"/>
        <w:gridCol w:w="940"/>
        <w:gridCol w:w="940"/>
        <w:gridCol w:w="940"/>
        <w:gridCol w:w="940"/>
        <w:gridCol w:w="940"/>
        <w:gridCol w:w="940"/>
        <w:gridCol w:w="940"/>
      </w:tblGrid>
      <w:tr w:rsidR="00BA5AE1" w14:paraId="3AC58131" w14:textId="77777777" w:rsidTr="006C0CA1">
        <w:trPr>
          <w:cnfStyle w:val="100000000000" w:firstRow="1" w:lastRow="0" w:firstColumn="0" w:lastColumn="0" w:oddVBand="0" w:evenVBand="0" w:oddHBand="0"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vAlign w:val="center"/>
          </w:tcPr>
          <w:p w14:paraId="0E161F15" w14:textId="77777777" w:rsidR="00055217" w:rsidRDefault="00055217" w:rsidP="002D5961">
            <w:pPr>
              <w:jc w:val="center"/>
            </w:pPr>
            <w:r>
              <w:t>Category</w:t>
            </w:r>
          </w:p>
        </w:tc>
        <w:tc>
          <w:tcPr>
            <w:tcW w:w="0" w:type="auto"/>
            <w:tcBorders>
              <w:top w:val="single" w:sz="4" w:space="0" w:color="auto"/>
            </w:tcBorders>
            <w:vAlign w:val="center"/>
          </w:tcPr>
          <w:p w14:paraId="01B3158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tcBorders>
              <w:top w:val="single" w:sz="4" w:space="0" w:color="auto"/>
            </w:tcBorders>
            <w:vAlign w:val="center"/>
          </w:tcPr>
          <w:p w14:paraId="4E4D14D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tcBorders>
              <w:top w:val="single" w:sz="4" w:space="0" w:color="auto"/>
            </w:tcBorders>
            <w:vAlign w:val="center"/>
          </w:tcPr>
          <w:p w14:paraId="7E2626B2"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tcBorders>
              <w:top w:val="single" w:sz="4" w:space="0" w:color="auto"/>
            </w:tcBorders>
            <w:vAlign w:val="center"/>
          </w:tcPr>
          <w:p w14:paraId="18A7654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tcBorders>
              <w:top w:val="single" w:sz="4" w:space="0" w:color="auto"/>
            </w:tcBorders>
            <w:vAlign w:val="center"/>
          </w:tcPr>
          <w:p w14:paraId="68E58DA4"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tcBorders>
              <w:top w:val="single" w:sz="4" w:space="0" w:color="auto"/>
            </w:tcBorders>
            <w:vAlign w:val="center"/>
          </w:tcPr>
          <w:p w14:paraId="4977AA8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tcBorders>
              <w:top w:val="single" w:sz="4" w:space="0" w:color="auto"/>
            </w:tcBorders>
            <w:vAlign w:val="center"/>
          </w:tcPr>
          <w:p w14:paraId="0ED6416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tcBorders>
              <w:top w:val="single" w:sz="4" w:space="0" w:color="auto"/>
            </w:tcBorders>
            <w:vAlign w:val="center"/>
          </w:tcPr>
          <w:p w14:paraId="4C98F5D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tcBorders>
              <w:top w:val="single" w:sz="4" w:space="0" w:color="auto"/>
            </w:tcBorders>
            <w:vAlign w:val="center"/>
          </w:tcPr>
          <w:p w14:paraId="231D4ED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tcBorders>
              <w:top w:val="single" w:sz="4" w:space="0" w:color="auto"/>
            </w:tcBorders>
            <w:vAlign w:val="center"/>
          </w:tcPr>
          <w:p w14:paraId="36667E59"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tcBorders>
              <w:top w:val="single" w:sz="4" w:space="0" w:color="auto"/>
              <w:right w:val="single" w:sz="4" w:space="0" w:color="auto"/>
            </w:tcBorders>
            <w:vAlign w:val="center"/>
          </w:tcPr>
          <w:p w14:paraId="1509F9EC"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40C126EB" w14:textId="77777777" w:rsidTr="006C0CA1">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5F9FFF4" w14:textId="77777777" w:rsidR="00055217" w:rsidRDefault="00055217" w:rsidP="002D5961">
            <w:pPr>
              <w:jc w:val="center"/>
            </w:pPr>
            <w:r>
              <w:t>Total Pop.</w:t>
            </w:r>
          </w:p>
        </w:tc>
        <w:tc>
          <w:tcPr>
            <w:tcW w:w="0" w:type="auto"/>
            <w:vAlign w:val="center"/>
          </w:tcPr>
          <w:p w14:paraId="22DD149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489,986</w:t>
            </w:r>
          </w:p>
        </w:tc>
        <w:tc>
          <w:tcPr>
            <w:tcW w:w="0" w:type="auto"/>
            <w:vAlign w:val="center"/>
          </w:tcPr>
          <w:p w14:paraId="166C0D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495,986</w:t>
            </w:r>
          </w:p>
        </w:tc>
        <w:tc>
          <w:tcPr>
            <w:tcW w:w="0" w:type="auto"/>
            <w:vAlign w:val="center"/>
          </w:tcPr>
          <w:p w14:paraId="4A3E3D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502,706</w:t>
            </w:r>
          </w:p>
        </w:tc>
        <w:tc>
          <w:tcPr>
            <w:tcW w:w="0" w:type="auto"/>
            <w:vAlign w:val="center"/>
          </w:tcPr>
          <w:p w14:paraId="50B95A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511,653</w:t>
            </w:r>
          </w:p>
        </w:tc>
        <w:tc>
          <w:tcPr>
            <w:tcW w:w="0" w:type="auto"/>
            <w:vAlign w:val="center"/>
          </w:tcPr>
          <w:p w14:paraId="71C8B92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522,337</w:t>
            </w:r>
          </w:p>
        </w:tc>
        <w:tc>
          <w:tcPr>
            <w:tcW w:w="0" w:type="auto"/>
            <w:vAlign w:val="center"/>
          </w:tcPr>
          <w:p w14:paraId="3C7497F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531,191</w:t>
            </w:r>
          </w:p>
        </w:tc>
        <w:tc>
          <w:tcPr>
            <w:tcW w:w="0" w:type="auto"/>
            <w:vAlign w:val="center"/>
          </w:tcPr>
          <w:p w14:paraId="5FF7980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539,339</w:t>
            </w:r>
          </w:p>
        </w:tc>
        <w:tc>
          <w:tcPr>
            <w:tcW w:w="0" w:type="auto"/>
            <w:vAlign w:val="center"/>
          </w:tcPr>
          <w:p w14:paraId="388F491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542,100</w:t>
            </w:r>
          </w:p>
        </w:tc>
        <w:tc>
          <w:tcPr>
            <w:tcW w:w="0" w:type="auto"/>
            <w:vAlign w:val="center"/>
          </w:tcPr>
          <w:p w14:paraId="6BF2B77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550,700</w:t>
            </w:r>
          </w:p>
        </w:tc>
        <w:tc>
          <w:tcPr>
            <w:tcW w:w="0" w:type="auto"/>
            <w:vAlign w:val="center"/>
          </w:tcPr>
          <w:p w14:paraId="5975231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554,600</w:t>
            </w:r>
          </w:p>
        </w:tc>
        <w:tc>
          <w:tcPr>
            <w:tcW w:w="0" w:type="auto"/>
            <w:tcBorders>
              <w:right w:val="single" w:sz="4" w:space="0" w:color="auto"/>
            </w:tcBorders>
            <w:vAlign w:val="center"/>
          </w:tcPr>
          <w:p w14:paraId="7DD0726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F325D0">
              <w:t>559,400</w:t>
            </w:r>
          </w:p>
        </w:tc>
      </w:tr>
      <w:tr w:rsidR="00055217" w14:paraId="141255E4" w14:textId="77777777" w:rsidTr="006C0CA1">
        <w:trPr>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CFECF06" w14:textId="77777777" w:rsidR="00055217" w:rsidRDefault="00055217" w:rsidP="002D5961">
            <w:pPr>
              <w:jc w:val="center"/>
            </w:pPr>
            <w:proofErr w:type="gramStart"/>
            <w:r>
              <w:t>House Hold</w:t>
            </w:r>
            <w:proofErr w:type="gramEnd"/>
            <w:r>
              <w:t>. Pop.</w:t>
            </w:r>
          </w:p>
        </w:tc>
        <w:tc>
          <w:tcPr>
            <w:tcW w:w="0" w:type="auto"/>
            <w:vAlign w:val="center"/>
          </w:tcPr>
          <w:p w14:paraId="6659083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473,770</w:t>
            </w:r>
          </w:p>
        </w:tc>
        <w:tc>
          <w:tcPr>
            <w:tcW w:w="0" w:type="auto"/>
            <w:vAlign w:val="center"/>
          </w:tcPr>
          <w:p w14:paraId="009D53E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479,740</w:t>
            </w:r>
          </w:p>
        </w:tc>
        <w:tc>
          <w:tcPr>
            <w:tcW w:w="0" w:type="auto"/>
            <w:vAlign w:val="center"/>
          </w:tcPr>
          <w:p w14:paraId="2EA81BD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485,729</w:t>
            </w:r>
          </w:p>
        </w:tc>
        <w:tc>
          <w:tcPr>
            <w:tcW w:w="0" w:type="auto"/>
            <w:vAlign w:val="center"/>
          </w:tcPr>
          <w:p w14:paraId="02418C1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494,783</w:t>
            </w:r>
          </w:p>
        </w:tc>
        <w:tc>
          <w:tcPr>
            <w:tcW w:w="0" w:type="auto"/>
            <w:vAlign w:val="center"/>
          </w:tcPr>
          <w:p w14:paraId="27A7D9B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505,227</w:t>
            </w:r>
          </w:p>
        </w:tc>
        <w:tc>
          <w:tcPr>
            <w:tcW w:w="0" w:type="auto"/>
            <w:vAlign w:val="center"/>
          </w:tcPr>
          <w:p w14:paraId="6D57CF4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513,934</w:t>
            </w:r>
          </w:p>
        </w:tc>
        <w:tc>
          <w:tcPr>
            <w:tcW w:w="0" w:type="auto"/>
            <w:vAlign w:val="center"/>
          </w:tcPr>
          <w:p w14:paraId="5CB8D4A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521,932</w:t>
            </w:r>
          </w:p>
        </w:tc>
        <w:tc>
          <w:tcPr>
            <w:tcW w:w="0" w:type="auto"/>
            <w:vAlign w:val="center"/>
          </w:tcPr>
          <w:p w14:paraId="39C3609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524,604</w:t>
            </w:r>
          </w:p>
        </w:tc>
        <w:tc>
          <w:tcPr>
            <w:tcW w:w="0" w:type="auto"/>
            <w:vAlign w:val="center"/>
          </w:tcPr>
          <w:p w14:paraId="175D4AB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532,926</w:t>
            </w:r>
          </w:p>
        </w:tc>
        <w:tc>
          <w:tcPr>
            <w:tcW w:w="0" w:type="auto"/>
            <w:vAlign w:val="center"/>
          </w:tcPr>
          <w:p w14:paraId="7108EB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536,700</w:t>
            </w:r>
          </w:p>
        </w:tc>
        <w:tc>
          <w:tcPr>
            <w:tcW w:w="0" w:type="auto"/>
            <w:tcBorders>
              <w:right w:val="single" w:sz="4" w:space="0" w:color="auto"/>
            </w:tcBorders>
            <w:vAlign w:val="center"/>
          </w:tcPr>
          <w:p w14:paraId="7E4E11E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9602AA">
              <w:t>541,346</w:t>
            </w:r>
          </w:p>
        </w:tc>
      </w:tr>
      <w:tr w:rsidR="00BA5AE1" w14:paraId="4E70D081" w14:textId="77777777" w:rsidTr="006C0CA1">
        <w:trPr>
          <w:cnfStyle w:val="000000100000" w:firstRow="0" w:lastRow="0" w:firstColumn="0" w:lastColumn="0" w:oddVBand="0" w:evenVBand="0" w:oddHBand="1" w:evenHBand="0" w:firstRowFirstColumn="0" w:firstRowLastColumn="0" w:lastRowFirstColumn="0" w:lastRowLastColumn="0"/>
          <w:trHeight w:val="96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1E75C680" w14:textId="77777777" w:rsidR="00055217" w:rsidRDefault="00055217" w:rsidP="002D5961">
            <w:pPr>
              <w:jc w:val="center"/>
            </w:pPr>
            <w:r>
              <w:t>Group Quarters Pop.</w:t>
            </w:r>
          </w:p>
        </w:tc>
        <w:tc>
          <w:tcPr>
            <w:tcW w:w="0" w:type="auto"/>
            <w:vAlign w:val="center"/>
          </w:tcPr>
          <w:p w14:paraId="274CD89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16,216</w:t>
            </w:r>
          </w:p>
        </w:tc>
        <w:tc>
          <w:tcPr>
            <w:tcW w:w="0" w:type="auto"/>
            <w:vAlign w:val="center"/>
          </w:tcPr>
          <w:p w14:paraId="4A1E0C9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16,246</w:t>
            </w:r>
          </w:p>
        </w:tc>
        <w:tc>
          <w:tcPr>
            <w:tcW w:w="0" w:type="auto"/>
            <w:vAlign w:val="center"/>
          </w:tcPr>
          <w:p w14:paraId="7DD6FB9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16,977</w:t>
            </w:r>
          </w:p>
        </w:tc>
        <w:tc>
          <w:tcPr>
            <w:tcW w:w="0" w:type="auto"/>
            <w:vAlign w:val="center"/>
          </w:tcPr>
          <w:p w14:paraId="3B7EA2C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16,870</w:t>
            </w:r>
          </w:p>
        </w:tc>
        <w:tc>
          <w:tcPr>
            <w:tcW w:w="0" w:type="auto"/>
            <w:vAlign w:val="center"/>
          </w:tcPr>
          <w:p w14:paraId="04386F5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17,110</w:t>
            </w:r>
          </w:p>
        </w:tc>
        <w:tc>
          <w:tcPr>
            <w:tcW w:w="0" w:type="auto"/>
            <w:vAlign w:val="center"/>
          </w:tcPr>
          <w:p w14:paraId="0413059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17,257</w:t>
            </w:r>
          </w:p>
        </w:tc>
        <w:tc>
          <w:tcPr>
            <w:tcW w:w="0" w:type="auto"/>
            <w:vAlign w:val="center"/>
          </w:tcPr>
          <w:p w14:paraId="68C9335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17,407</w:t>
            </w:r>
          </w:p>
        </w:tc>
        <w:tc>
          <w:tcPr>
            <w:tcW w:w="0" w:type="auto"/>
            <w:vAlign w:val="center"/>
          </w:tcPr>
          <w:p w14:paraId="09C261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17,496</w:t>
            </w:r>
          </w:p>
        </w:tc>
        <w:tc>
          <w:tcPr>
            <w:tcW w:w="0" w:type="auto"/>
            <w:vAlign w:val="center"/>
          </w:tcPr>
          <w:p w14:paraId="011A92C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17,769</w:t>
            </w:r>
          </w:p>
        </w:tc>
        <w:tc>
          <w:tcPr>
            <w:tcW w:w="0" w:type="auto"/>
            <w:vAlign w:val="center"/>
          </w:tcPr>
          <w:p w14:paraId="737D6F5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17,894</w:t>
            </w:r>
          </w:p>
        </w:tc>
        <w:tc>
          <w:tcPr>
            <w:tcW w:w="0" w:type="auto"/>
            <w:tcBorders>
              <w:right w:val="single" w:sz="4" w:space="0" w:color="auto"/>
            </w:tcBorders>
            <w:vAlign w:val="center"/>
          </w:tcPr>
          <w:p w14:paraId="2E24A23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63699A">
              <w:t>18,047</w:t>
            </w:r>
          </w:p>
        </w:tc>
      </w:tr>
      <w:tr w:rsidR="00055217" w14:paraId="159EA8E9" w14:textId="77777777" w:rsidTr="006C0CA1">
        <w:trPr>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58FBD69A" w14:textId="77777777" w:rsidR="00055217" w:rsidRDefault="00055217" w:rsidP="002D5961">
            <w:pPr>
              <w:jc w:val="center"/>
            </w:pPr>
            <w:r>
              <w:t>Total Housing Units</w:t>
            </w:r>
          </w:p>
        </w:tc>
        <w:tc>
          <w:tcPr>
            <w:tcW w:w="0" w:type="auto"/>
            <w:vAlign w:val="center"/>
          </w:tcPr>
          <w:p w14:paraId="5064C7C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207,665</w:t>
            </w:r>
          </w:p>
        </w:tc>
        <w:tc>
          <w:tcPr>
            <w:tcW w:w="0" w:type="auto"/>
            <w:vAlign w:val="center"/>
          </w:tcPr>
          <w:p w14:paraId="45521F5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209,684</w:t>
            </w:r>
          </w:p>
        </w:tc>
        <w:tc>
          <w:tcPr>
            <w:tcW w:w="0" w:type="auto"/>
            <w:vAlign w:val="center"/>
          </w:tcPr>
          <w:p w14:paraId="7A8885C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211,809</w:t>
            </w:r>
          </w:p>
        </w:tc>
        <w:tc>
          <w:tcPr>
            <w:tcW w:w="0" w:type="auto"/>
            <w:vAlign w:val="center"/>
          </w:tcPr>
          <w:p w14:paraId="6281CA5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214,847</w:t>
            </w:r>
          </w:p>
        </w:tc>
        <w:tc>
          <w:tcPr>
            <w:tcW w:w="0" w:type="auto"/>
            <w:vAlign w:val="center"/>
          </w:tcPr>
          <w:p w14:paraId="283D10F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218,387</w:t>
            </w:r>
          </w:p>
        </w:tc>
        <w:tc>
          <w:tcPr>
            <w:tcW w:w="0" w:type="auto"/>
            <w:vAlign w:val="center"/>
          </w:tcPr>
          <w:p w14:paraId="49C018D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221,382</w:t>
            </w:r>
          </w:p>
        </w:tc>
        <w:tc>
          <w:tcPr>
            <w:tcW w:w="0" w:type="auto"/>
            <w:vAlign w:val="center"/>
          </w:tcPr>
          <w:p w14:paraId="6985AC6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224,019</w:t>
            </w:r>
          </w:p>
        </w:tc>
        <w:tc>
          <w:tcPr>
            <w:tcW w:w="0" w:type="auto"/>
            <w:vAlign w:val="center"/>
          </w:tcPr>
          <w:p w14:paraId="48348D8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226,818</w:t>
            </w:r>
          </w:p>
        </w:tc>
        <w:tc>
          <w:tcPr>
            <w:tcW w:w="0" w:type="auto"/>
            <w:vAlign w:val="center"/>
          </w:tcPr>
          <w:p w14:paraId="2326CCF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230,091</w:t>
            </w:r>
          </w:p>
        </w:tc>
        <w:tc>
          <w:tcPr>
            <w:tcW w:w="0" w:type="auto"/>
            <w:vAlign w:val="center"/>
          </w:tcPr>
          <w:p w14:paraId="2291CD7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232,843</w:t>
            </w:r>
          </w:p>
        </w:tc>
        <w:tc>
          <w:tcPr>
            <w:tcW w:w="0" w:type="auto"/>
            <w:tcBorders>
              <w:right w:val="single" w:sz="4" w:space="0" w:color="auto"/>
            </w:tcBorders>
            <w:vAlign w:val="center"/>
          </w:tcPr>
          <w:p w14:paraId="4E8313E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CE2C34">
              <w:t>235,498</w:t>
            </w:r>
          </w:p>
        </w:tc>
      </w:tr>
      <w:tr w:rsidR="00BA5AE1" w14:paraId="302C4E32" w14:textId="77777777" w:rsidTr="006C0CA1">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02C2A407" w14:textId="77777777" w:rsidR="00055217" w:rsidRDefault="00055217" w:rsidP="002D5961">
            <w:pPr>
              <w:jc w:val="center"/>
            </w:pPr>
            <w:r>
              <w:t>Occupied Housing Units</w:t>
            </w:r>
          </w:p>
        </w:tc>
        <w:tc>
          <w:tcPr>
            <w:tcW w:w="0" w:type="auto"/>
            <w:vAlign w:val="center"/>
          </w:tcPr>
          <w:p w14:paraId="001B488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193,690</w:t>
            </w:r>
          </w:p>
        </w:tc>
        <w:tc>
          <w:tcPr>
            <w:tcW w:w="0" w:type="auto"/>
            <w:vAlign w:val="center"/>
          </w:tcPr>
          <w:p w14:paraId="31BB494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195,978</w:t>
            </w:r>
          </w:p>
        </w:tc>
        <w:tc>
          <w:tcPr>
            <w:tcW w:w="0" w:type="auto"/>
            <w:vAlign w:val="center"/>
          </w:tcPr>
          <w:p w14:paraId="78F7038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198,254</w:t>
            </w:r>
          </w:p>
        </w:tc>
        <w:tc>
          <w:tcPr>
            <w:tcW w:w="0" w:type="auto"/>
            <w:vAlign w:val="center"/>
          </w:tcPr>
          <w:p w14:paraId="374F1A5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201,834</w:t>
            </w:r>
          </w:p>
        </w:tc>
        <w:tc>
          <w:tcPr>
            <w:tcW w:w="0" w:type="auto"/>
            <w:vAlign w:val="center"/>
          </w:tcPr>
          <w:p w14:paraId="70B2AD1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205,981</w:t>
            </w:r>
          </w:p>
        </w:tc>
        <w:tc>
          <w:tcPr>
            <w:tcW w:w="0" w:type="auto"/>
            <w:vAlign w:val="center"/>
          </w:tcPr>
          <w:p w14:paraId="11A7F0C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209,376</w:t>
            </w:r>
          </w:p>
        </w:tc>
        <w:tc>
          <w:tcPr>
            <w:tcW w:w="0" w:type="auto"/>
            <w:vAlign w:val="center"/>
          </w:tcPr>
          <w:p w14:paraId="72CCC17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212,470</w:t>
            </w:r>
          </w:p>
        </w:tc>
        <w:tc>
          <w:tcPr>
            <w:tcW w:w="0" w:type="auto"/>
            <w:vAlign w:val="center"/>
          </w:tcPr>
          <w:p w14:paraId="3426841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213,558</w:t>
            </w:r>
          </w:p>
        </w:tc>
        <w:tc>
          <w:tcPr>
            <w:tcW w:w="0" w:type="auto"/>
            <w:vAlign w:val="center"/>
          </w:tcPr>
          <w:p w14:paraId="44A53CA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216,946</w:t>
            </w:r>
          </w:p>
        </w:tc>
        <w:tc>
          <w:tcPr>
            <w:tcW w:w="0" w:type="auto"/>
            <w:vAlign w:val="center"/>
          </w:tcPr>
          <w:p w14:paraId="12144FD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218,482</w:t>
            </w:r>
          </w:p>
        </w:tc>
        <w:tc>
          <w:tcPr>
            <w:tcW w:w="0" w:type="auto"/>
            <w:tcBorders>
              <w:right w:val="single" w:sz="4" w:space="0" w:color="auto"/>
            </w:tcBorders>
            <w:vAlign w:val="center"/>
          </w:tcPr>
          <w:p w14:paraId="304708E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C4149C">
              <w:t>220,373</w:t>
            </w:r>
          </w:p>
        </w:tc>
      </w:tr>
      <w:tr w:rsidR="00055217" w14:paraId="02345653" w14:textId="77777777" w:rsidTr="006C0CA1">
        <w:trPr>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EC09F52" w14:textId="77777777" w:rsidR="00055217" w:rsidRDefault="00055217" w:rsidP="002D5961">
            <w:pPr>
              <w:jc w:val="center"/>
            </w:pPr>
            <w:proofErr w:type="spellStart"/>
            <w:r>
              <w:t>Ocpcy</w:t>
            </w:r>
            <w:proofErr w:type="spellEnd"/>
            <w:r>
              <w:t>. Rate (%)</w:t>
            </w:r>
          </w:p>
        </w:tc>
        <w:tc>
          <w:tcPr>
            <w:tcW w:w="0" w:type="auto"/>
            <w:vAlign w:val="center"/>
          </w:tcPr>
          <w:p w14:paraId="2EACC76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93.27</w:t>
            </w:r>
          </w:p>
        </w:tc>
        <w:tc>
          <w:tcPr>
            <w:tcW w:w="0" w:type="auto"/>
            <w:vAlign w:val="center"/>
          </w:tcPr>
          <w:p w14:paraId="3569D6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93.46</w:t>
            </w:r>
          </w:p>
        </w:tc>
        <w:tc>
          <w:tcPr>
            <w:tcW w:w="0" w:type="auto"/>
            <w:vAlign w:val="center"/>
          </w:tcPr>
          <w:p w14:paraId="384701E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93.60</w:t>
            </w:r>
          </w:p>
        </w:tc>
        <w:tc>
          <w:tcPr>
            <w:tcW w:w="0" w:type="auto"/>
            <w:vAlign w:val="center"/>
          </w:tcPr>
          <w:p w14:paraId="171FE03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93.94</w:t>
            </w:r>
          </w:p>
        </w:tc>
        <w:tc>
          <w:tcPr>
            <w:tcW w:w="0" w:type="auto"/>
            <w:vAlign w:val="center"/>
          </w:tcPr>
          <w:p w14:paraId="3CE88E4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94.32</w:t>
            </w:r>
          </w:p>
        </w:tc>
        <w:tc>
          <w:tcPr>
            <w:tcW w:w="0" w:type="auto"/>
            <w:vAlign w:val="center"/>
          </w:tcPr>
          <w:p w14:paraId="40A6B81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94.58</w:t>
            </w:r>
          </w:p>
        </w:tc>
        <w:tc>
          <w:tcPr>
            <w:tcW w:w="0" w:type="auto"/>
            <w:vAlign w:val="center"/>
          </w:tcPr>
          <w:p w14:paraId="56F05D8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94.84</w:t>
            </w:r>
          </w:p>
        </w:tc>
        <w:tc>
          <w:tcPr>
            <w:tcW w:w="0" w:type="auto"/>
            <w:vAlign w:val="center"/>
          </w:tcPr>
          <w:p w14:paraId="5E421AA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94.15</w:t>
            </w:r>
          </w:p>
        </w:tc>
        <w:tc>
          <w:tcPr>
            <w:tcW w:w="0" w:type="auto"/>
            <w:vAlign w:val="center"/>
          </w:tcPr>
          <w:p w14:paraId="290655F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94.29</w:t>
            </w:r>
          </w:p>
        </w:tc>
        <w:tc>
          <w:tcPr>
            <w:tcW w:w="0" w:type="auto"/>
            <w:vAlign w:val="center"/>
          </w:tcPr>
          <w:p w14:paraId="731D770A"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93.83</w:t>
            </w:r>
          </w:p>
        </w:tc>
        <w:tc>
          <w:tcPr>
            <w:tcW w:w="0" w:type="auto"/>
            <w:tcBorders>
              <w:right w:val="single" w:sz="4" w:space="0" w:color="auto"/>
            </w:tcBorders>
            <w:vAlign w:val="center"/>
          </w:tcPr>
          <w:p w14:paraId="4C6CBA4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93.58</w:t>
            </w:r>
          </w:p>
        </w:tc>
      </w:tr>
      <w:tr w:rsidR="00BA5AE1" w14:paraId="067B48FA" w14:textId="77777777" w:rsidTr="006C0CA1">
        <w:trPr>
          <w:cnfStyle w:val="000000100000" w:firstRow="0" w:lastRow="0" w:firstColumn="0" w:lastColumn="0" w:oddVBand="0" w:evenVBand="0" w:oddHBand="1" w:evenHBand="0" w:firstRowFirstColumn="0" w:firstRowLastColumn="0" w:lastRowFirstColumn="0" w:lastRowLastColumn="0"/>
          <w:trHeight w:val="1006"/>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2CE057AA" w14:textId="77777777" w:rsidR="00055217" w:rsidRDefault="00055217" w:rsidP="002D5961">
            <w:pPr>
              <w:jc w:val="center"/>
            </w:pPr>
            <w:r>
              <w:t>Average Pop. Per House</w:t>
            </w:r>
          </w:p>
        </w:tc>
        <w:tc>
          <w:tcPr>
            <w:tcW w:w="0" w:type="auto"/>
            <w:tcBorders>
              <w:bottom w:val="single" w:sz="4" w:space="0" w:color="auto"/>
            </w:tcBorders>
            <w:vAlign w:val="center"/>
          </w:tcPr>
          <w:p w14:paraId="358FE05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2.4460</w:t>
            </w:r>
          </w:p>
        </w:tc>
        <w:tc>
          <w:tcPr>
            <w:tcW w:w="0" w:type="auto"/>
            <w:tcBorders>
              <w:bottom w:val="single" w:sz="4" w:space="0" w:color="auto"/>
            </w:tcBorders>
            <w:vAlign w:val="center"/>
          </w:tcPr>
          <w:p w14:paraId="6B9F24D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2.4479</w:t>
            </w:r>
          </w:p>
        </w:tc>
        <w:tc>
          <w:tcPr>
            <w:tcW w:w="0" w:type="auto"/>
            <w:tcBorders>
              <w:bottom w:val="single" w:sz="4" w:space="0" w:color="auto"/>
            </w:tcBorders>
            <w:vAlign w:val="center"/>
          </w:tcPr>
          <w:p w14:paraId="5354B91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2.4500</w:t>
            </w:r>
          </w:p>
        </w:tc>
        <w:tc>
          <w:tcPr>
            <w:tcW w:w="0" w:type="auto"/>
            <w:tcBorders>
              <w:bottom w:val="single" w:sz="4" w:space="0" w:color="auto"/>
            </w:tcBorders>
            <w:vAlign w:val="center"/>
          </w:tcPr>
          <w:p w14:paraId="744CE2A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2.4514</w:t>
            </w:r>
          </w:p>
        </w:tc>
        <w:tc>
          <w:tcPr>
            <w:tcW w:w="0" w:type="auto"/>
            <w:tcBorders>
              <w:bottom w:val="single" w:sz="4" w:space="0" w:color="auto"/>
            </w:tcBorders>
            <w:vAlign w:val="center"/>
          </w:tcPr>
          <w:p w14:paraId="449FBE7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2.4528</w:t>
            </w:r>
          </w:p>
        </w:tc>
        <w:tc>
          <w:tcPr>
            <w:tcW w:w="0" w:type="auto"/>
            <w:tcBorders>
              <w:bottom w:val="single" w:sz="4" w:space="0" w:color="auto"/>
            </w:tcBorders>
            <w:vAlign w:val="center"/>
          </w:tcPr>
          <w:p w14:paraId="3F5BA6A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2.4546</w:t>
            </w:r>
          </w:p>
        </w:tc>
        <w:tc>
          <w:tcPr>
            <w:tcW w:w="0" w:type="auto"/>
            <w:tcBorders>
              <w:bottom w:val="single" w:sz="4" w:space="0" w:color="auto"/>
            </w:tcBorders>
            <w:vAlign w:val="center"/>
          </w:tcPr>
          <w:p w14:paraId="3A14A44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0" w:type="auto"/>
            <w:tcBorders>
              <w:bottom w:val="single" w:sz="4" w:space="0" w:color="auto"/>
            </w:tcBorders>
            <w:vAlign w:val="center"/>
          </w:tcPr>
          <w:p w14:paraId="44EE91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0" w:type="auto"/>
            <w:tcBorders>
              <w:bottom w:val="single" w:sz="4" w:space="0" w:color="auto"/>
            </w:tcBorders>
            <w:vAlign w:val="center"/>
          </w:tcPr>
          <w:p w14:paraId="0F50E2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0" w:type="auto"/>
            <w:tcBorders>
              <w:bottom w:val="single" w:sz="4" w:space="0" w:color="auto"/>
            </w:tcBorders>
            <w:vAlign w:val="center"/>
          </w:tcPr>
          <w:p w14:paraId="2D14AE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c>
          <w:tcPr>
            <w:tcW w:w="0" w:type="auto"/>
            <w:tcBorders>
              <w:bottom w:val="single" w:sz="4" w:space="0" w:color="auto"/>
              <w:right w:val="single" w:sz="4" w:space="0" w:color="auto"/>
            </w:tcBorders>
            <w:vAlign w:val="center"/>
          </w:tcPr>
          <w:p w14:paraId="0D65690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906D8F">
              <w:t>2.4565</w:t>
            </w:r>
          </w:p>
        </w:tc>
      </w:tr>
    </w:tbl>
    <w:p w14:paraId="42AB55F8" w14:textId="7C5BEDDE" w:rsidR="001113EE" w:rsidRDefault="001113EE" w:rsidP="00055217">
      <w:pPr>
        <w:pStyle w:val="Caption"/>
        <w:keepNext/>
      </w:pPr>
    </w:p>
    <w:p w14:paraId="420DD8F2" w14:textId="3D105CD3" w:rsidR="00055217" w:rsidRPr="00202DDF" w:rsidRDefault="001113EE" w:rsidP="00202DDF">
      <w:pPr>
        <w:spacing w:after="160" w:line="259" w:lineRule="auto"/>
        <w:rPr>
          <w:rFonts w:asciiTheme="minorHAnsi" w:eastAsiaTheme="minorHAnsi" w:hAnsiTheme="minorHAnsi" w:cstheme="minorBidi"/>
          <w:b/>
          <w:iCs/>
          <w:sz w:val="20"/>
          <w:szCs w:val="18"/>
        </w:rPr>
      </w:pPr>
      <w:r>
        <w:br w:type="page"/>
      </w:r>
      <w:r w:rsidR="00055217">
        <w:lastRenderedPageBreak/>
        <w:t xml:space="preserve">Table 3.7-4: Rural </w:t>
      </w:r>
      <w:r w:rsidR="00055217" w:rsidRPr="000449A3">
        <w:t>Spokane County Annual Population and Housing OFM Data (2014-2024)</w:t>
      </w:r>
    </w:p>
    <w:tbl>
      <w:tblPr>
        <w:tblStyle w:val="GridTable5Dark-Accent1"/>
        <w:tblW w:w="12748" w:type="dxa"/>
        <w:tblInd w:w="-5" w:type="dxa"/>
        <w:tblLook w:val="04A0" w:firstRow="1" w:lastRow="0" w:firstColumn="1" w:lastColumn="0" w:noHBand="0" w:noVBand="1"/>
      </w:tblPr>
      <w:tblGrid>
        <w:gridCol w:w="2408"/>
        <w:gridCol w:w="940"/>
        <w:gridCol w:w="940"/>
        <w:gridCol w:w="940"/>
        <w:gridCol w:w="940"/>
        <w:gridCol w:w="940"/>
        <w:gridCol w:w="940"/>
        <w:gridCol w:w="940"/>
        <w:gridCol w:w="940"/>
        <w:gridCol w:w="940"/>
        <w:gridCol w:w="940"/>
        <w:gridCol w:w="940"/>
      </w:tblGrid>
      <w:tr w:rsidR="00BA5AE1" w14:paraId="037E65EB" w14:textId="77777777" w:rsidTr="006C0CA1">
        <w:trPr>
          <w:cnfStyle w:val="100000000000" w:firstRow="1" w:lastRow="0" w:firstColumn="0" w:lastColumn="0" w:oddVBand="0" w:evenVBand="0" w:oddHBand="0"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0" w:type="auto"/>
            <w:tcBorders>
              <w:top w:val="single" w:sz="4" w:space="0" w:color="auto"/>
              <w:left w:val="single" w:sz="4" w:space="0" w:color="auto"/>
            </w:tcBorders>
            <w:vAlign w:val="center"/>
          </w:tcPr>
          <w:p w14:paraId="28488B31" w14:textId="77777777" w:rsidR="00055217" w:rsidRDefault="00055217" w:rsidP="002D5961">
            <w:pPr>
              <w:jc w:val="center"/>
            </w:pPr>
            <w:r>
              <w:t>Category</w:t>
            </w:r>
          </w:p>
        </w:tc>
        <w:tc>
          <w:tcPr>
            <w:tcW w:w="0" w:type="auto"/>
            <w:tcBorders>
              <w:top w:val="single" w:sz="4" w:space="0" w:color="auto"/>
            </w:tcBorders>
            <w:vAlign w:val="center"/>
          </w:tcPr>
          <w:p w14:paraId="02109106"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2014</w:t>
            </w:r>
          </w:p>
        </w:tc>
        <w:tc>
          <w:tcPr>
            <w:tcW w:w="0" w:type="auto"/>
            <w:tcBorders>
              <w:top w:val="single" w:sz="4" w:space="0" w:color="auto"/>
            </w:tcBorders>
            <w:vAlign w:val="center"/>
          </w:tcPr>
          <w:p w14:paraId="50984BD3"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2015</w:t>
            </w:r>
          </w:p>
        </w:tc>
        <w:tc>
          <w:tcPr>
            <w:tcW w:w="0" w:type="auto"/>
            <w:tcBorders>
              <w:top w:val="single" w:sz="4" w:space="0" w:color="auto"/>
            </w:tcBorders>
            <w:vAlign w:val="center"/>
          </w:tcPr>
          <w:p w14:paraId="7DA1C3C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2016</w:t>
            </w:r>
          </w:p>
        </w:tc>
        <w:tc>
          <w:tcPr>
            <w:tcW w:w="0" w:type="auto"/>
            <w:tcBorders>
              <w:top w:val="single" w:sz="4" w:space="0" w:color="auto"/>
            </w:tcBorders>
            <w:vAlign w:val="center"/>
          </w:tcPr>
          <w:p w14:paraId="41E0B03D"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2017</w:t>
            </w:r>
          </w:p>
        </w:tc>
        <w:tc>
          <w:tcPr>
            <w:tcW w:w="0" w:type="auto"/>
            <w:tcBorders>
              <w:top w:val="single" w:sz="4" w:space="0" w:color="auto"/>
            </w:tcBorders>
            <w:vAlign w:val="center"/>
          </w:tcPr>
          <w:p w14:paraId="63D5F33E"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2018</w:t>
            </w:r>
          </w:p>
        </w:tc>
        <w:tc>
          <w:tcPr>
            <w:tcW w:w="0" w:type="auto"/>
            <w:tcBorders>
              <w:top w:val="single" w:sz="4" w:space="0" w:color="auto"/>
            </w:tcBorders>
            <w:vAlign w:val="center"/>
          </w:tcPr>
          <w:p w14:paraId="21E17E9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2019</w:t>
            </w:r>
          </w:p>
        </w:tc>
        <w:tc>
          <w:tcPr>
            <w:tcW w:w="0" w:type="auto"/>
            <w:tcBorders>
              <w:top w:val="single" w:sz="4" w:space="0" w:color="auto"/>
            </w:tcBorders>
            <w:vAlign w:val="center"/>
          </w:tcPr>
          <w:p w14:paraId="62C35F38"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2020</w:t>
            </w:r>
          </w:p>
        </w:tc>
        <w:tc>
          <w:tcPr>
            <w:tcW w:w="0" w:type="auto"/>
            <w:tcBorders>
              <w:top w:val="single" w:sz="4" w:space="0" w:color="auto"/>
            </w:tcBorders>
            <w:vAlign w:val="center"/>
          </w:tcPr>
          <w:p w14:paraId="7C28CFCA"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2021</w:t>
            </w:r>
          </w:p>
        </w:tc>
        <w:tc>
          <w:tcPr>
            <w:tcW w:w="0" w:type="auto"/>
            <w:tcBorders>
              <w:top w:val="single" w:sz="4" w:space="0" w:color="auto"/>
            </w:tcBorders>
            <w:vAlign w:val="center"/>
          </w:tcPr>
          <w:p w14:paraId="44B8808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2022</w:t>
            </w:r>
          </w:p>
        </w:tc>
        <w:tc>
          <w:tcPr>
            <w:tcW w:w="0" w:type="auto"/>
            <w:tcBorders>
              <w:top w:val="single" w:sz="4" w:space="0" w:color="auto"/>
            </w:tcBorders>
            <w:vAlign w:val="center"/>
          </w:tcPr>
          <w:p w14:paraId="75279687"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2023</w:t>
            </w:r>
          </w:p>
        </w:tc>
        <w:tc>
          <w:tcPr>
            <w:tcW w:w="0" w:type="auto"/>
            <w:tcBorders>
              <w:top w:val="single" w:sz="4" w:space="0" w:color="auto"/>
              <w:right w:val="single" w:sz="4" w:space="0" w:color="auto"/>
            </w:tcBorders>
            <w:vAlign w:val="center"/>
          </w:tcPr>
          <w:p w14:paraId="0AC6B0EF" w14:textId="77777777" w:rsidR="00055217" w:rsidRDefault="00055217" w:rsidP="002D5961">
            <w:pPr>
              <w:jc w:val="center"/>
              <w:cnfStyle w:val="100000000000" w:firstRow="1" w:lastRow="0" w:firstColumn="0" w:lastColumn="0" w:oddVBand="0" w:evenVBand="0" w:oddHBand="0" w:evenHBand="0" w:firstRowFirstColumn="0" w:firstRowLastColumn="0" w:lastRowFirstColumn="0" w:lastRowLastColumn="0"/>
            </w:pPr>
            <w:r>
              <w:t>2024</w:t>
            </w:r>
          </w:p>
        </w:tc>
      </w:tr>
      <w:tr w:rsidR="00BA5AE1" w14:paraId="0D007393" w14:textId="77777777" w:rsidTr="006C0CA1">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2318987A" w14:textId="77777777" w:rsidR="00055217" w:rsidRDefault="00055217" w:rsidP="002D5961">
            <w:pPr>
              <w:jc w:val="center"/>
            </w:pPr>
            <w:r>
              <w:t>Total Pop.</w:t>
            </w:r>
          </w:p>
        </w:tc>
        <w:tc>
          <w:tcPr>
            <w:tcW w:w="0" w:type="auto"/>
            <w:vAlign w:val="center"/>
          </w:tcPr>
          <w:p w14:paraId="019E4B5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163,207</w:t>
            </w:r>
          </w:p>
        </w:tc>
        <w:tc>
          <w:tcPr>
            <w:tcW w:w="0" w:type="auto"/>
            <w:vAlign w:val="center"/>
          </w:tcPr>
          <w:p w14:paraId="30BC822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165,411</w:t>
            </w:r>
          </w:p>
        </w:tc>
        <w:tc>
          <w:tcPr>
            <w:tcW w:w="0" w:type="auto"/>
            <w:vAlign w:val="center"/>
          </w:tcPr>
          <w:p w14:paraId="4ADAB5B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168,515</w:t>
            </w:r>
          </w:p>
        </w:tc>
        <w:tc>
          <w:tcPr>
            <w:tcW w:w="0" w:type="auto"/>
            <w:vAlign w:val="center"/>
          </w:tcPr>
          <w:p w14:paraId="437A09C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171,800</w:t>
            </w:r>
          </w:p>
        </w:tc>
        <w:tc>
          <w:tcPr>
            <w:tcW w:w="0" w:type="auto"/>
            <w:vAlign w:val="center"/>
          </w:tcPr>
          <w:p w14:paraId="3BD5123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175,424</w:t>
            </w:r>
          </w:p>
        </w:tc>
        <w:tc>
          <w:tcPr>
            <w:tcW w:w="0" w:type="auto"/>
            <w:vAlign w:val="center"/>
          </w:tcPr>
          <w:p w14:paraId="7828D7C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178,964</w:t>
            </w:r>
          </w:p>
        </w:tc>
        <w:tc>
          <w:tcPr>
            <w:tcW w:w="0" w:type="auto"/>
            <w:vAlign w:val="center"/>
          </w:tcPr>
          <w:p w14:paraId="51EA69D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182,733</w:t>
            </w:r>
          </w:p>
        </w:tc>
        <w:tc>
          <w:tcPr>
            <w:tcW w:w="0" w:type="auto"/>
            <w:vAlign w:val="center"/>
          </w:tcPr>
          <w:p w14:paraId="28EB763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183,045</w:t>
            </w:r>
          </w:p>
        </w:tc>
        <w:tc>
          <w:tcPr>
            <w:tcW w:w="0" w:type="auto"/>
            <w:vAlign w:val="center"/>
          </w:tcPr>
          <w:p w14:paraId="6C21C66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186,875</w:t>
            </w:r>
          </w:p>
        </w:tc>
        <w:tc>
          <w:tcPr>
            <w:tcW w:w="0" w:type="auto"/>
            <w:vAlign w:val="center"/>
          </w:tcPr>
          <w:p w14:paraId="66C6769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188,145</w:t>
            </w:r>
          </w:p>
        </w:tc>
        <w:tc>
          <w:tcPr>
            <w:tcW w:w="0" w:type="auto"/>
            <w:tcBorders>
              <w:right w:val="single" w:sz="4" w:space="0" w:color="auto"/>
            </w:tcBorders>
            <w:vAlign w:val="center"/>
          </w:tcPr>
          <w:p w14:paraId="66C0C98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73191B">
              <w:t>189,735</w:t>
            </w:r>
          </w:p>
        </w:tc>
      </w:tr>
      <w:tr w:rsidR="00055217" w14:paraId="42795B54" w14:textId="77777777" w:rsidTr="006C0CA1">
        <w:trPr>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55E89F8" w14:textId="77777777" w:rsidR="00055217" w:rsidRDefault="00055217" w:rsidP="002D5961">
            <w:pPr>
              <w:jc w:val="center"/>
            </w:pPr>
            <w:proofErr w:type="gramStart"/>
            <w:r>
              <w:t>House Hold</w:t>
            </w:r>
            <w:proofErr w:type="gramEnd"/>
            <w:r>
              <w:t>. Pop.</w:t>
            </w:r>
          </w:p>
        </w:tc>
        <w:tc>
          <w:tcPr>
            <w:tcW w:w="0" w:type="auto"/>
            <w:vAlign w:val="center"/>
          </w:tcPr>
          <w:p w14:paraId="76DFD87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158,006</w:t>
            </w:r>
          </w:p>
        </w:tc>
        <w:tc>
          <w:tcPr>
            <w:tcW w:w="0" w:type="auto"/>
            <w:vAlign w:val="center"/>
          </w:tcPr>
          <w:p w14:paraId="047F4FB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160,128</w:t>
            </w:r>
          </w:p>
        </w:tc>
        <w:tc>
          <w:tcPr>
            <w:tcW w:w="0" w:type="auto"/>
            <w:vAlign w:val="center"/>
          </w:tcPr>
          <w:p w14:paraId="232262F8"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162,999</w:t>
            </w:r>
          </w:p>
        </w:tc>
        <w:tc>
          <w:tcPr>
            <w:tcW w:w="0" w:type="auto"/>
            <w:vAlign w:val="center"/>
          </w:tcPr>
          <w:p w14:paraId="793B9A1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166,518</w:t>
            </w:r>
          </w:p>
        </w:tc>
        <w:tc>
          <w:tcPr>
            <w:tcW w:w="0" w:type="auto"/>
            <w:vAlign w:val="center"/>
          </w:tcPr>
          <w:p w14:paraId="7E94121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170,321</w:t>
            </w:r>
          </w:p>
        </w:tc>
        <w:tc>
          <w:tcPr>
            <w:tcW w:w="0" w:type="auto"/>
            <w:vAlign w:val="center"/>
          </w:tcPr>
          <w:p w14:paraId="1186E82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173,709</w:t>
            </w:r>
          </w:p>
        </w:tc>
        <w:tc>
          <w:tcPr>
            <w:tcW w:w="0" w:type="auto"/>
            <w:vAlign w:val="center"/>
          </w:tcPr>
          <w:p w14:paraId="7F85EED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177,266</w:t>
            </w:r>
          </w:p>
        </w:tc>
        <w:tc>
          <w:tcPr>
            <w:tcW w:w="0" w:type="auto"/>
            <w:vAlign w:val="center"/>
          </w:tcPr>
          <w:p w14:paraId="5029C9C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177,530</w:t>
            </w:r>
          </w:p>
        </w:tc>
        <w:tc>
          <w:tcPr>
            <w:tcW w:w="0" w:type="auto"/>
            <w:vAlign w:val="center"/>
          </w:tcPr>
          <w:p w14:paraId="6E2E1547"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181,233</w:t>
            </w:r>
          </w:p>
        </w:tc>
        <w:tc>
          <w:tcPr>
            <w:tcW w:w="0" w:type="auto"/>
            <w:vAlign w:val="center"/>
          </w:tcPr>
          <w:p w14:paraId="78F3440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182,495</w:t>
            </w:r>
          </w:p>
        </w:tc>
        <w:tc>
          <w:tcPr>
            <w:tcW w:w="0" w:type="auto"/>
            <w:tcBorders>
              <w:right w:val="single" w:sz="4" w:space="0" w:color="auto"/>
            </w:tcBorders>
            <w:vAlign w:val="center"/>
          </w:tcPr>
          <w:p w14:paraId="27855E2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3D7CCE">
              <w:t>184,123</w:t>
            </w:r>
          </w:p>
        </w:tc>
      </w:tr>
      <w:tr w:rsidR="00BA5AE1" w14:paraId="7F65F671" w14:textId="77777777" w:rsidTr="006C0CA1">
        <w:trPr>
          <w:cnfStyle w:val="000000100000" w:firstRow="0" w:lastRow="0" w:firstColumn="0" w:lastColumn="0" w:oddVBand="0" w:evenVBand="0" w:oddHBand="1" w:evenHBand="0" w:firstRowFirstColumn="0" w:firstRowLastColumn="0" w:lastRowFirstColumn="0" w:lastRowLastColumn="0"/>
          <w:trHeight w:val="1017"/>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4B16D99" w14:textId="77777777" w:rsidR="00055217" w:rsidRDefault="00055217" w:rsidP="002D5961">
            <w:pPr>
              <w:jc w:val="center"/>
            </w:pPr>
            <w:r>
              <w:t>Group Quarters Pop.</w:t>
            </w:r>
          </w:p>
        </w:tc>
        <w:tc>
          <w:tcPr>
            <w:tcW w:w="0" w:type="auto"/>
            <w:vAlign w:val="center"/>
          </w:tcPr>
          <w:p w14:paraId="65C6566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5,201</w:t>
            </w:r>
          </w:p>
        </w:tc>
        <w:tc>
          <w:tcPr>
            <w:tcW w:w="0" w:type="auto"/>
            <w:vAlign w:val="center"/>
          </w:tcPr>
          <w:p w14:paraId="04ECB23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5,283</w:t>
            </w:r>
          </w:p>
        </w:tc>
        <w:tc>
          <w:tcPr>
            <w:tcW w:w="0" w:type="auto"/>
            <w:vAlign w:val="center"/>
          </w:tcPr>
          <w:p w14:paraId="077E905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5,516</w:t>
            </w:r>
          </w:p>
        </w:tc>
        <w:tc>
          <w:tcPr>
            <w:tcW w:w="0" w:type="auto"/>
            <w:vAlign w:val="center"/>
          </w:tcPr>
          <w:p w14:paraId="1D73828B"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5,282</w:t>
            </w:r>
          </w:p>
        </w:tc>
        <w:tc>
          <w:tcPr>
            <w:tcW w:w="0" w:type="auto"/>
            <w:vAlign w:val="center"/>
          </w:tcPr>
          <w:p w14:paraId="7363BF6C"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5,103</w:t>
            </w:r>
          </w:p>
        </w:tc>
        <w:tc>
          <w:tcPr>
            <w:tcW w:w="0" w:type="auto"/>
            <w:vAlign w:val="center"/>
          </w:tcPr>
          <w:p w14:paraId="54B3838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5,255</w:t>
            </w:r>
          </w:p>
        </w:tc>
        <w:tc>
          <w:tcPr>
            <w:tcW w:w="0" w:type="auto"/>
            <w:vAlign w:val="center"/>
          </w:tcPr>
          <w:p w14:paraId="05C99E1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5,467</w:t>
            </w:r>
          </w:p>
        </w:tc>
        <w:tc>
          <w:tcPr>
            <w:tcW w:w="0" w:type="auto"/>
            <w:vAlign w:val="center"/>
          </w:tcPr>
          <w:p w14:paraId="22C2E69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5,515</w:t>
            </w:r>
          </w:p>
        </w:tc>
        <w:tc>
          <w:tcPr>
            <w:tcW w:w="0" w:type="auto"/>
            <w:vAlign w:val="center"/>
          </w:tcPr>
          <w:p w14:paraId="2A143F70"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5,640</w:t>
            </w:r>
          </w:p>
        </w:tc>
        <w:tc>
          <w:tcPr>
            <w:tcW w:w="0" w:type="auto"/>
            <w:vAlign w:val="center"/>
          </w:tcPr>
          <w:p w14:paraId="65D281B4"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5,649</w:t>
            </w:r>
          </w:p>
        </w:tc>
        <w:tc>
          <w:tcPr>
            <w:tcW w:w="0" w:type="auto"/>
            <w:tcBorders>
              <w:right w:val="single" w:sz="4" w:space="0" w:color="auto"/>
            </w:tcBorders>
            <w:vAlign w:val="center"/>
          </w:tcPr>
          <w:p w14:paraId="57C6C44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30578D">
              <w:t>5,621</w:t>
            </w:r>
          </w:p>
        </w:tc>
      </w:tr>
      <w:tr w:rsidR="00055217" w14:paraId="176D0447" w14:textId="77777777" w:rsidTr="006C0CA1">
        <w:trPr>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05AC54E6" w14:textId="77777777" w:rsidR="00055217" w:rsidRDefault="00055217" w:rsidP="002D5961">
            <w:pPr>
              <w:jc w:val="center"/>
            </w:pPr>
            <w:r>
              <w:t>Total Housing Units</w:t>
            </w:r>
          </w:p>
        </w:tc>
        <w:tc>
          <w:tcPr>
            <w:tcW w:w="0" w:type="auto"/>
            <w:vAlign w:val="center"/>
          </w:tcPr>
          <w:p w14:paraId="3F41BB2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64,217</w:t>
            </w:r>
          </w:p>
        </w:tc>
        <w:tc>
          <w:tcPr>
            <w:tcW w:w="0" w:type="auto"/>
            <w:vAlign w:val="center"/>
          </w:tcPr>
          <w:p w14:paraId="57B642A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64,922</w:t>
            </w:r>
          </w:p>
        </w:tc>
        <w:tc>
          <w:tcPr>
            <w:tcW w:w="0" w:type="auto"/>
            <w:vAlign w:val="center"/>
          </w:tcPr>
          <w:p w14:paraId="0626E472"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65,932</w:t>
            </w:r>
          </w:p>
        </w:tc>
        <w:tc>
          <w:tcPr>
            <w:tcW w:w="0" w:type="auto"/>
            <w:vAlign w:val="center"/>
          </w:tcPr>
          <w:p w14:paraId="1D16A79B"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67,166</w:t>
            </w:r>
          </w:p>
        </w:tc>
        <w:tc>
          <w:tcPr>
            <w:tcW w:w="0" w:type="auto"/>
            <w:vAlign w:val="center"/>
          </w:tcPr>
          <w:p w14:paraId="0928B60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68,512</w:t>
            </w:r>
          </w:p>
        </w:tc>
        <w:tc>
          <w:tcPr>
            <w:tcW w:w="0" w:type="auto"/>
            <w:vAlign w:val="center"/>
          </w:tcPr>
          <w:p w14:paraId="79DB364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69,707</w:t>
            </w:r>
          </w:p>
        </w:tc>
        <w:tc>
          <w:tcPr>
            <w:tcW w:w="0" w:type="auto"/>
            <w:vAlign w:val="center"/>
          </w:tcPr>
          <w:p w14:paraId="69BD390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70,967</w:t>
            </w:r>
          </w:p>
        </w:tc>
        <w:tc>
          <w:tcPr>
            <w:tcW w:w="0" w:type="auto"/>
            <w:vAlign w:val="center"/>
          </w:tcPr>
          <w:p w14:paraId="1B426EA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71,898</w:t>
            </w:r>
          </w:p>
        </w:tc>
        <w:tc>
          <w:tcPr>
            <w:tcW w:w="0" w:type="auto"/>
            <w:vAlign w:val="center"/>
          </w:tcPr>
          <w:p w14:paraId="5E9CE39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73,189</w:t>
            </w:r>
          </w:p>
        </w:tc>
        <w:tc>
          <w:tcPr>
            <w:tcW w:w="0" w:type="auto"/>
            <w:vAlign w:val="center"/>
          </w:tcPr>
          <w:p w14:paraId="43D35A7D"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73,676</w:t>
            </w:r>
          </w:p>
        </w:tc>
        <w:tc>
          <w:tcPr>
            <w:tcW w:w="0" w:type="auto"/>
            <w:tcBorders>
              <w:right w:val="single" w:sz="4" w:space="0" w:color="auto"/>
            </w:tcBorders>
            <w:vAlign w:val="center"/>
          </w:tcPr>
          <w:p w14:paraId="1E435051"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rsidRPr="00B203F8">
              <w:t>74,878</w:t>
            </w:r>
          </w:p>
        </w:tc>
      </w:tr>
      <w:tr w:rsidR="00BA5AE1" w14:paraId="0E951EFA" w14:textId="77777777" w:rsidTr="006C0CA1">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4C49CAE5" w14:textId="77777777" w:rsidR="00055217" w:rsidRDefault="00055217" w:rsidP="002D5961">
            <w:pPr>
              <w:jc w:val="center"/>
            </w:pPr>
            <w:r>
              <w:t>Occupied Housing Units</w:t>
            </w:r>
          </w:p>
        </w:tc>
        <w:tc>
          <w:tcPr>
            <w:tcW w:w="0" w:type="auto"/>
            <w:vAlign w:val="center"/>
          </w:tcPr>
          <w:p w14:paraId="45F9886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60,146</w:t>
            </w:r>
          </w:p>
        </w:tc>
        <w:tc>
          <w:tcPr>
            <w:tcW w:w="0" w:type="auto"/>
            <w:vAlign w:val="center"/>
          </w:tcPr>
          <w:p w14:paraId="10F2059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60,901</w:t>
            </w:r>
          </w:p>
        </w:tc>
        <w:tc>
          <w:tcPr>
            <w:tcW w:w="0" w:type="auto"/>
            <w:vAlign w:val="center"/>
          </w:tcPr>
          <w:p w14:paraId="2FCD8A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61,933</w:t>
            </w:r>
          </w:p>
        </w:tc>
        <w:tc>
          <w:tcPr>
            <w:tcW w:w="0" w:type="auto"/>
            <w:vAlign w:val="center"/>
          </w:tcPr>
          <w:p w14:paraId="7B57D02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63,242</w:t>
            </w:r>
          </w:p>
        </w:tc>
        <w:tc>
          <w:tcPr>
            <w:tcW w:w="0" w:type="auto"/>
            <w:vAlign w:val="center"/>
          </w:tcPr>
          <w:p w14:paraId="72DA815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64,658</w:t>
            </w:r>
          </w:p>
        </w:tc>
        <w:tc>
          <w:tcPr>
            <w:tcW w:w="0" w:type="auto"/>
            <w:vAlign w:val="center"/>
          </w:tcPr>
          <w:p w14:paraId="43A13149"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65,897</w:t>
            </w:r>
          </w:p>
        </w:tc>
        <w:tc>
          <w:tcPr>
            <w:tcW w:w="0" w:type="auto"/>
            <w:vAlign w:val="center"/>
          </w:tcPr>
          <w:p w14:paraId="19ECA46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67,198</w:t>
            </w:r>
          </w:p>
        </w:tc>
        <w:tc>
          <w:tcPr>
            <w:tcW w:w="0" w:type="auto"/>
            <w:vAlign w:val="center"/>
          </w:tcPr>
          <w:p w14:paraId="266B9F98"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67,295</w:t>
            </w:r>
          </w:p>
        </w:tc>
        <w:tc>
          <w:tcPr>
            <w:tcW w:w="0" w:type="auto"/>
            <w:vAlign w:val="center"/>
          </w:tcPr>
          <w:p w14:paraId="09D64916"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68,765</w:t>
            </w:r>
          </w:p>
        </w:tc>
        <w:tc>
          <w:tcPr>
            <w:tcW w:w="0" w:type="auto"/>
            <w:vAlign w:val="center"/>
          </w:tcPr>
          <w:p w14:paraId="7CBE93AD"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69,245</w:t>
            </w:r>
          </w:p>
        </w:tc>
        <w:tc>
          <w:tcPr>
            <w:tcW w:w="0" w:type="auto"/>
            <w:tcBorders>
              <w:right w:val="single" w:sz="4" w:space="0" w:color="auto"/>
            </w:tcBorders>
            <w:vAlign w:val="center"/>
          </w:tcPr>
          <w:p w14:paraId="36344703"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8774B9">
              <w:t>69,905</w:t>
            </w:r>
          </w:p>
        </w:tc>
      </w:tr>
      <w:tr w:rsidR="00055217" w14:paraId="220D810D" w14:textId="77777777" w:rsidTr="006C0CA1">
        <w:trPr>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09D20AFB" w14:textId="77777777" w:rsidR="00055217" w:rsidRDefault="00055217" w:rsidP="002D5961">
            <w:pPr>
              <w:jc w:val="center"/>
            </w:pPr>
            <w:proofErr w:type="spellStart"/>
            <w:r>
              <w:t>Ocpcy</w:t>
            </w:r>
            <w:proofErr w:type="spellEnd"/>
            <w:r>
              <w:t>. Rate (%)</w:t>
            </w:r>
          </w:p>
        </w:tc>
        <w:tc>
          <w:tcPr>
            <w:tcW w:w="0" w:type="auto"/>
            <w:vAlign w:val="center"/>
          </w:tcPr>
          <w:p w14:paraId="59FBEE76"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93.66</w:t>
            </w:r>
          </w:p>
        </w:tc>
        <w:tc>
          <w:tcPr>
            <w:tcW w:w="0" w:type="auto"/>
            <w:vAlign w:val="center"/>
          </w:tcPr>
          <w:p w14:paraId="30F8164F"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93.81</w:t>
            </w:r>
          </w:p>
        </w:tc>
        <w:tc>
          <w:tcPr>
            <w:tcW w:w="0" w:type="auto"/>
            <w:vAlign w:val="center"/>
          </w:tcPr>
          <w:p w14:paraId="387CAEB0"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93.93</w:t>
            </w:r>
          </w:p>
        </w:tc>
        <w:tc>
          <w:tcPr>
            <w:tcW w:w="0" w:type="auto"/>
            <w:vAlign w:val="center"/>
          </w:tcPr>
          <w:p w14:paraId="2246758C"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94.16</w:t>
            </w:r>
          </w:p>
        </w:tc>
        <w:tc>
          <w:tcPr>
            <w:tcW w:w="0" w:type="auto"/>
            <w:vAlign w:val="center"/>
          </w:tcPr>
          <w:p w14:paraId="04184D0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94.37</w:t>
            </w:r>
          </w:p>
        </w:tc>
        <w:tc>
          <w:tcPr>
            <w:tcW w:w="0" w:type="auto"/>
            <w:vAlign w:val="center"/>
          </w:tcPr>
          <w:p w14:paraId="334F14B4"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94.53</w:t>
            </w:r>
          </w:p>
        </w:tc>
        <w:tc>
          <w:tcPr>
            <w:tcW w:w="0" w:type="auto"/>
            <w:vAlign w:val="center"/>
          </w:tcPr>
          <w:p w14:paraId="7BDA021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94.69</w:t>
            </w:r>
          </w:p>
        </w:tc>
        <w:tc>
          <w:tcPr>
            <w:tcW w:w="0" w:type="auto"/>
            <w:vAlign w:val="center"/>
          </w:tcPr>
          <w:p w14:paraId="758F6893"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93.60</w:t>
            </w:r>
          </w:p>
        </w:tc>
        <w:tc>
          <w:tcPr>
            <w:tcW w:w="0" w:type="auto"/>
            <w:vAlign w:val="center"/>
          </w:tcPr>
          <w:p w14:paraId="19ABB409"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93.95</w:t>
            </w:r>
          </w:p>
        </w:tc>
        <w:tc>
          <w:tcPr>
            <w:tcW w:w="0" w:type="auto"/>
            <w:vAlign w:val="center"/>
          </w:tcPr>
          <w:p w14:paraId="6B266EA5"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93.99</w:t>
            </w:r>
          </w:p>
        </w:tc>
        <w:tc>
          <w:tcPr>
            <w:tcW w:w="0" w:type="auto"/>
            <w:tcBorders>
              <w:right w:val="single" w:sz="4" w:space="0" w:color="auto"/>
            </w:tcBorders>
            <w:vAlign w:val="center"/>
          </w:tcPr>
          <w:p w14:paraId="3C6FA4AE" w14:textId="77777777" w:rsidR="00055217" w:rsidRDefault="00055217" w:rsidP="002D5961">
            <w:pPr>
              <w:jc w:val="center"/>
              <w:cnfStyle w:val="000000000000" w:firstRow="0" w:lastRow="0" w:firstColumn="0" w:lastColumn="0" w:oddVBand="0" w:evenVBand="0" w:oddHBand="0" w:evenHBand="0" w:firstRowFirstColumn="0" w:firstRowLastColumn="0" w:lastRowFirstColumn="0" w:lastRowLastColumn="0"/>
            </w:pPr>
            <w:r>
              <w:t>93.36</w:t>
            </w:r>
          </w:p>
        </w:tc>
      </w:tr>
      <w:tr w:rsidR="00BA5AE1" w14:paraId="59DF3D50" w14:textId="77777777" w:rsidTr="006C0CA1">
        <w:trPr>
          <w:cnfStyle w:val="000000100000" w:firstRow="0" w:lastRow="0" w:firstColumn="0" w:lastColumn="0" w:oddVBand="0" w:evenVBand="0" w:oddHBand="1" w:evenHBand="0" w:firstRowFirstColumn="0" w:firstRowLastColumn="0" w:lastRowFirstColumn="0" w:lastRowLastColumn="0"/>
          <w:trHeight w:val="1059"/>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vAlign w:val="center"/>
          </w:tcPr>
          <w:p w14:paraId="7B1CA164" w14:textId="77777777" w:rsidR="00055217" w:rsidRDefault="00055217" w:rsidP="002D5961">
            <w:pPr>
              <w:jc w:val="center"/>
            </w:pPr>
            <w:r>
              <w:t>Average Pop. Per House</w:t>
            </w:r>
          </w:p>
        </w:tc>
        <w:tc>
          <w:tcPr>
            <w:tcW w:w="0" w:type="auto"/>
            <w:tcBorders>
              <w:bottom w:val="single" w:sz="4" w:space="0" w:color="auto"/>
            </w:tcBorders>
            <w:vAlign w:val="center"/>
          </w:tcPr>
          <w:p w14:paraId="14687915"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2.4605</w:t>
            </w:r>
          </w:p>
        </w:tc>
        <w:tc>
          <w:tcPr>
            <w:tcW w:w="0" w:type="auto"/>
            <w:tcBorders>
              <w:bottom w:val="single" w:sz="4" w:space="0" w:color="auto"/>
            </w:tcBorders>
            <w:vAlign w:val="center"/>
          </w:tcPr>
          <w:p w14:paraId="06F9E8E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2.4665</w:t>
            </w:r>
          </w:p>
        </w:tc>
        <w:tc>
          <w:tcPr>
            <w:tcW w:w="0" w:type="auto"/>
            <w:tcBorders>
              <w:bottom w:val="single" w:sz="4" w:space="0" w:color="auto"/>
            </w:tcBorders>
            <w:vAlign w:val="center"/>
          </w:tcPr>
          <w:p w14:paraId="3C69C52F"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2.4722</w:t>
            </w:r>
          </w:p>
        </w:tc>
        <w:tc>
          <w:tcPr>
            <w:tcW w:w="0" w:type="auto"/>
            <w:tcBorders>
              <w:bottom w:val="single" w:sz="4" w:space="0" w:color="auto"/>
            </w:tcBorders>
            <w:vAlign w:val="center"/>
          </w:tcPr>
          <w:p w14:paraId="40BE63E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2.4792</w:t>
            </w:r>
          </w:p>
        </w:tc>
        <w:tc>
          <w:tcPr>
            <w:tcW w:w="0" w:type="auto"/>
            <w:tcBorders>
              <w:bottom w:val="single" w:sz="4" w:space="0" w:color="auto"/>
            </w:tcBorders>
            <w:vAlign w:val="center"/>
          </w:tcPr>
          <w:p w14:paraId="630C82B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2.4860</w:t>
            </w:r>
          </w:p>
        </w:tc>
        <w:tc>
          <w:tcPr>
            <w:tcW w:w="0" w:type="auto"/>
            <w:tcBorders>
              <w:bottom w:val="single" w:sz="4" w:space="0" w:color="auto"/>
            </w:tcBorders>
            <w:vAlign w:val="center"/>
          </w:tcPr>
          <w:p w14:paraId="71FF9DD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2.4920</w:t>
            </w:r>
          </w:p>
        </w:tc>
        <w:tc>
          <w:tcPr>
            <w:tcW w:w="0" w:type="auto"/>
            <w:tcBorders>
              <w:bottom w:val="single" w:sz="4" w:space="0" w:color="auto"/>
            </w:tcBorders>
            <w:vAlign w:val="center"/>
          </w:tcPr>
          <w:p w14:paraId="76572881"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2.4979</w:t>
            </w:r>
          </w:p>
        </w:tc>
        <w:tc>
          <w:tcPr>
            <w:tcW w:w="0" w:type="auto"/>
            <w:tcBorders>
              <w:bottom w:val="single" w:sz="4" w:space="0" w:color="auto"/>
            </w:tcBorders>
            <w:vAlign w:val="center"/>
          </w:tcPr>
          <w:p w14:paraId="08B9D02E"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2.4692</w:t>
            </w:r>
          </w:p>
        </w:tc>
        <w:tc>
          <w:tcPr>
            <w:tcW w:w="0" w:type="auto"/>
            <w:tcBorders>
              <w:bottom w:val="single" w:sz="4" w:space="0" w:color="auto"/>
            </w:tcBorders>
            <w:vAlign w:val="center"/>
          </w:tcPr>
          <w:p w14:paraId="5B743D2A"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2.4762</w:t>
            </w:r>
          </w:p>
        </w:tc>
        <w:tc>
          <w:tcPr>
            <w:tcW w:w="0" w:type="auto"/>
            <w:tcBorders>
              <w:bottom w:val="single" w:sz="4" w:space="0" w:color="auto"/>
            </w:tcBorders>
            <w:vAlign w:val="center"/>
          </w:tcPr>
          <w:p w14:paraId="155B66E7"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2.4770</w:t>
            </w:r>
          </w:p>
        </w:tc>
        <w:tc>
          <w:tcPr>
            <w:tcW w:w="0" w:type="auto"/>
            <w:tcBorders>
              <w:bottom w:val="single" w:sz="4" w:space="0" w:color="auto"/>
              <w:right w:val="single" w:sz="4" w:space="0" w:color="auto"/>
            </w:tcBorders>
            <w:vAlign w:val="center"/>
          </w:tcPr>
          <w:p w14:paraId="6E875BF2" w14:textId="77777777" w:rsidR="00055217" w:rsidRDefault="00055217" w:rsidP="002D5961">
            <w:pPr>
              <w:jc w:val="center"/>
              <w:cnfStyle w:val="000000100000" w:firstRow="0" w:lastRow="0" w:firstColumn="0" w:lastColumn="0" w:oddVBand="0" w:evenVBand="0" w:oddHBand="1" w:evenHBand="0" w:firstRowFirstColumn="0" w:firstRowLastColumn="0" w:lastRowFirstColumn="0" w:lastRowLastColumn="0"/>
            </w:pPr>
            <w:r w:rsidRPr="005F0A45">
              <w:t>2.4590</w:t>
            </w:r>
          </w:p>
        </w:tc>
      </w:tr>
    </w:tbl>
    <w:p w14:paraId="5C1D8551" w14:textId="77777777" w:rsidR="00202DDF" w:rsidRDefault="00055217" w:rsidP="00055217">
      <w:pPr>
        <w:rPr>
          <w:b/>
          <w:bCs/>
        </w:rPr>
        <w:sectPr w:rsidR="00202DDF" w:rsidSect="00202DDF">
          <w:pgSz w:w="15840" w:h="12240" w:orient="landscape"/>
          <w:pgMar w:top="1440" w:right="1440" w:bottom="1440" w:left="1440" w:header="720" w:footer="720" w:gutter="0"/>
          <w:cols w:space="720"/>
          <w:docGrid w:linePitch="360"/>
        </w:sectPr>
      </w:pPr>
      <w:r>
        <w:rPr>
          <w:b/>
          <w:bCs/>
        </w:rPr>
        <w:br w:type="page"/>
      </w:r>
    </w:p>
    <w:p w14:paraId="05E19740" w14:textId="7786346A" w:rsidR="00055217" w:rsidRDefault="00055217" w:rsidP="00055217">
      <w:pPr>
        <w:pStyle w:val="Heading2"/>
      </w:pPr>
      <w:bookmarkStart w:id="38" w:name="_Toc206075582"/>
      <w:r>
        <w:lastRenderedPageBreak/>
        <w:t>Population Projection Methodology</w:t>
      </w:r>
      <w:bookmarkEnd w:id="38"/>
    </w:p>
    <w:p w14:paraId="3A74202F" w14:textId="77777777" w:rsidR="00055217" w:rsidRDefault="00055217" w:rsidP="00055217">
      <w:r>
        <w:t>To support long-term infrastructure planning, population projections for the City of Tekoa were determined using three different strategies. The first one was developed using historical data from 1990-2024, the second used historical data from 2009-2024, and the third used historical data from 1970-2020. Additionally, WAOFM’s county wide projections were also applied directly to Tekoa’s population. The projections extend over a 5-year period to 2030 and a 20-year period to 2045 to assist in facility capacity planning, particularly for the wastewater treatment infrastructure.</w:t>
      </w:r>
    </w:p>
    <w:p w14:paraId="14036BD1" w14:textId="211BFE77" w:rsidR="00055217" w:rsidRDefault="00055217" w:rsidP="00DC5B01">
      <w:pPr>
        <w:pStyle w:val="Heading3"/>
      </w:pPr>
      <w:bookmarkStart w:id="39" w:name="_Toc206075583"/>
      <w:r>
        <w:t>Data Sources</w:t>
      </w:r>
      <w:bookmarkEnd w:id="39"/>
    </w:p>
    <w:p w14:paraId="624BE201" w14:textId="41147AAB" w:rsidR="00055217" w:rsidRDefault="00055217" w:rsidP="00055217">
      <w:r>
        <w:t xml:space="preserve">The first analysis looked at decennial census data from WAOFM from 1990-2024 as 1990 was the low point in Tekoa’s population after its Peak in 1910. The second analysis looked at WAOFM’s intercensal data set from 2009 to 2024, as Tekoa saw a population decline in the late 2000’s that bottomed out the following year in 2010.  </w:t>
      </w:r>
      <w:r w:rsidR="001113EE">
        <w:t>A third analysis</w:t>
      </w:r>
      <w:r>
        <w:t xml:space="preserve"> used data from 1970 to 2024 as that was the data range available through the National Historic Geographic Information Service for the Census Tracts within Spokane County. These three data sources were used in addition to WAOFM’s Medium population forecast as its 2025 forecasted number</w:t>
      </w:r>
      <w:r w:rsidR="001113EE">
        <w:t xml:space="preserve">, since it </w:t>
      </w:r>
      <w:r>
        <w:t xml:space="preserve">most closely matched their 2020 postcensal data and estimated population for 2024.  The projections </w:t>
      </w:r>
      <w:r w:rsidR="001113EE">
        <w:t>resulting from each method were</w:t>
      </w:r>
      <w:r>
        <w:t xml:space="preserve"> then compared to an extended linear trendline of Tekoa’s population trendline. </w:t>
      </w:r>
    </w:p>
    <w:p w14:paraId="128973B2" w14:textId="0F6DEBF5" w:rsidR="001E6D48" w:rsidRDefault="001E6D48" w:rsidP="00DC5B01">
      <w:pPr>
        <w:pStyle w:val="Heading3"/>
      </w:pPr>
      <w:bookmarkStart w:id="40" w:name="_Toc206075584"/>
      <w:r>
        <w:t>Method 1: WAOFM’s growth projection</w:t>
      </w:r>
      <w:bookmarkEnd w:id="40"/>
    </w:p>
    <w:p w14:paraId="2FEDEC55" w14:textId="53BD974E" w:rsidR="00502103" w:rsidRDefault="001E6D48" w:rsidP="001E6D48">
      <w:r>
        <w:t>To project future population trends, projections from WAOFM were used. This state agency produces three growth forecasts at the individual county level. The medium growth forecast was chosen as its estimate of 2025 population most closely matched the 2024 postcensal population estimate for Whitman County. These growth rates were then applied to Tekoa’s population using the equation Population = Prev. Pop. *</w:t>
      </w:r>
      <w:r w:rsidR="004E14D3">
        <w:t xml:space="preserve"> </w:t>
      </w:r>
      <w:r>
        <w:t xml:space="preserve">(1+growth </w:t>
      </w:r>
      <w:proofErr w:type="gramStart"/>
      <w:r>
        <w:t>rate)</w:t>
      </w:r>
      <w:r w:rsidR="00527776">
        <w:rPr>
          <w:vertAlign w:val="superscript"/>
        </w:rPr>
        <w:t>YRS</w:t>
      </w:r>
      <w:r w:rsidR="00527776">
        <w:t>.</w:t>
      </w:r>
      <w:proofErr w:type="gramEnd"/>
      <w:r>
        <w:t xml:space="preserve"> </w:t>
      </w:r>
      <w:r w:rsidR="0026249C">
        <w:t xml:space="preserve"> </w:t>
      </w:r>
    </w:p>
    <w:p w14:paraId="386D4A06" w14:textId="7E0F4E2D" w:rsidR="001E6D48" w:rsidRPr="001E6D48" w:rsidRDefault="00502103" w:rsidP="00502103">
      <w:pPr>
        <w:spacing w:after="160" w:line="259" w:lineRule="auto"/>
      </w:pPr>
      <w:r>
        <w:br w:type="page"/>
      </w:r>
    </w:p>
    <w:p w14:paraId="142A193B" w14:textId="329927F3" w:rsidR="00055217" w:rsidRDefault="00055217" w:rsidP="00DC5B01">
      <w:pPr>
        <w:pStyle w:val="Heading3"/>
      </w:pPr>
      <w:bookmarkStart w:id="41" w:name="_Toc206075585"/>
      <w:r>
        <w:lastRenderedPageBreak/>
        <w:t xml:space="preserve">Method </w:t>
      </w:r>
      <w:ins w:id="42" w:author="Sean McSherry" w:date="2025-05-29T17:20:00Z" w16du:dateUtc="2025-05-30T00:20:00Z">
        <w:r w:rsidR="001E6D48">
          <w:t>2</w:t>
        </w:r>
      </w:ins>
      <w:r>
        <w:t>: Decennial Census Data</w:t>
      </w:r>
      <w:bookmarkEnd w:id="41"/>
    </w:p>
    <w:p w14:paraId="2E16B03F" w14:textId="7A8B8FD2" w:rsidR="00502103" w:rsidRDefault="00055217" w:rsidP="00055217">
      <w:r>
        <w:t>To project future population trends, historical population for Tekoa was analyzed using Microsoft Excel. A scatter plot and linear trendline were created to capture Tekoa’s relatively steady increase in population since 1990. The best-fit trendline was then used to forecast future population values. By substituting the target years (e.g. 2030 and 2045) into the equation, population projections were generated. This method offers a data-driven approach to long-term planning, ensuring that future trends are estimated based on observed historical patterns, rather than assuming a growth rate. This gave an equation of Population = 1.4949(year)-2204.8 with a statistical correlation value (R</w:t>
      </w:r>
      <w:r>
        <w:rPr>
          <w:vertAlign w:val="superscript"/>
        </w:rPr>
        <w:t>2</w:t>
      </w:r>
      <w:r>
        <w:t xml:space="preserve">) value of 0.4069. Despite this weak linear correlation, it still tracked well with WAOFM’s medium growth forecast percentages for Whitman County. </w:t>
      </w:r>
    </w:p>
    <w:p w14:paraId="16A8811D" w14:textId="3A152732" w:rsidR="00502103" w:rsidRPr="00502103" w:rsidRDefault="00502103">
      <w:pPr>
        <w:spacing w:after="160" w:line="259" w:lineRule="auto"/>
        <w:rPr>
          <w:rFonts w:asciiTheme="minorHAnsi" w:eastAsiaTheme="minorHAnsi" w:hAnsiTheme="minorHAnsi" w:cstheme="minorBidi"/>
          <w:b/>
          <w:iCs/>
          <w:sz w:val="20"/>
          <w:szCs w:val="18"/>
        </w:rPr>
      </w:pPr>
      <w:r w:rsidRPr="00502103">
        <w:rPr>
          <w:rFonts w:asciiTheme="minorHAnsi" w:eastAsiaTheme="minorHAnsi" w:hAnsiTheme="minorHAnsi" w:cstheme="minorBidi"/>
          <w:b/>
          <w:iCs/>
          <w:sz w:val="20"/>
          <w:szCs w:val="18"/>
        </w:rPr>
        <w:t xml:space="preserve">Figure 3.8-1: </w:t>
      </w:r>
      <w:bookmarkStart w:id="43" w:name="_Hlk198651930"/>
      <w:r w:rsidRPr="00502103">
        <w:rPr>
          <w:rFonts w:asciiTheme="minorHAnsi" w:eastAsiaTheme="minorHAnsi" w:hAnsiTheme="minorHAnsi" w:cstheme="minorBidi"/>
          <w:b/>
          <w:iCs/>
          <w:sz w:val="20"/>
          <w:szCs w:val="18"/>
        </w:rPr>
        <w:t>Population Trend Since 1990 Using Decennial Census Data and Whitman County's Projected Growth</w:t>
      </w:r>
      <w:bookmarkEnd w:id="43"/>
    </w:p>
    <w:p w14:paraId="10522FED" w14:textId="6BD7520C" w:rsidR="00DC26FE" w:rsidRDefault="00DC26FE" w:rsidP="00DC26FE">
      <w:r w:rsidRPr="00A7727D">
        <w:rPr>
          <w:noProof/>
        </w:rPr>
        <w:drawing>
          <wp:anchor distT="0" distB="0" distL="114300" distR="114300" simplePos="0" relativeHeight="251674624" behindDoc="0" locked="0" layoutInCell="1" allowOverlap="1" wp14:anchorId="4C10D57B" wp14:editId="69A3BA14">
            <wp:simplePos x="0" y="0"/>
            <wp:positionH relativeFrom="column">
              <wp:posOffset>0</wp:posOffset>
            </wp:positionH>
            <wp:positionV relativeFrom="paragraph">
              <wp:posOffset>0</wp:posOffset>
            </wp:positionV>
            <wp:extent cx="5943600" cy="3914775"/>
            <wp:effectExtent l="0" t="0" r="0" b="9525"/>
            <wp:wrapTopAndBottom/>
            <wp:docPr id="1006055690" name="Picture 1" descr="A graph with blue and yellow li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6055690" name="Picture 1" descr="A graph with blue and yellow lines&#10;&#10;AI-generated content may be incorrect."/>
                    <pic:cNvPicPr/>
                  </pic:nvPicPr>
                  <pic:blipFill>
                    <a:blip r:embed="rId12">
                      <a:extLst>
                        <a:ext uri="{28A0092B-C50C-407E-A947-70E740481C1C}">
                          <a14:useLocalDpi xmlns:a14="http://schemas.microsoft.com/office/drawing/2010/main" val="0"/>
                        </a:ext>
                      </a:extLst>
                    </a:blip>
                    <a:stretch>
                      <a:fillRect/>
                    </a:stretch>
                  </pic:blipFill>
                  <pic:spPr>
                    <a:xfrm>
                      <a:off x="0" y="0"/>
                      <a:ext cx="5943600" cy="3914775"/>
                    </a:xfrm>
                    <a:prstGeom prst="rect">
                      <a:avLst/>
                    </a:prstGeom>
                  </pic:spPr>
                </pic:pic>
              </a:graphicData>
            </a:graphic>
          </wp:anchor>
        </w:drawing>
      </w:r>
    </w:p>
    <w:p w14:paraId="46DC2923" w14:textId="564BF650" w:rsidR="00502103" w:rsidRPr="00502103" w:rsidRDefault="00502103" w:rsidP="00502103">
      <w:pPr>
        <w:spacing w:after="160" w:line="259" w:lineRule="auto"/>
      </w:pPr>
      <w:bookmarkStart w:id="44" w:name="_Toc206075586"/>
      <w:r>
        <w:br w:type="page"/>
      </w:r>
    </w:p>
    <w:p w14:paraId="3C054AF3" w14:textId="5791B896" w:rsidR="00DC26FE" w:rsidRDefault="00DC26FE" w:rsidP="00DC5B01">
      <w:pPr>
        <w:pStyle w:val="Heading3"/>
      </w:pPr>
      <w:r>
        <w:lastRenderedPageBreak/>
        <w:t xml:space="preserve">Method </w:t>
      </w:r>
      <w:del w:id="45" w:author="Sean McSherry" w:date="2025-05-29T17:19:00Z" w16du:dateUtc="2025-05-30T00:19:00Z">
        <w:r w:rsidDel="001E6D48">
          <w:delText>2</w:delText>
        </w:r>
      </w:del>
      <w:r>
        <w:t>: Intercensal Data</w:t>
      </w:r>
      <w:bookmarkEnd w:id="44"/>
    </w:p>
    <w:p w14:paraId="4E3FFE72" w14:textId="741EED8E" w:rsidR="00502103" w:rsidRDefault="00DC26FE" w:rsidP="00502103">
      <w:pPr>
        <w:rPr>
          <w:noProof/>
        </w:rPr>
      </w:pPr>
      <w:r>
        <w:t>To project future population trends, historical population data for Tekoa was analyzed using Microsoft Excel. A Scatter plot and linear trendline were created to capture Tekoa’s relatively steady increase in population since 2009. The best-fit trendline was then used to forecast future population values. By substituting the target years (</w:t>
      </w:r>
      <w:proofErr w:type="spellStart"/>
      <w:r>
        <w:t>e.g</w:t>
      </w:r>
      <w:proofErr w:type="spellEnd"/>
      <w:r>
        <w:t xml:space="preserve"> 2030 and 2045) into the equation, population projections were generated. This method offers a data driven approach to long-term planning, ensuring that future trends are estimated based on historical patterns, rather than assuming a growth rate. This analysis yielded an equation of Population = 2.2603(year)-3756.8 with a statistical correlation value (R</w:t>
      </w:r>
      <w:r>
        <w:rPr>
          <w:vertAlign w:val="superscript"/>
        </w:rPr>
        <w:t>2</w:t>
      </w:r>
      <w:r>
        <w:t>) value of 0.6391 indicating a moderate level of linear correlation over this time frame. The projected population for Tekoa also tracked well with WAOFM’s medium growth forecast percentages for Whitman County.</w:t>
      </w:r>
      <w:r w:rsidRPr="00A7727D">
        <w:rPr>
          <w:noProof/>
        </w:rPr>
        <w:t xml:space="preserve"> </w:t>
      </w:r>
    </w:p>
    <w:p w14:paraId="46AB8A8E" w14:textId="406E470A" w:rsidR="00DC26FE" w:rsidRDefault="00502103" w:rsidP="00502103">
      <w:pPr>
        <w:pStyle w:val="Caption"/>
      </w:pPr>
      <w:r>
        <w:t xml:space="preserve">Figure 3.8-2: </w:t>
      </w:r>
      <w:r w:rsidRPr="006528C0">
        <w:t xml:space="preserve">Population Trend Since </w:t>
      </w:r>
      <w:r>
        <w:t>2009</w:t>
      </w:r>
      <w:r w:rsidRPr="006528C0">
        <w:t xml:space="preserve"> Using </w:t>
      </w:r>
      <w:r>
        <w:t>Intercensal Census Data</w:t>
      </w:r>
      <w:r w:rsidRPr="006528C0">
        <w:t xml:space="preserve"> and Whitman County</w:t>
      </w:r>
      <w:r>
        <w:t xml:space="preserve"> </w:t>
      </w:r>
      <w:r w:rsidRPr="006528C0">
        <w:t>Projected</w:t>
      </w:r>
      <w:r>
        <w:t xml:space="preserve"> </w:t>
      </w:r>
      <w:r w:rsidRPr="006528C0">
        <w:t>Growth</w:t>
      </w:r>
      <w:r w:rsidR="00DC26FE" w:rsidRPr="00A7727D">
        <w:rPr>
          <w:noProof/>
        </w:rPr>
        <w:drawing>
          <wp:inline distT="0" distB="0" distL="0" distR="0" wp14:anchorId="299E02C3" wp14:editId="2DDCB6E0">
            <wp:extent cx="5943600" cy="3947160"/>
            <wp:effectExtent l="0" t="0" r="0" b="0"/>
            <wp:docPr id="299699918"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9699918" name="Picture 1" descr="A graph with a line going up&#10;&#10;AI-generated content may be incorrect."/>
                    <pic:cNvPicPr/>
                  </pic:nvPicPr>
                  <pic:blipFill>
                    <a:blip r:embed="rId13"/>
                    <a:stretch>
                      <a:fillRect/>
                    </a:stretch>
                  </pic:blipFill>
                  <pic:spPr>
                    <a:xfrm>
                      <a:off x="0" y="0"/>
                      <a:ext cx="5943600" cy="3947160"/>
                    </a:xfrm>
                    <a:prstGeom prst="rect">
                      <a:avLst/>
                    </a:prstGeom>
                  </pic:spPr>
                </pic:pic>
              </a:graphicData>
            </a:graphic>
          </wp:inline>
        </w:drawing>
      </w:r>
    </w:p>
    <w:p w14:paraId="1A61C020" w14:textId="68A8DBE2" w:rsidR="00502103" w:rsidRPr="00502103" w:rsidRDefault="00502103" w:rsidP="00502103">
      <w:pPr>
        <w:spacing w:after="160" w:line="259" w:lineRule="auto"/>
        <w:rPr>
          <w:b/>
          <w:bCs/>
          <w:szCs w:val="24"/>
        </w:rPr>
      </w:pPr>
      <w:bookmarkStart w:id="46" w:name="_Toc206075587"/>
      <w:r>
        <w:br w:type="page"/>
      </w:r>
    </w:p>
    <w:p w14:paraId="3DEF41A1" w14:textId="3B134AA9" w:rsidR="00DC26FE" w:rsidRDefault="00DC26FE" w:rsidP="00DC5B01">
      <w:pPr>
        <w:pStyle w:val="Heading3"/>
      </w:pPr>
      <w:r>
        <w:lastRenderedPageBreak/>
        <w:t xml:space="preserve">Method </w:t>
      </w:r>
      <w:del w:id="47" w:author="Sean McSherry" w:date="2025-05-29T17:19:00Z" w16du:dateUtc="2025-05-30T00:19:00Z">
        <w:r w:rsidDel="001E6D48">
          <w:delText>3</w:delText>
        </w:r>
      </w:del>
      <w:r>
        <w:t>: Spokane County Population Trends</w:t>
      </w:r>
      <w:bookmarkEnd w:id="46"/>
    </w:p>
    <w:p w14:paraId="4450B106" w14:textId="622155F7" w:rsidR="00DC26FE" w:rsidRDefault="00DC26FE" w:rsidP="00502103">
      <w:r>
        <w:t>Due to Tekoa’s proximity to Spokane County, Microsoft Excel was used to organize the total Censual population by census tract from 1970-2020 to determine the censual population or Spokane County outside of the Spokane Metropolitan Statistical Area. This, along with Tekoa’s historical population was then analyzed using Microsoft Excel. A scatter plot and quadratic trendline were created to capture Tekoa’s relatively stagnant population from 1970-2020.  By substituting the target years (</w:t>
      </w:r>
      <w:proofErr w:type="spellStart"/>
      <w:r>
        <w:t>e.g</w:t>
      </w:r>
      <w:proofErr w:type="spellEnd"/>
      <w:r>
        <w:t xml:space="preserve"> 2030 and 2045) into the equation, population projections were generated. This method offers a data driven approach to long-term planning, ensuring that future trends are estimated based on historical patterns, rather than assuming a constant rate of growth. This analysis yielded an equation of Population = 0.03664(year)</w:t>
      </w:r>
      <w:r>
        <w:rPr>
          <w:vertAlign w:val="superscript"/>
        </w:rPr>
        <w:t>2</w:t>
      </w:r>
      <w:r>
        <w:t xml:space="preserve"> – 146.47353(year) + 147174.95278 with a statistical correlation value (R</w:t>
      </w:r>
      <w:r>
        <w:rPr>
          <w:vertAlign w:val="superscript"/>
        </w:rPr>
        <w:t>2</w:t>
      </w:r>
      <w:r>
        <w:t xml:space="preserve">) value of 0.1096 indicating a little correlation in Tekoa’s population since 1970. Additionally, this quadratic trendline does not track WAOFM’s medium growth forecast percentages for Spokane County. Additionally, this trendline overestimates Tekoa’s population compared to what WAOFM’s medium growth forecast percentages for Whitman County generate. </w:t>
      </w:r>
    </w:p>
    <w:p w14:paraId="51F09FE4" w14:textId="11CB2144" w:rsidR="00502103" w:rsidRDefault="00502103" w:rsidP="00502103">
      <w:pPr>
        <w:pStyle w:val="Caption"/>
      </w:pPr>
      <w:r>
        <w:t xml:space="preserve">Figure </w:t>
      </w:r>
      <w:r>
        <w:fldChar w:fldCharType="begin"/>
      </w:r>
      <w:r>
        <w:instrText xml:space="preserve"> SEQ Figure \* ARABIC </w:instrText>
      </w:r>
      <w:r>
        <w:fldChar w:fldCharType="separate"/>
      </w:r>
      <w:r w:rsidR="00EB04C0">
        <w:rPr>
          <w:noProof/>
        </w:rPr>
        <w:t>1</w:t>
      </w:r>
      <w:r>
        <w:rPr>
          <w:noProof/>
        </w:rPr>
        <w:fldChar w:fldCharType="end"/>
      </w:r>
      <w:r>
        <w:t xml:space="preserve">: </w:t>
      </w:r>
      <w:r w:rsidRPr="00971BCF">
        <w:t xml:space="preserve">Population Trend Since </w:t>
      </w:r>
      <w:r>
        <w:t>1970</w:t>
      </w:r>
      <w:r w:rsidRPr="00971BCF">
        <w:t xml:space="preserve"> Using Decennial Census Data an</w:t>
      </w:r>
      <w:r>
        <w:t xml:space="preserve">d Spokane </w:t>
      </w:r>
      <w:r w:rsidRPr="00971BCF">
        <w:t>County's Projected Growth</w:t>
      </w:r>
    </w:p>
    <w:p w14:paraId="34310915" w14:textId="77777777" w:rsidR="00DC26FE" w:rsidRDefault="00DC26FE" w:rsidP="00DC26FE">
      <w:pPr>
        <w:keepNext/>
      </w:pPr>
      <w:r w:rsidRPr="00A7727D">
        <w:rPr>
          <w:noProof/>
        </w:rPr>
        <w:drawing>
          <wp:inline distT="0" distB="0" distL="0" distR="0" wp14:anchorId="07608685" wp14:editId="1D15594F">
            <wp:extent cx="5943600" cy="3925570"/>
            <wp:effectExtent l="0" t="0" r="0" b="0"/>
            <wp:docPr id="789477119" name="Picture 1" descr="A graph with blue line and yellow li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477119" name="Picture 1" descr="A graph with blue line and yellow line&#10;&#10;AI-generated content may be incorrect."/>
                    <pic:cNvPicPr/>
                  </pic:nvPicPr>
                  <pic:blipFill>
                    <a:blip r:embed="rId14"/>
                    <a:stretch>
                      <a:fillRect/>
                    </a:stretch>
                  </pic:blipFill>
                  <pic:spPr>
                    <a:xfrm>
                      <a:off x="0" y="0"/>
                      <a:ext cx="5943600" cy="3925570"/>
                    </a:xfrm>
                    <a:prstGeom prst="rect">
                      <a:avLst/>
                    </a:prstGeom>
                  </pic:spPr>
                </pic:pic>
              </a:graphicData>
            </a:graphic>
          </wp:inline>
        </w:drawing>
      </w:r>
    </w:p>
    <w:p w14:paraId="676EF6A7" w14:textId="1D707FAC" w:rsidR="00502103" w:rsidRDefault="00502103" w:rsidP="00502103">
      <w:pPr>
        <w:spacing w:after="160" w:line="259" w:lineRule="auto"/>
      </w:pPr>
      <w:r>
        <w:br w:type="page"/>
      </w:r>
    </w:p>
    <w:p w14:paraId="31D704D5" w14:textId="35088EFA" w:rsidR="00DC26FE" w:rsidRDefault="00660D7B" w:rsidP="00DC5B01">
      <w:pPr>
        <w:pStyle w:val="Heading3"/>
      </w:pPr>
      <w:bookmarkStart w:id="48" w:name="_Toc206075588"/>
      <w:r>
        <w:lastRenderedPageBreak/>
        <w:t>Method</w:t>
      </w:r>
      <w:r w:rsidR="003E30E2">
        <w:t>s 5 &amp; 6</w:t>
      </w:r>
      <w:r>
        <w:t>: Housing Unit – Based Projection</w:t>
      </w:r>
      <w:bookmarkEnd w:id="48"/>
    </w:p>
    <w:p w14:paraId="2CFBD18B" w14:textId="521FDACC" w:rsidR="00660D7B" w:rsidRDefault="00660D7B" w:rsidP="00660D7B">
      <w:r>
        <w:t>The fifth method estimates future population based on housing data. It considers the number of total housing units, occupancy rates, and average household size to determine population projections. The formula used is</w:t>
      </w:r>
    </w:p>
    <w:p w14:paraId="196D5CD7" w14:textId="189B7FF4" w:rsidR="00660D7B" w:rsidRDefault="00660D7B" w:rsidP="00660D7B">
      <w:r>
        <w:t xml:space="preserve">Population = </w:t>
      </w:r>
      <w:r w:rsidR="00A038AD">
        <w:t>(T</w:t>
      </w:r>
      <w:r>
        <w:t xml:space="preserve">otal </w:t>
      </w:r>
      <w:r w:rsidR="00A038AD">
        <w:t>H</w:t>
      </w:r>
      <w:r>
        <w:t xml:space="preserve">ousing </w:t>
      </w:r>
      <w:r w:rsidR="00A038AD">
        <w:t>U</w:t>
      </w:r>
      <w:r>
        <w:t>nits</w:t>
      </w:r>
      <w:r w:rsidR="00A038AD">
        <w:t>)</w:t>
      </w:r>
      <w:r>
        <w:t xml:space="preserve"> x </w:t>
      </w:r>
      <w:r w:rsidR="00A038AD">
        <w:t>(O</w:t>
      </w:r>
      <w:r>
        <w:t>ccupancy</w:t>
      </w:r>
      <w:r w:rsidR="00A038AD">
        <w:t>)</w:t>
      </w:r>
      <w:r>
        <w:t xml:space="preserve"> </w:t>
      </w:r>
      <w:r w:rsidR="00A038AD">
        <w:t>R</w:t>
      </w:r>
      <w:r>
        <w:t xml:space="preserve">ate x </w:t>
      </w:r>
      <w:r w:rsidR="00A038AD">
        <w:t>(A</w:t>
      </w:r>
      <w:r>
        <w:t xml:space="preserve">verage </w:t>
      </w:r>
      <w:r w:rsidR="00A038AD">
        <w:t>H</w:t>
      </w:r>
      <w:r>
        <w:t xml:space="preserve">ousehold </w:t>
      </w:r>
      <w:r w:rsidR="00A038AD">
        <w:t>Si</w:t>
      </w:r>
      <w:r>
        <w:t>ze</w:t>
      </w:r>
      <w:r w:rsidR="00A038AD">
        <w:t>)</w:t>
      </w:r>
    </w:p>
    <w:p w14:paraId="4AE3DAAC" w14:textId="745E169A" w:rsidR="00660D7B" w:rsidRDefault="00660D7B" w:rsidP="00660D7B">
      <w:r>
        <w:t xml:space="preserve">To estimate the number of future housing units, historical data from WAOFM covering the period from </w:t>
      </w:r>
      <w:r w:rsidR="001D43FD">
        <w:t>1990</w:t>
      </w:r>
      <w:r>
        <w:t xml:space="preserve"> to 2024 was used, as well as the maximum number of potential new units possible based on the amount of vacant land and its current zoning requirements.</w:t>
      </w:r>
    </w:p>
    <w:p w14:paraId="274A0591" w14:textId="45F5FB39" w:rsidR="003E30E2" w:rsidRDefault="00660D7B" w:rsidP="00660D7B">
      <w:r>
        <w:t xml:space="preserve">The City of Tekoa currently has 260.5 acres of vacant parcels zones as Rural Residential, and 28.25 acres of vacant parcels zoned as Urban Residential. Per the city zoning code, Rural residential zoning can have up to 2.5 housing units/acre and Urban residential zoning can have up to 5 units per acre. Based on this density, and assuming it does not change over the planning period, the city has zoned land for 651 new rural residential units and 141 new urban residential units. This estimated vacant land does assume that some larger lots with vacant land on them end up subdivided to support the maximum density allowed by their zoning category. It should also be noted that the </w:t>
      </w:r>
      <w:r w:rsidR="00F67B8C">
        <w:t>city</w:t>
      </w:r>
      <w:r>
        <w:t xml:space="preserve"> does allow residential use of </w:t>
      </w:r>
      <w:r w:rsidR="00F67B8C">
        <w:t>c</w:t>
      </w:r>
      <w:r>
        <w:t xml:space="preserve">ommercially zoned parcels and that this was not </w:t>
      </w:r>
      <w:r w:rsidR="00F67B8C">
        <w:t>considered</w:t>
      </w:r>
      <w:r>
        <w:t xml:space="preserve"> in this analysis. </w:t>
      </w:r>
    </w:p>
    <w:p w14:paraId="07607AB2" w14:textId="77C93FFB" w:rsidR="00F67B8C" w:rsidRDefault="00F67B8C">
      <w:pPr>
        <w:pStyle w:val="Caption"/>
        <w:keepNext/>
        <w:pPrChange w:id="49" w:author="Sean McSherry" w:date="2025-05-30T09:37:00Z" w16du:dateUtc="2025-05-30T16:37:00Z">
          <w:pPr/>
        </w:pPrChange>
      </w:pPr>
      <w:r>
        <w:t xml:space="preserve">Table </w:t>
      </w:r>
      <w:r w:rsidR="000F703F">
        <w:fldChar w:fldCharType="begin"/>
      </w:r>
      <w:r w:rsidR="000F703F">
        <w:instrText xml:space="preserve"> STYLEREF 1 \s </w:instrText>
      </w:r>
      <w:r w:rsidR="000F703F">
        <w:fldChar w:fldCharType="separate"/>
      </w:r>
      <w:r w:rsidR="00EB04C0">
        <w:rPr>
          <w:noProof/>
        </w:rPr>
        <w:t>3</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3</w:t>
      </w:r>
      <w:r w:rsidR="000F703F">
        <w:fldChar w:fldCharType="end"/>
      </w:r>
      <w:r>
        <w:t>: Residential Zoning Summary</w:t>
      </w:r>
    </w:p>
    <w:p w14:paraId="4B6F7B85" w14:textId="2436722D" w:rsidR="00502103" w:rsidRDefault="003E30E2" w:rsidP="00660D7B">
      <w:r>
        <w:t xml:space="preserve">Method 5 assumes organic growth </w:t>
      </w:r>
      <w:r w:rsidR="00524257">
        <w:t xml:space="preserve">throughout the planning period and method 6 assumes that the city will max out its potential for new housing units during the planning period taking place in three </w:t>
      </w:r>
      <w:r w:rsidR="00291EF6">
        <w:t>6-year</w:t>
      </w:r>
      <w:r w:rsidR="00524257">
        <w:t xml:space="preserve"> cycles starting in 2027. Forecasting the number of housing units was done using the medium growth forecast from WAOFM. The average occupancy rate and household size over the last 10 years will be assumed as the occupancy rate and vacancy rate throughout the </w:t>
      </w:r>
      <w:proofErr w:type="gramStart"/>
      <w:r w:rsidR="00107EBA">
        <w:t>planning</w:t>
      </w:r>
      <w:proofErr w:type="gramEnd"/>
      <w:r w:rsidR="00107EBA">
        <w:t xml:space="preserve"> period. These values are </w:t>
      </w:r>
      <w:r w:rsidR="00D851C2">
        <w:t>87.42</w:t>
      </w:r>
      <w:r w:rsidR="00107EBA">
        <w:t>% and 2.</w:t>
      </w:r>
      <w:r w:rsidR="00D851C2">
        <w:t>38</w:t>
      </w:r>
      <w:r w:rsidR="00107EBA">
        <w:t xml:space="preserve"> people per household as illustrated in the </w:t>
      </w:r>
      <w:r w:rsidR="00227CDA">
        <w:t>figure below</w:t>
      </w:r>
      <w:r w:rsidR="00D851C2">
        <w:t>.</w:t>
      </w:r>
    </w:p>
    <w:p w14:paraId="12175577" w14:textId="1C85AE53" w:rsidR="003E30E2" w:rsidRDefault="00502103" w:rsidP="006C0CA1">
      <w:pPr>
        <w:spacing w:after="160" w:line="259" w:lineRule="auto"/>
      </w:pPr>
      <w:r>
        <w:br w:type="page"/>
      </w:r>
    </w:p>
    <w:p w14:paraId="6A9A4A20" w14:textId="342B5DA3" w:rsidR="00502103" w:rsidRPr="00502103" w:rsidRDefault="00502103" w:rsidP="00660D7B">
      <w:pPr>
        <w:rPr>
          <w:b/>
          <w:bCs/>
        </w:rPr>
      </w:pPr>
      <w:r w:rsidRPr="00502103">
        <w:rPr>
          <w:b/>
          <w:bCs/>
        </w:rPr>
        <w:lastRenderedPageBreak/>
        <w:t xml:space="preserve">Figure </w:t>
      </w:r>
      <w:r w:rsidRPr="00502103">
        <w:rPr>
          <w:b/>
          <w:bCs/>
        </w:rPr>
        <w:fldChar w:fldCharType="begin"/>
      </w:r>
      <w:r w:rsidRPr="00502103">
        <w:rPr>
          <w:b/>
          <w:bCs/>
        </w:rPr>
        <w:instrText xml:space="preserve"> SEQ Figure \* ARABIC </w:instrText>
      </w:r>
      <w:r w:rsidRPr="00502103">
        <w:rPr>
          <w:b/>
          <w:bCs/>
        </w:rPr>
        <w:fldChar w:fldCharType="separate"/>
      </w:r>
      <w:r w:rsidR="00EB04C0">
        <w:rPr>
          <w:b/>
          <w:bCs/>
          <w:noProof/>
        </w:rPr>
        <w:t>2</w:t>
      </w:r>
      <w:r w:rsidRPr="00502103">
        <w:rPr>
          <w:b/>
          <w:bCs/>
          <w:noProof/>
        </w:rPr>
        <w:fldChar w:fldCharType="end"/>
      </w:r>
      <w:r w:rsidRPr="00502103">
        <w:rPr>
          <w:b/>
          <w:bCs/>
        </w:rPr>
        <w:t>: Occupancy Rate and Average Household Size Trend</w:t>
      </w:r>
    </w:p>
    <w:p w14:paraId="1A43A549" w14:textId="37D4F5E8" w:rsidR="00D851C2" w:rsidRDefault="00D851C2">
      <w:pPr>
        <w:keepNext/>
        <w:pPrChange w:id="50" w:author="Sean McSherry" w:date="2025-05-30T10:36:00Z" w16du:dateUtc="2025-05-30T17:36:00Z">
          <w:pPr/>
        </w:pPrChange>
      </w:pPr>
      <w:r w:rsidRPr="00D851C2">
        <w:rPr>
          <w:noProof/>
        </w:rPr>
        <w:drawing>
          <wp:inline distT="0" distB="0" distL="0" distR="0" wp14:anchorId="74CD4176" wp14:editId="2C352765">
            <wp:extent cx="5600700" cy="4275132"/>
            <wp:effectExtent l="0" t="0" r="0" b="0"/>
            <wp:docPr id="668930657" name="Picture 1" descr="A graph of the average amount of 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8930657" name="Picture 1" descr="A graph of the average amount of age&#10;&#10;AI-generated content may be incorrect."/>
                    <pic:cNvPicPr/>
                  </pic:nvPicPr>
                  <pic:blipFill>
                    <a:blip r:embed="rId15"/>
                    <a:stretch>
                      <a:fillRect/>
                    </a:stretch>
                  </pic:blipFill>
                  <pic:spPr>
                    <a:xfrm>
                      <a:off x="0" y="0"/>
                      <a:ext cx="5609582" cy="4281911"/>
                    </a:xfrm>
                    <a:prstGeom prst="rect">
                      <a:avLst/>
                    </a:prstGeom>
                  </pic:spPr>
                </pic:pic>
              </a:graphicData>
            </a:graphic>
          </wp:inline>
        </w:drawing>
      </w:r>
    </w:p>
    <w:p w14:paraId="57B29EA8" w14:textId="002B9968" w:rsidR="003E30E2" w:rsidRDefault="00A63C92" w:rsidP="00A63C92">
      <w:pPr>
        <w:pStyle w:val="Heading4"/>
      </w:pPr>
      <w:r>
        <w:t>Method 5</w:t>
      </w:r>
      <w:r w:rsidR="00FB2D55">
        <w:t>A</w:t>
      </w:r>
      <w:r>
        <w:t>, Organic Growth of Housing units</w:t>
      </w:r>
    </w:p>
    <w:p w14:paraId="00C0BB71" w14:textId="39AC46AC" w:rsidR="00A63C92" w:rsidRDefault="00A63C92" w:rsidP="00A63C92">
      <w:r>
        <w:t>This method assumes that housing units will increase organically as Tekoa continues to grow according to its natural, socio-economic development trends. In this case, the projected population growth is based purely on historical housing data, occupancy rates, and average household sizes.</w:t>
      </w:r>
      <w:r w:rsidR="00FE2941">
        <w:t xml:space="preserve"> For 2030 the forecasted population is approximately ### people, and by 2045, it is projected to be around ### people</w:t>
      </w:r>
    </w:p>
    <w:p w14:paraId="5B31195B" w14:textId="427AEDAA" w:rsidR="00FE2941" w:rsidRDefault="00FE2941" w:rsidP="00FE2941">
      <w:pPr>
        <w:pStyle w:val="Heading4"/>
      </w:pPr>
      <w:r>
        <w:t xml:space="preserve">Method </w:t>
      </w:r>
      <w:r w:rsidR="00FB2D55">
        <w:t>5B</w:t>
      </w:r>
      <w:r>
        <w:t>, Max Buildout of Housing units</w:t>
      </w:r>
    </w:p>
    <w:p w14:paraId="652242A9" w14:textId="6372DB26" w:rsidR="00502103" w:rsidRDefault="00FE2941" w:rsidP="00FE2941">
      <w:r>
        <w:t>This method assumes that the City of Tekoa will be at maximum buildout at the end of the planning period</w:t>
      </w:r>
      <w:r w:rsidR="001D43FD">
        <w:t>, significantly increasing the number of housing units in Tekoa,</w:t>
      </w:r>
      <w:r>
        <w:t xml:space="preserve"> starting in 2027 and occurring in 3, 6-year cycles. The following table</w:t>
      </w:r>
      <w:r w:rsidR="00227CDA">
        <w:t xml:space="preserve"> and figure</w:t>
      </w:r>
      <w:r>
        <w:t xml:space="preserve"> </w:t>
      </w:r>
      <w:r w:rsidR="00227CDA">
        <w:t>summarize</w:t>
      </w:r>
      <w:r>
        <w:t xml:space="preserve"> the projected populations based on an organic growth scenario and a max buildout scenario</w:t>
      </w:r>
      <w:r w:rsidR="001D43FD">
        <w:t>.</w:t>
      </w:r>
    </w:p>
    <w:p w14:paraId="484E2D87" w14:textId="77777777" w:rsidR="00502103" w:rsidRDefault="00502103">
      <w:pPr>
        <w:spacing w:after="160" w:line="259" w:lineRule="auto"/>
      </w:pPr>
      <w:r>
        <w:br w:type="page"/>
      </w:r>
    </w:p>
    <w:p w14:paraId="272F70B7" w14:textId="159F693A" w:rsidR="00227CDA" w:rsidRPr="00502103" w:rsidRDefault="00227CDA" w:rsidP="00502103">
      <w:pPr>
        <w:pStyle w:val="Caption"/>
        <w:pPrChange w:id="51" w:author="Sean McSherry" w:date="2025-05-30T12:04:00Z" w16du:dateUtc="2025-05-30T19:04:00Z">
          <w:pPr/>
        </w:pPrChange>
      </w:pPr>
      <w:r w:rsidRPr="00502103">
        <w:lastRenderedPageBreak/>
        <w:t xml:space="preserve">Table </w:t>
      </w:r>
      <w:r w:rsidR="000F703F" w:rsidRPr="00502103">
        <w:fldChar w:fldCharType="begin"/>
      </w:r>
      <w:r w:rsidR="000F703F" w:rsidRPr="00502103">
        <w:instrText xml:space="preserve"> STYLEREF 1 \s </w:instrText>
      </w:r>
      <w:r w:rsidR="000F703F" w:rsidRPr="00502103">
        <w:fldChar w:fldCharType="separate"/>
      </w:r>
      <w:r w:rsidR="00EB04C0">
        <w:rPr>
          <w:b w:val="0"/>
          <w:iCs w:val="0"/>
          <w:noProof/>
        </w:rPr>
        <w:t>3</w:t>
      </w:r>
      <w:r w:rsidR="000F703F" w:rsidRPr="00502103">
        <w:fldChar w:fldCharType="end"/>
      </w:r>
      <w:r w:rsidR="000F703F" w:rsidRPr="00502103">
        <w:noBreakHyphen/>
      </w:r>
      <w:r w:rsidR="000F703F" w:rsidRPr="00502103">
        <w:fldChar w:fldCharType="begin"/>
      </w:r>
      <w:r w:rsidR="000F703F" w:rsidRPr="00502103">
        <w:instrText xml:space="preserve"> SEQ Table \* ARABIC \s 1 </w:instrText>
      </w:r>
      <w:r w:rsidR="000F703F" w:rsidRPr="00502103">
        <w:fldChar w:fldCharType="separate"/>
      </w:r>
      <w:r w:rsidR="00EB04C0">
        <w:rPr>
          <w:b w:val="0"/>
          <w:iCs w:val="0"/>
          <w:noProof/>
        </w:rPr>
        <w:t>4</w:t>
      </w:r>
      <w:r w:rsidR="000F703F" w:rsidRPr="00502103">
        <w:fldChar w:fldCharType="end"/>
      </w:r>
      <w:r w:rsidRPr="00502103">
        <w:t xml:space="preserve"> Tekoa Housing Growth Forecasts</w:t>
      </w:r>
    </w:p>
    <w:tbl>
      <w:tblPr>
        <w:tblStyle w:val="GridTable5Dark-Accent1"/>
        <w:tblW w:w="9265" w:type="dxa"/>
        <w:tblLayout w:type="fixed"/>
        <w:tblLook w:val="04A0" w:firstRow="1" w:lastRow="0" w:firstColumn="1" w:lastColumn="0" w:noHBand="0" w:noVBand="1"/>
      </w:tblPr>
      <w:tblGrid>
        <w:gridCol w:w="1075"/>
        <w:gridCol w:w="1890"/>
        <w:gridCol w:w="1980"/>
        <w:gridCol w:w="1980"/>
        <w:gridCol w:w="2340"/>
      </w:tblGrid>
      <w:tr w:rsidR="00395CAD" w14:paraId="6036820A" w14:textId="77777777" w:rsidTr="006C0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top w:val="single" w:sz="4" w:space="0" w:color="auto"/>
              <w:left w:val="single" w:sz="4" w:space="0" w:color="auto"/>
            </w:tcBorders>
          </w:tcPr>
          <w:p w14:paraId="4E9A44B5" w14:textId="3A69260C" w:rsidR="00227CDA" w:rsidRDefault="00227CDA" w:rsidP="00660D7B">
            <w:r>
              <w:t>Year</w:t>
            </w:r>
          </w:p>
        </w:tc>
        <w:tc>
          <w:tcPr>
            <w:tcW w:w="1890" w:type="dxa"/>
            <w:tcBorders>
              <w:top w:val="single" w:sz="4" w:space="0" w:color="auto"/>
            </w:tcBorders>
          </w:tcPr>
          <w:p w14:paraId="0F4AC054" w14:textId="2967BCE2"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5: Housing Units (Organic Growth)</w:t>
            </w:r>
          </w:p>
        </w:tc>
        <w:tc>
          <w:tcPr>
            <w:tcW w:w="1980" w:type="dxa"/>
            <w:tcBorders>
              <w:top w:val="single" w:sz="4" w:space="0" w:color="auto"/>
            </w:tcBorders>
          </w:tcPr>
          <w:p w14:paraId="41C1118F" w14:textId="1DB60BCB"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6: Housing Units (Max Build Out)</w:t>
            </w:r>
          </w:p>
        </w:tc>
        <w:tc>
          <w:tcPr>
            <w:tcW w:w="1980" w:type="dxa"/>
            <w:tcBorders>
              <w:top w:val="single" w:sz="4" w:space="0" w:color="auto"/>
            </w:tcBorders>
          </w:tcPr>
          <w:p w14:paraId="26CB79E3" w14:textId="4A39DEA3"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5: Projected Population (Organic Growth)</w:t>
            </w:r>
          </w:p>
        </w:tc>
        <w:tc>
          <w:tcPr>
            <w:tcW w:w="2340" w:type="dxa"/>
            <w:tcBorders>
              <w:top w:val="single" w:sz="4" w:space="0" w:color="auto"/>
              <w:right w:val="single" w:sz="4" w:space="0" w:color="auto"/>
            </w:tcBorders>
          </w:tcPr>
          <w:p w14:paraId="670FB242" w14:textId="7EC4EC58" w:rsidR="00227CDA" w:rsidRDefault="00227CDA" w:rsidP="00660D7B">
            <w:pPr>
              <w:cnfStyle w:val="100000000000" w:firstRow="1" w:lastRow="0" w:firstColumn="0" w:lastColumn="0" w:oddVBand="0" w:evenVBand="0" w:oddHBand="0" w:evenHBand="0" w:firstRowFirstColumn="0" w:firstRowLastColumn="0" w:lastRowFirstColumn="0" w:lastRowLastColumn="0"/>
            </w:pPr>
            <w:r>
              <w:t>Method 6: Projected Population (Max Build Out)</w:t>
            </w:r>
          </w:p>
        </w:tc>
      </w:tr>
      <w:tr w:rsidR="00395CAD" w14:paraId="0770B1B8" w14:textId="77777777" w:rsidTr="006C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single" w:sz="4" w:space="0" w:color="auto"/>
            </w:tcBorders>
          </w:tcPr>
          <w:p w14:paraId="2627A156" w14:textId="794241D3" w:rsidR="00227CDA" w:rsidRPr="00227CDA" w:rsidRDefault="00227CDA" w:rsidP="00660D7B">
            <w:pPr>
              <w:rPr>
                <w:b w:val="0"/>
                <w:bCs w:val="0"/>
                <w:rPrChange w:id="52" w:author="Sean McSherry" w:date="2025-05-30T12:02:00Z" w16du:dateUtc="2025-05-30T19:02:00Z">
                  <w:rPr/>
                </w:rPrChange>
              </w:rPr>
            </w:pPr>
            <w:r>
              <w:t>2030</w:t>
            </w:r>
          </w:p>
        </w:tc>
        <w:tc>
          <w:tcPr>
            <w:tcW w:w="1890" w:type="dxa"/>
          </w:tcPr>
          <w:p w14:paraId="596522B4" w14:textId="2DE68017" w:rsidR="00227CDA" w:rsidRDefault="00227CDA" w:rsidP="00660D7B">
            <w:pPr>
              <w:cnfStyle w:val="000000100000" w:firstRow="0" w:lastRow="0" w:firstColumn="0" w:lastColumn="0" w:oddVBand="0" w:evenVBand="0" w:oddHBand="1" w:evenHBand="0" w:firstRowFirstColumn="0" w:firstRowLastColumn="0" w:lastRowFirstColumn="0" w:lastRowLastColumn="0"/>
            </w:pPr>
            <w:r>
              <w:t>375</w:t>
            </w:r>
          </w:p>
        </w:tc>
        <w:tc>
          <w:tcPr>
            <w:tcW w:w="1980" w:type="dxa"/>
          </w:tcPr>
          <w:p w14:paraId="17F131A7" w14:textId="45FB0C0B" w:rsidR="00227CDA" w:rsidRDefault="00227CDA" w:rsidP="00660D7B">
            <w:pPr>
              <w:cnfStyle w:val="000000100000" w:firstRow="0" w:lastRow="0" w:firstColumn="0" w:lastColumn="0" w:oddVBand="0" w:evenVBand="0" w:oddHBand="1" w:evenHBand="0" w:firstRowFirstColumn="0" w:firstRowLastColumn="0" w:lastRowFirstColumn="0" w:lastRowLastColumn="0"/>
            </w:pPr>
            <w:r>
              <w:t>498</w:t>
            </w:r>
          </w:p>
        </w:tc>
        <w:tc>
          <w:tcPr>
            <w:tcW w:w="1980" w:type="dxa"/>
          </w:tcPr>
          <w:p w14:paraId="1B0A9A7A" w14:textId="7DA37380" w:rsidR="00227CDA" w:rsidRDefault="00227CDA" w:rsidP="00660D7B">
            <w:pPr>
              <w:cnfStyle w:val="000000100000" w:firstRow="0" w:lastRow="0" w:firstColumn="0" w:lastColumn="0" w:oddVBand="0" w:evenVBand="0" w:oddHBand="1" w:evenHBand="0" w:firstRowFirstColumn="0" w:firstRowLastColumn="0" w:lastRowFirstColumn="0" w:lastRowLastColumn="0"/>
            </w:pPr>
            <w:r>
              <w:t>833</w:t>
            </w:r>
          </w:p>
        </w:tc>
        <w:tc>
          <w:tcPr>
            <w:tcW w:w="2340" w:type="dxa"/>
            <w:tcBorders>
              <w:right w:val="single" w:sz="4" w:space="0" w:color="auto"/>
            </w:tcBorders>
          </w:tcPr>
          <w:p w14:paraId="00D506C0" w14:textId="00588ACA" w:rsidR="00227CDA" w:rsidRDefault="00227CDA" w:rsidP="00660D7B">
            <w:pPr>
              <w:cnfStyle w:val="000000100000" w:firstRow="0" w:lastRow="0" w:firstColumn="0" w:lastColumn="0" w:oddVBand="0" w:evenVBand="0" w:oddHBand="1" w:evenHBand="0" w:firstRowFirstColumn="0" w:firstRowLastColumn="0" w:lastRowFirstColumn="0" w:lastRowLastColumn="0"/>
            </w:pPr>
            <w:r>
              <w:t>1089</w:t>
            </w:r>
          </w:p>
        </w:tc>
      </w:tr>
      <w:tr w:rsidR="00A038AD" w14:paraId="4FA0259C" w14:textId="77777777" w:rsidTr="006C0CA1">
        <w:tc>
          <w:tcPr>
            <w:cnfStyle w:val="001000000000" w:firstRow="0" w:lastRow="0" w:firstColumn="1" w:lastColumn="0" w:oddVBand="0" w:evenVBand="0" w:oddHBand="0" w:evenHBand="0" w:firstRowFirstColumn="0" w:firstRowLastColumn="0" w:lastRowFirstColumn="0" w:lastRowLastColumn="0"/>
            <w:tcW w:w="1075" w:type="dxa"/>
            <w:tcBorders>
              <w:left w:val="single" w:sz="4" w:space="0" w:color="auto"/>
            </w:tcBorders>
          </w:tcPr>
          <w:p w14:paraId="095E9BA4" w14:textId="222D41C6" w:rsidR="00227CDA" w:rsidRDefault="00227CDA" w:rsidP="00660D7B">
            <w:r>
              <w:t>2035</w:t>
            </w:r>
          </w:p>
        </w:tc>
        <w:tc>
          <w:tcPr>
            <w:tcW w:w="1890" w:type="dxa"/>
          </w:tcPr>
          <w:p w14:paraId="0D859F9C" w14:textId="02E7590F" w:rsidR="00227CDA" w:rsidRDefault="00227CDA" w:rsidP="00660D7B">
            <w:pPr>
              <w:cnfStyle w:val="000000000000" w:firstRow="0" w:lastRow="0" w:firstColumn="0" w:lastColumn="0" w:oddVBand="0" w:evenVBand="0" w:oddHBand="0" w:evenHBand="0" w:firstRowFirstColumn="0" w:firstRowLastColumn="0" w:lastRowFirstColumn="0" w:lastRowLastColumn="0"/>
            </w:pPr>
            <w:r>
              <w:t>380</w:t>
            </w:r>
          </w:p>
        </w:tc>
        <w:tc>
          <w:tcPr>
            <w:tcW w:w="1980" w:type="dxa"/>
          </w:tcPr>
          <w:p w14:paraId="5A48E844" w14:textId="58C7B7EC" w:rsidR="00227CDA" w:rsidRDefault="00227CDA" w:rsidP="00660D7B">
            <w:pPr>
              <w:cnfStyle w:val="000000000000" w:firstRow="0" w:lastRow="0" w:firstColumn="0" w:lastColumn="0" w:oddVBand="0" w:evenVBand="0" w:oddHBand="0" w:evenHBand="0" w:firstRowFirstColumn="0" w:firstRowLastColumn="0" w:lastRowFirstColumn="0" w:lastRowLastColumn="0"/>
            </w:pPr>
            <w:r>
              <w:t>713</w:t>
            </w:r>
          </w:p>
        </w:tc>
        <w:tc>
          <w:tcPr>
            <w:tcW w:w="1980" w:type="dxa"/>
          </w:tcPr>
          <w:p w14:paraId="3A0370ED" w14:textId="7FA6BBA8" w:rsidR="00227CDA" w:rsidRDefault="00227CDA" w:rsidP="00660D7B">
            <w:pPr>
              <w:cnfStyle w:val="000000000000" w:firstRow="0" w:lastRow="0" w:firstColumn="0" w:lastColumn="0" w:oddVBand="0" w:evenVBand="0" w:oddHBand="0" w:evenHBand="0" w:firstRowFirstColumn="0" w:firstRowLastColumn="0" w:lastRowFirstColumn="0" w:lastRowLastColumn="0"/>
            </w:pPr>
            <w:r>
              <w:t>844</w:t>
            </w:r>
          </w:p>
        </w:tc>
        <w:tc>
          <w:tcPr>
            <w:tcW w:w="2340" w:type="dxa"/>
            <w:tcBorders>
              <w:right w:val="single" w:sz="4" w:space="0" w:color="auto"/>
            </w:tcBorders>
          </w:tcPr>
          <w:p w14:paraId="31100BC4" w14:textId="2B6D4277" w:rsidR="00227CDA" w:rsidRDefault="00227CDA" w:rsidP="00660D7B">
            <w:pPr>
              <w:cnfStyle w:val="000000000000" w:firstRow="0" w:lastRow="0" w:firstColumn="0" w:lastColumn="0" w:oddVBand="0" w:evenVBand="0" w:oddHBand="0" w:evenHBand="0" w:firstRowFirstColumn="0" w:firstRowLastColumn="0" w:lastRowFirstColumn="0" w:lastRowLastColumn="0"/>
            </w:pPr>
            <w:r>
              <w:t>1537</w:t>
            </w:r>
          </w:p>
        </w:tc>
      </w:tr>
      <w:tr w:rsidR="00395CAD" w14:paraId="3BC7CB53" w14:textId="77777777" w:rsidTr="006C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5" w:type="dxa"/>
            <w:tcBorders>
              <w:left w:val="single" w:sz="4" w:space="0" w:color="auto"/>
            </w:tcBorders>
          </w:tcPr>
          <w:p w14:paraId="4DCFAF7B" w14:textId="600498C2" w:rsidR="00227CDA" w:rsidRDefault="00227CDA" w:rsidP="00660D7B">
            <w:r>
              <w:t>2040</w:t>
            </w:r>
          </w:p>
        </w:tc>
        <w:tc>
          <w:tcPr>
            <w:tcW w:w="1890" w:type="dxa"/>
          </w:tcPr>
          <w:p w14:paraId="338BEB69" w14:textId="7C9E53C4" w:rsidR="00227CDA" w:rsidRDefault="00227CDA" w:rsidP="00660D7B">
            <w:pPr>
              <w:cnfStyle w:val="000000100000" w:firstRow="0" w:lastRow="0" w:firstColumn="0" w:lastColumn="0" w:oddVBand="0" w:evenVBand="0" w:oddHBand="1" w:evenHBand="0" w:firstRowFirstColumn="0" w:firstRowLastColumn="0" w:lastRowFirstColumn="0" w:lastRowLastColumn="0"/>
            </w:pPr>
            <w:r>
              <w:t>384</w:t>
            </w:r>
          </w:p>
        </w:tc>
        <w:tc>
          <w:tcPr>
            <w:tcW w:w="1980" w:type="dxa"/>
          </w:tcPr>
          <w:p w14:paraId="19D2D9F0" w14:textId="6B9C3F8F" w:rsidR="00227CDA" w:rsidRDefault="00227CDA" w:rsidP="00660D7B">
            <w:pPr>
              <w:cnfStyle w:val="000000100000" w:firstRow="0" w:lastRow="0" w:firstColumn="0" w:lastColumn="0" w:oddVBand="0" w:evenVBand="0" w:oddHBand="1" w:evenHBand="0" w:firstRowFirstColumn="0" w:firstRowLastColumn="0" w:lastRowFirstColumn="0" w:lastRowLastColumn="0"/>
            </w:pPr>
            <w:r>
              <w:t>928</w:t>
            </w:r>
          </w:p>
        </w:tc>
        <w:tc>
          <w:tcPr>
            <w:tcW w:w="1980" w:type="dxa"/>
          </w:tcPr>
          <w:p w14:paraId="48FF87E8" w14:textId="27752A42" w:rsidR="00227CDA" w:rsidRDefault="00227CDA" w:rsidP="00660D7B">
            <w:pPr>
              <w:cnfStyle w:val="000000100000" w:firstRow="0" w:lastRow="0" w:firstColumn="0" w:lastColumn="0" w:oddVBand="0" w:evenVBand="0" w:oddHBand="1" w:evenHBand="0" w:firstRowFirstColumn="0" w:firstRowLastColumn="0" w:lastRowFirstColumn="0" w:lastRowLastColumn="0"/>
            </w:pPr>
            <w:r>
              <w:t>853</w:t>
            </w:r>
          </w:p>
        </w:tc>
        <w:tc>
          <w:tcPr>
            <w:tcW w:w="2340" w:type="dxa"/>
            <w:tcBorders>
              <w:right w:val="single" w:sz="4" w:space="0" w:color="auto"/>
            </w:tcBorders>
          </w:tcPr>
          <w:p w14:paraId="0E0DA035" w14:textId="498CC6DF" w:rsidR="00227CDA" w:rsidRDefault="00227CDA" w:rsidP="00660D7B">
            <w:pPr>
              <w:cnfStyle w:val="000000100000" w:firstRow="0" w:lastRow="0" w:firstColumn="0" w:lastColumn="0" w:oddVBand="0" w:evenVBand="0" w:oddHBand="1" w:evenHBand="0" w:firstRowFirstColumn="0" w:firstRowLastColumn="0" w:lastRowFirstColumn="0" w:lastRowLastColumn="0"/>
            </w:pPr>
            <w:r>
              <w:t>1986</w:t>
            </w:r>
          </w:p>
        </w:tc>
      </w:tr>
      <w:tr w:rsidR="00A038AD" w14:paraId="5DC28C4D" w14:textId="77777777" w:rsidTr="006C0CA1">
        <w:tc>
          <w:tcPr>
            <w:cnfStyle w:val="001000000000" w:firstRow="0" w:lastRow="0" w:firstColumn="1" w:lastColumn="0" w:oddVBand="0" w:evenVBand="0" w:oddHBand="0" w:evenHBand="0" w:firstRowFirstColumn="0" w:firstRowLastColumn="0" w:lastRowFirstColumn="0" w:lastRowLastColumn="0"/>
            <w:tcW w:w="1075" w:type="dxa"/>
            <w:tcBorders>
              <w:left w:val="single" w:sz="4" w:space="0" w:color="auto"/>
              <w:bottom w:val="single" w:sz="4" w:space="0" w:color="auto"/>
            </w:tcBorders>
          </w:tcPr>
          <w:p w14:paraId="7AD00039" w14:textId="45A68210" w:rsidR="00227CDA" w:rsidRDefault="00227CDA" w:rsidP="00660D7B">
            <w:r>
              <w:t>2045</w:t>
            </w:r>
          </w:p>
        </w:tc>
        <w:tc>
          <w:tcPr>
            <w:tcW w:w="1890" w:type="dxa"/>
            <w:tcBorders>
              <w:bottom w:val="single" w:sz="4" w:space="0" w:color="auto"/>
            </w:tcBorders>
          </w:tcPr>
          <w:p w14:paraId="18A57914" w14:textId="63D25599" w:rsidR="00227CDA" w:rsidRDefault="00227CDA" w:rsidP="00660D7B">
            <w:pPr>
              <w:cnfStyle w:val="000000000000" w:firstRow="0" w:lastRow="0" w:firstColumn="0" w:lastColumn="0" w:oddVBand="0" w:evenVBand="0" w:oddHBand="0" w:evenHBand="0" w:firstRowFirstColumn="0" w:firstRowLastColumn="0" w:lastRowFirstColumn="0" w:lastRowLastColumn="0"/>
            </w:pPr>
            <w:r>
              <w:t>387</w:t>
            </w:r>
          </w:p>
        </w:tc>
        <w:tc>
          <w:tcPr>
            <w:tcW w:w="1980" w:type="dxa"/>
            <w:tcBorders>
              <w:bottom w:val="single" w:sz="4" w:space="0" w:color="auto"/>
            </w:tcBorders>
          </w:tcPr>
          <w:p w14:paraId="1F22BD2C" w14:textId="270C5CE5" w:rsidR="00227CDA" w:rsidRDefault="00227CDA" w:rsidP="00660D7B">
            <w:pPr>
              <w:cnfStyle w:val="000000000000" w:firstRow="0" w:lastRow="0" w:firstColumn="0" w:lastColumn="0" w:oddVBand="0" w:evenVBand="0" w:oddHBand="0" w:evenHBand="0" w:firstRowFirstColumn="0" w:firstRowLastColumn="0" w:lastRowFirstColumn="0" w:lastRowLastColumn="0"/>
            </w:pPr>
            <w:r>
              <w:t>1143</w:t>
            </w:r>
          </w:p>
        </w:tc>
        <w:tc>
          <w:tcPr>
            <w:tcW w:w="1980" w:type="dxa"/>
            <w:tcBorders>
              <w:bottom w:val="single" w:sz="4" w:space="0" w:color="auto"/>
            </w:tcBorders>
          </w:tcPr>
          <w:p w14:paraId="12C010B6" w14:textId="5E2723F7" w:rsidR="00227CDA" w:rsidRDefault="00227CDA" w:rsidP="00660D7B">
            <w:pPr>
              <w:cnfStyle w:val="000000000000" w:firstRow="0" w:lastRow="0" w:firstColumn="0" w:lastColumn="0" w:oddVBand="0" w:evenVBand="0" w:oddHBand="0" w:evenHBand="0" w:firstRowFirstColumn="0" w:firstRowLastColumn="0" w:lastRowFirstColumn="0" w:lastRowLastColumn="0"/>
            </w:pPr>
            <w:r>
              <w:t>860</w:t>
            </w:r>
          </w:p>
        </w:tc>
        <w:tc>
          <w:tcPr>
            <w:tcW w:w="2340" w:type="dxa"/>
            <w:tcBorders>
              <w:bottom w:val="single" w:sz="4" w:space="0" w:color="auto"/>
              <w:right w:val="single" w:sz="4" w:space="0" w:color="auto"/>
            </w:tcBorders>
          </w:tcPr>
          <w:p w14:paraId="6D4DD3C8" w14:textId="71ADE139" w:rsidR="00227CDA" w:rsidRDefault="00227CDA" w:rsidP="00660D7B">
            <w:pPr>
              <w:cnfStyle w:val="000000000000" w:firstRow="0" w:lastRow="0" w:firstColumn="0" w:lastColumn="0" w:oddVBand="0" w:evenVBand="0" w:oddHBand="0" w:evenHBand="0" w:firstRowFirstColumn="0" w:firstRowLastColumn="0" w:lastRowFirstColumn="0" w:lastRowLastColumn="0"/>
            </w:pPr>
            <w:r>
              <w:t>2433</w:t>
            </w:r>
          </w:p>
        </w:tc>
      </w:tr>
    </w:tbl>
    <w:p w14:paraId="44A7CC7C" w14:textId="77777777" w:rsidR="00502103" w:rsidRDefault="00502103" w:rsidP="00502103">
      <w:pPr>
        <w:pStyle w:val="Caption"/>
      </w:pPr>
    </w:p>
    <w:p w14:paraId="6C8E8653" w14:textId="77777777" w:rsidR="00502103" w:rsidRPr="00502103" w:rsidRDefault="00502103" w:rsidP="00502103"/>
    <w:p w14:paraId="4970BD4F" w14:textId="25332E36" w:rsidR="00502103" w:rsidRDefault="00502103" w:rsidP="00502103">
      <w:pPr>
        <w:pStyle w:val="Caption"/>
      </w:pPr>
      <w:r>
        <w:t xml:space="preserve">Figure </w:t>
      </w:r>
      <w:r>
        <w:fldChar w:fldCharType="begin"/>
      </w:r>
      <w:r>
        <w:instrText xml:space="preserve"> SEQ Figure \* ARABIC </w:instrText>
      </w:r>
      <w:r>
        <w:fldChar w:fldCharType="separate"/>
      </w:r>
      <w:r w:rsidR="00EB04C0">
        <w:rPr>
          <w:noProof/>
        </w:rPr>
        <w:t>3</w:t>
      </w:r>
      <w:r>
        <w:rPr>
          <w:noProof/>
        </w:rPr>
        <w:fldChar w:fldCharType="end"/>
      </w:r>
      <w:r>
        <w:t>: Tekoa Historic Housing Trends and Forecast Housing Units</w:t>
      </w:r>
    </w:p>
    <w:p w14:paraId="3243C368" w14:textId="77777777" w:rsidR="00502103" w:rsidRDefault="00227CDA" w:rsidP="00502103">
      <w:r w:rsidRPr="00227CDA">
        <w:rPr>
          <w:noProof/>
        </w:rPr>
        <w:drawing>
          <wp:inline distT="0" distB="0" distL="0" distR="0" wp14:anchorId="6AD878BB" wp14:editId="37F17552">
            <wp:extent cx="5628005" cy="3438525"/>
            <wp:effectExtent l="0" t="0" r="0" b="9525"/>
            <wp:docPr id="1042479713" name="Picture 1" descr="A graph showing a number of hous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479713" name="Picture 1" descr="A graph showing a number of houses&#10;&#10;AI-generated content may be incorrect."/>
                    <pic:cNvPicPr/>
                  </pic:nvPicPr>
                  <pic:blipFill>
                    <a:blip r:embed="rId16">
                      <a:extLst>
                        <a:ext uri="{28A0092B-C50C-407E-A947-70E740481C1C}">
                          <a14:useLocalDpi xmlns:a14="http://schemas.microsoft.com/office/drawing/2010/main" val="0"/>
                        </a:ext>
                      </a:extLst>
                    </a:blip>
                    <a:stretch>
                      <a:fillRect/>
                    </a:stretch>
                  </pic:blipFill>
                  <pic:spPr>
                    <a:xfrm>
                      <a:off x="0" y="0"/>
                      <a:ext cx="5628005" cy="3438525"/>
                    </a:xfrm>
                    <a:prstGeom prst="rect">
                      <a:avLst/>
                    </a:prstGeom>
                  </pic:spPr>
                </pic:pic>
              </a:graphicData>
            </a:graphic>
          </wp:inline>
        </w:drawing>
      </w:r>
    </w:p>
    <w:p w14:paraId="0F022A0D" w14:textId="4D402E79" w:rsidR="00A038AD" w:rsidRPr="00A038AD" w:rsidRDefault="00502103" w:rsidP="00502103">
      <w:r>
        <w:br w:type="page"/>
      </w:r>
    </w:p>
    <w:p w14:paraId="20E1272A" w14:textId="051490A0" w:rsidR="00DC26FE" w:rsidRDefault="00DC26FE" w:rsidP="00DC26FE">
      <w:pPr>
        <w:pStyle w:val="Heading2"/>
      </w:pPr>
      <w:bookmarkStart w:id="53" w:name="_Toc206075589"/>
      <w:r>
        <w:lastRenderedPageBreak/>
        <w:t>Summary</w:t>
      </w:r>
      <w:bookmarkEnd w:id="53"/>
    </w:p>
    <w:p w14:paraId="487B794C" w14:textId="5AA0C2C3" w:rsidR="00DC26FE" w:rsidRDefault="00DC26FE" w:rsidP="00FB2D55">
      <w:pPr>
        <w:spacing w:after="160" w:line="259" w:lineRule="auto"/>
      </w:pPr>
      <w:r>
        <w:t xml:space="preserve">The population projection study for the City of Tekoa utilized </w:t>
      </w:r>
      <w:del w:id="54" w:author="Sean McSherry" w:date="2025-05-29T17:27:00Z" w16du:dateUtc="2025-05-30T00:27:00Z">
        <w:r w:rsidDel="00672434">
          <w:delText xml:space="preserve">three </w:delText>
        </w:r>
      </w:del>
      <w:r w:rsidR="00227CDA">
        <w:t>six</w:t>
      </w:r>
      <w:r w:rsidR="00672434">
        <w:t xml:space="preserve"> </w:t>
      </w:r>
      <w:r>
        <w:t>different models based on historical population trends to support long term infrastructure planning. The first method</w:t>
      </w:r>
      <w:r w:rsidR="00672434">
        <w:t xml:space="preserve"> strictly looked at WAOFM’s growth projection for Whitman county, the second</w:t>
      </w:r>
      <w:r>
        <w:t xml:space="preserve"> used strictly decennial census data from WAOFM from 1990 to present, the </w:t>
      </w:r>
      <w:ins w:id="55" w:author="Sean McSherry" w:date="2025-05-29T17:28:00Z" w16du:dateUtc="2025-05-30T00:28:00Z">
        <w:r w:rsidR="00672434">
          <w:t xml:space="preserve">third </w:t>
        </w:r>
      </w:ins>
      <w:r>
        <w:t xml:space="preserve">method included intercensal data from WAOFM from 2009 to present, </w:t>
      </w:r>
      <w:del w:id="56" w:author="Sean McSherry" w:date="2025-05-29T17:28:00Z" w16du:dateUtc="2025-05-30T00:28:00Z">
        <w:r w:rsidDel="00672434">
          <w:delText xml:space="preserve">and </w:delText>
        </w:r>
      </w:del>
      <w:r>
        <w:t xml:space="preserve">the </w:t>
      </w:r>
      <w:del w:id="57" w:author="Sean McSherry" w:date="2025-05-29T17:28:00Z" w16du:dateUtc="2025-05-30T00:28:00Z">
        <w:r w:rsidDel="00672434">
          <w:delText xml:space="preserve">third </w:delText>
        </w:r>
      </w:del>
      <w:ins w:id="58" w:author="Sean McSherry" w:date="2025-05-29T17:28:00Z" w16du:dateUtc="2025-05-30T00:28:00Z">
        <w:r w:rsidR="00672434">
          <w:t xml:space="preserve">fourth </w:t>
        </w:r>
      </w:ins>
      <w:r>
        <w:t>method used censual data from 1970-present</w:t>
      </w:r>
      <w:r w:rsidR="00672434">
        <w:t>, and the fifth method looked at the available zoned land and how many new housing units could be built under the current zoning</w:t>
      </w:r>
      <w:r>
        <w:t xml:space="preserve">. The </w:t>
      </w:r>
      <w:r w:rsidR="00672434">
        <w:t xml:space="preserve">second </w:t>
      </w:r>
      <w:r>
        <w:t xml:space="preserve">two </w:t>
      </w:r>
      <w:r w:rsidR="00672434">
        <w:t xml:space="preserve">methods </w:t>
      </w:r>
      <w:del w:id="59" w:author="Sean McSherry" w:date="2025-05-30T10:56:00Z" w16du:dateUtc="2025-05-30T17:56:00Z">
        <w:r w:rsidDel="00FE2941">
          <w:delText>compared</w:delText>
        </w:r>
      </w:del>
      <w:r w:rsidR="00FE2941">
        <w:t>compare</w:t>
      </w:r>
      <w:r>
        <w:t xml:space="preserve"> how the population trended in comparison to Whitman County’s projected growth percentages and the </w:t>
      </w:r>
      <w:r w:rsidR="00672434">
        <w:t xml:space="preserve">fourth </w:t>
      </w:r>
      <w:r>
        <w:t xml:space="preserve">compared it to Spokane County’s projected growth percentages due to its proximity to the Spokane/Whitman County Line. </w:t>
      </w:r>
      <w:r w:rsidR="003E30E2">
        <w:t xml:space="preserve">The fifth method looked at historical housing data with organic growth and the sixth method looked at historical housing data with a full buildout of the city. </w:t>
      </w:r>
      <w:r>
        <w:t xml:space="preserve">All </w:t>
      </w:r>
      <w:del w:id="60" w:author="Sean McSherry" w:date="2025-05-29T17:29:00Z" w16du:dateUtc="2025-05-30T00:29:00Z">
        <w:r w:rsidDel="00672434">
          <w:delText xml:space="preserve">three </w:delText>
        </w:r>
      </w:del>
      <w:ins w:id="61" w:author="Sean McSherry" w:date="2025-05-30T10:08:00Z" w16du:dateUtc="2025-05-30T17:08:00Z">
        <w:r w:rsidR="003E30E2">
          <w:t>six</w:t>
        </w:r>
      </w:ins>
      <w:ins w:id="62" w:author="Sean McSherry" w:date="2025-05-29T17:29:00Z" w16du:dateUtc="2025-05-30T00:29:00Z">
        <w:r w:rsidR="00672434">
          <w:t xml:space="preserve"> </w:t>
        </w:r>
      </w:ins>
      <w:r>
        <w:t xml:space="preserve">approaches provide a data-driven estimate of future population based on observed demographic shifts over time. </w:t>
      </w:r>
    </w:p>
    <w:tbl>
      <w:tblPr>
        <w:tblStyle w:val="GridTable5Dark-Accent1"/>
        <w:tblW w:w="0" w:type="auto"/>
        <w:tblLook w:val="04A0" w:firstRow="1" w:lastRow="0" w:firstColumn="1" w:lastColumn="0" w:noHBand="0" w:noVBand="1"/>
      </w:tblPr>
      <w:tblGrid>
        <w:gridCol w:w="3235"/>
        <w:gridCol w:w="900"/>
        <w:gridCol w:w="900"/>
        <w:gridCol w:w="1160"/>
        <w:gridCol w:w="3155"/>
      </w:tblGrid>
      <w:tr w:rsidR="00FB2D55" w:rsidRPr="00FB2D55" w14:paraId="65D28F65" w14:textId="77777777" w:rsidTr="006C0CA1">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top w:val="single" w:sz="4" w:space="0" w:color="auto"/>
              <w:left w:val="single" w:sz="4" w:space="0" w:color="auto"/>
            </w:tcBorders>
            <w:hideMark/>
          </w:tcPr>
          <w:p w14:paraId="5F7DCB32" w14:textId="77777777" w:rsidR="00FB2D55" w:rsidRPr="00FB2D55" w:rsidRDefault="00FB2D55" w:rsidP="00FB2D55">
            <w:pPr>
              <w:spacing w:after="160" w:line="259" w:lineRule="auto"/>
            </w:pPr>
            <w:r w:rsidRPr="00FB2D55">
              <w:t>Method</w:t>
            </w:r>
          </w:p>
        </w:tc>
        <w:tc>
          <w:tcPr>
            <w:tcW w:w="900" w:type="dxa"/>
            <w:tcBorders>
              <w:top w:val="single" w:sz="4" w:space="0" w:color="auto"/>
            </w:tcBorders>
            <w:hideMark/>
          </w:tcPr>
          <w:p w14:paraId="77E93199" w14:textId="77777777" w:rsidR="00FB2D55" w:rsidRPr="00FB2D55" w:rsidRDefault="00FB2D55" w:rsidP="00FB2D55">
            <w:pPr>
              <w:spacing w:after="160" w:line="259" w:lineRule="auto"/>
              <w:cnfStyle w:val="100000000000" w:firstRow="1" w:lastRow="0" w:firstColumn="0" w:lastColumn="0" w:oddVBand="0" w:evenVBand="0" w:oddHBand="0" w:evenHBand="0" w:firstRowFirstColumn="0" w:firstRowLastColumn="0" w:lastRowFirstColumn="0" w:lastRowLastColumn="0"/>
            </w:pPr>
            <w:r w:rsidRPr="00FB2D55">
              <w:t>2030</w:t>
            </w:r>
          </w:p>
        </w:tc>
        <w:tc>
          <w:tcPr>
            <w:tcW w:w="900" w:type="dxa"/>
            <w:tcBorders>
              <w:top w:val="single" w:sz="4" w:space="0" w:color="auto"/>
            </w:tcBorders>
            <w:hideMark/>
          </w:tcPr>
          <w:p w14:paraId="4820C520" w14:textId="77777777" w:rsidR="00FB2D55" w:rsidRPr="00FB2D55" w:rsidRDefault="00FB2D55" w:rsidP="00FB2D55">
            <w:pPr>
              <w:spacing w:after="160" w:line="259" w:lineRule="auto"/>
              <w:cnfStyle w:val="100000000000" w:firstRow="1" w:lastRow="0" w:firstColumn="0" w:lastColumn="0" w:oddVBand="0" w:evenVBand="0" w:oddHBand="0" w:evenHBand="0" w:firstRowFirstColumn="0" w:firstRowLastColumn="0" w:lastRowFirstColumn="0" w:lastRowLastColumn="0"/>
            </w:pPr>
            <w:r w:rsidRPr="00FB2D55">
              <w:t>2045</w:t>
            </w:r>
          </w:p>
        </w:tc>
        <w:tc>
          <w:tcPr>
            <w:tcW w:w="1160" w:type="dxa"/>
            <w:tcBorders>
              <w:top w:val="single" w:sz="4" w:space="0" w:color="auto"/>
            </w:tcBorders>
            <w:hideMark/>
          </w:tcPr>
          <w:p w14:paraId="2C3730EC" w14:textId="77777777" w:rsidR="00FB2D55" w:rsidRPr="00FB2D55" w:rsidRDefault="00FB2D55" w:rsidP="00FB2D55">
            <w:pPr>
              <w:spacing w:after="160" w:line="259" w:lineRule="auto"/>
              <w:cnfStyle w:val="100000000000" w:firstRow="1" w:lastRow="0" w:firstColumn="0" w:lastColumn="0" w:oddVBand="0" w:evenVBand="0" w:oddHBand="0" w:evenHBand="0" w:firstRowFirstColumn="0" w:firstRowLastColumn="0" w:lastRowFirstColumn="0" w:lastRowLastColumn="0"/>
            </w:pPr>
            <w:r w:rsidRPr="00FB2D55">
              <w:t>Use in Design?</w:t>
            </w:r>
          </w:p>
        </w:tc>
        <w:tc>
          <w:tcPr>
            <w:tcW w:w="0" w:type="auto"/>
            <w:tcBorders>
              <w:top w:val="single" w:sz="4" w:space="0" w:color="auto"/>
              <w:right w:val="single" w:sz="4" w:space="0" w:color="auto"/>
            </w:tcBorders>
            <w:hideMark/>
          </w:tcPr>
          <w:p w14:paraId="5C5C8E79" w14:textId="77777777" w:rsidR="00FB2D55" w:rsidRPr="00FB2D55" w:rsidRDefault="00FB2D55" w:rsidP="00FB2D55">
            <w:pPr>
              <w:spacing w:after="160" w:line="259" w:lineRule="auto"/>
              <w:cnfStyle w:val="100000000000" w:firstRow="1" w:lastRow="0" w:firstColumn="0" w:lastColumn="0" w:oddVBand="0" w:evenVBand="0" w:oddHBand="0" w:evenHBand="0" w:firstRowFirstColumn="0" w:firstRowLastColumn="0" w:lastRowFirstColumn="0" w:lastRowLastColumn="0"/>
            </w:pPr>
            <w:r w:rsidRPr="00FB2D55">
              <w:t>Rationale</w:t>
            </w:r>
          </w:p>
        </w:tc>
      </w:tr>
      <w:tr w:rsidR="00FB2D55" w:rsidRPr="00FB2D55" w14:paraId="203D003A" w14:textId="77777777" w:rsidTr="006C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tcBorders>
            <w:hideMark/>
          </w:tcPr>
          <w:p w14:paraId="59D414EB" w14:textId="77777777" w:rsidR="00FB2D55" w:rsidRPr="00FB2D55" w:rsidRDefault="00FB2D55" w:rsidP="00FB2D55">
            <w:pPr>
              <w:spacing w:after="160" w:line="259" w:lineRule="auto"/>
            </w:pPr>
            <w:r w:rsidRPr="00FB2D55">
              <w:t>M1—OFM County Medium</w:t>
            </w:r>
          </w:p>
        </w:tc>
        <w:tc>
          <w:tcPr>
            <w:tcW w:w="900" w:type="dxa"/>
            <w:hideMark/>
          </w:tcPr>
          <w:p w14:paraId="3833658C"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832</w:t>
            </w:r>
          </w:p>
        </w:tc>
        <w:tc>
          <w:tcPr>
            <w:tcW w:w="900" w:type="dxa"/>
            <w:hideMark/>
          </w:tcPr>
          <w:p w14:paraId="26CB6E19"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860</w:t>
            </w:r>
          </w:p>
        </w:tc>
        <w:tc>
          <w:tcPr>
            <w:tcW w:w="1160" w:type="dxa"/>
            <w:hideMark/>
          </w:tcPr>
          <w:p w14:paraId="654B7E6F" w14:textId="77777777" w:rsidR="00FB2D55" w:rsidRPr="00FB2D55" w:rsidRDefault="00FB2D55" w:rsidP="00FB2D5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B2D55">
              <w:rPr>
                <w:rFonts w:ascii="Segoe UI Symbol" w:hAnsi="Segoe UI Symbol" w:cs="Segoe UI Symbol"/>
              </w:rPr>
              <w:t>✓</w:t>
            </w:r>
          </w:p>
        </w:tc>
        <w:tc>
          <w:tcPr>
            <w:tcW w:w="0" w:type="auto"/>
            <w:tcBorders>
              <w:right w:val="single" w:sz="4" w:space="0" w:color="auto"/>
            </w:tcBorders>
            <w:hideMark/>
          </w:tcPr>
          <w:p w14:paraId="1C3E61DC"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State-anchored, conservative</w:t>
            </w:r>
          </w:p>
        </w:tc>
      </w:tr>
      <w:tr w:rsidR="00FB2D55" w:rsidRPr="00FB2D55" w14:paraId="13ECFF0E" w14:textId="77777777" w:rsidTr="006C0CA1">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tcBorders>
            <w:hideMark/>
          </w:tcPr>
          <w:p w14:paraId="5F3E7999" w14:textId="77777777" w:rsidR="00FB2D55" w:rsidRPr="00FB2D55" w:rsidRDefault="00FB2D55" w:rsidP="00FB2D55">
            <w:pPr>
              <w:spacing w:after="160" w:line="259" w:lineRule="auto"/>
            </w:pPr>
            <w:r w:rsidRPr="00FB2D55">
              <w:t>M2—Decennial (1990–2024)</w:t>
            </w:r>
          </w:p>
        </w:tc>
        <w:tc>
          <w:tcPr>
            <w:tcW w:w="900" w:type="dxa"/>
            <w:hideMark/>
          </w:tcPr>
          <w:p w14:paraId="7ACBDC30"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830</w:t>
            </w:r>
          </w:p>
        </w:tc>
        <w:tc>
          <w:tcPr>
            <w:tcW w:w="900" w:type="dxa"/>
            <w:hideMark/>
          </w:tcPr>
          <w:p w14:paraId="79CB1612"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852</w:t>
            </w:r>
          </w:p>
        </w:tc>
        <w:tc>
          <w:tcPr>
            <w:tcW w:w="1160" w:type="dxa"/>
            <w:hideMark/>
          </w:tcPr>
          <w:p w14:paraId="7F1A9B75" w14:textId="77777777" w:rsidR="00FB2D55" w:rsidRPr="00FB2D55" w:rsidRDefault="00FB2D55" w:rsidP="00FB2D5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B2D55">
              <w:rPr>
                <w:rFonts w:ascii="Segoe UI Symbol" w:hAnsi="Segoe UI Symbol" w:cs="Segoe UI Symbol"/>
              </w:rPr>
              <w:t>✓</w:t>
            </w:r>
          </w:p>
        </w:tc>
        <w:tc>
          <w:tcPr>
            <w:tcW w:w="0" w:type="auto"/>
            <w:tcBorders>
              <w:right w:val="single" w:sz="4" w:space="0" w:color="auto"/>
            </w:tcBorders>
            <w:hideMark/>
          </w:tcPr>
          <w:p w14:paraId="3ACADF80"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Long-term continuity; aligns with M1</w:t>
            </w:r>
          </w:p>
        </w:tc>
      </w:tr>
      <w:tr w:rsidR="00FB2D55" w:rsidRPr="00FB2D55" w14:paraId="183FA195" w14:textId="77777777" w:rsidTr="006C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tcBorders>
            <w:hideMark/>
          </w:tcPr>
          <w:p w14:paraId="06016F7E" w14:textId="77777777" w:rsidR="00FB2D55" w:rsidRPr="00FB2D55" w:rsidRDefault="00FB2D55" w:rsidP="00FB2D55">
            <w:pPr>
              <w:spacing w:after="160" w:line="259" w:lineRule="auto"/>
            </w:pPr>
            <w:r w:rsidRPr="00FB2D55">
              <w:t>M3—Intercensal (2009–2024)</w:t>
            </w:r>
          </w:p>
        </w:tc>
        <w:tc>
          <w:tcPr>
            <w:tcW w:w="900" w:type="dxa"/>
            <w:hideMark/>
          </w:tcPr>
          <w:p w14:paraId="001ED91E"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832</w:t>
            </w:r>
          </w:p>
        </w:tc>
        <w:tc>
          <w:tcPr>
            <w:tcW w:w="900" w:type="dxa"/>
            <w:hideMark/>
          </w:tcPr>
          <w:p w14:paraId="3A7C0B0C"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866</w:t>
            </w:r>
          </w:p>
        </w:tc>
        <w:tc>
          <w:tcPr>
            <w:tcW w:w="1160" w:type="dxa"/>
            <w:hideMark/>
          </w:tcPr>
          <w:p w14:paraId="43C09936" w14:textId="59A50CE9" w:rsidR="00FB2D55" w:rsidRPr="00FB2D55" w:rsidRDefault="00FB2D55" w:rsidP="00FB2D5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B2D55">
              <w:rPr>
                <w:rFonts w:ascii="Segoe UI Symbol" w:hAnsi="Segoe UI Symbol" w:cs="Segoe UI Symbol"/>
              </w:rPr>
              <w:t>✓</w:t>
            </w:r>
          </w:p>
        </w:tc>
        <w:tc>
          <w:tcPr>
            <w:tcW w:w="0" w:type="auto"/>
            <w:tcBorders>
              <w:right w:val="single" w:sz="4" w:space="0" w:color="auto"/>
            </w:tcBorders>
            <w:hideMark/>
          </w:tcPr>
          <w:p w14:paraId="4EC28A47"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Most recent; best fit among Tekoa-only</w:t>
            </w:r>
          </w:p>
        </w:tc>
      </w:tr>
      <w:tr w:rsidR="00FB2D55" w:rsidRPr="00FB2D55" w14:paraId="4302C315" w14:textId="77777777" w:rsidTr="006C0CA1">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tcBorders>
            <w:hideMark/>
          </w:tcPr>
          <w:p w14:paraId="5C269829" w14:textId="77777777" w:rsidR="00FB2D55" w:rsidRPr="00FB2D55" w:rsidRDefault="00FB2D55" w:rsidP="00FB2D55">
            <w:pPr>
              <w:spacing w:after="160" w:line="259" w:lineRule="auto"/>
            </w:pPr>
            <w:r w:rsidRPr="00FB2D55">
              <w:t>M4—Spokane non-MSA (quad)</w:t>
            </w:r>
          </w:p>
        </w:tc>
        <w:tc>
          <w:tcPr>
            <w:tcW w:w="900" w:type="dxa"/>
            <w:hideMark/>
          </w:tcPr>
          <w:p w14:paraId="4FA83E3A"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823</w:t>
            </w:r>
          </w:p>
        </w:tc>
        <w:tc>
          <w:tcPr>
            <w:tcW w:w="900" w:type="dxa"/>
            <w:hideMark/>
          </w:tcPr>
          <w:p w14:paraId="04680F0A"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866</w:t>
            </w:r>
          </w:p>
        </w:tc>
        <w:tc>
          <w:tcPr>
            <w:tcW w:w="1160" w:type="dxa"/>
            <w:hideMark/>
          </w:tcPr>
          <w:p w14:paraId="2715AF8D" w14:textId="77777777" w:rsidR="00FB2D55" w:rsidRPr="00FB2D55" w:rsidRDefault="00FB2D55" w:rsidP="00FB2D55">
            <w:pPr>
              <w:spacing w:after="160" w:line="259" w:lineRule="auto"/>
              <w:jc w:val="center"/>
              <w:cnfStyle w:val="000000000000" w:firstRow="0" w:lastRow="0" w:firstColumn="0" w:lastColumn="0" w:oddVBand="0" w:evenVBand="0" w:oddHBand="0" w:evenHBand="0" w:firstRowFirstColumn="0" w:firstRowLastColumn="0" w:lastRowFirstColumn="0" w:lastRowLastColumn="0"/>
            </w:pPr>
            <w:r w:rsidRPr="00FB2D55">
              <w:rPr>
                <w:rFonts w:ascii="Segoe UI Symbol" w:hAnsi="Segoe UI Symbol" w:cs="Segoe UI Symbol"/>
              </w:rPr>
              <w:t>✗</w:t>
            </w:r>
          </w:p>
        </w:tc>
        <w:tc>
          <w:tcPr>
            <w:tcW w:w="0" w:type="auto"/>
            <w:tcBorders>
              <w:right w:val="single" w:sz="4" w:space="0" w:color="auto"/>
            </w:tcBorders>
            <w:hideMark/>
          </w:tcPr>
          <w:p w14:paraId="05FC818D"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Weak fit; regional proxy only</w:t>
            </w:r>
          </w:p>
        </w:tc>
      </w:tr>
      <w:tr w:rsidR="00FB2D55" w:rsidRPr="00FB2D55" w14:paraId="6844F68F" w14:textId="77777777" w:rsidTr="006C0CA1">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tcBorders>
            <w:hideMark/>
          </w:tcPr>
          <w:p w14:paraId="5C02D3B2" w14:textId="41B300C0" w:rsidR="00FB2D55" w:rsidRPr="00FB2D55" w:rsidRDefault="00FB2D55" w:rsidP="00FB2D55">
            <w:pPr>
              <w:spacing w:after="160" w:line="259" w:lineRule="auto"/>
            </w:pPr>
            <w:r w:rsidRPr="00FB2D55">
              <w:t>M5</w:t>
            </w:r>
            <w:r>
              <w:t>A</w:t>
            </w:r>
            <w:r w:rsidRPr="00FB2D55">
              <w:t>—Housing (Organic)</w:t>
            </w:r>
          </w:p>
        </w:tc>
        <w:tc>
          <w:tcPr>
            <w:tcW w:w="900" w:type="dxa"/>
            <w:hideMark/>
          </w:tcPr>
          <w:p w14:paraId="7380300C"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833</w:t>
            </w:r>
          </w:p>
        </w:tc>
        <w:tc>
          <w:tcPr>
            <w:tcW w:w="900" w:type="dxa"/>
            <w:hideMark/>
          </w:tcPr>
          <w:p w14:paraId="17C03B24"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860</w:t>
            </w:r>
          </w:p>
        </w:tc>
        <w:tc>
          <w:tcPr>
            <w:tcW w:w="1160" w:type="dxa"/>
            <w:hideMark/>
          </w:tcPr>
          <w:p w14:paraId="44A99471" w14:textId="77777777" w:rsidR="00FB2D55" w:rsidRPr="00FB2D55" w:rsidRDefault="00FB2D55" w:rsidP="00FB2D55">
            <w:pPr>
              <w:spacing w:after="160" w:line="259" w:lineRule="auto"/>
              <w:jc w:val="center"/>
              <w:cnfStyle w:val="000000100000" w:firstRow="0" w:lastRow="0" w:firstColumn="0" w:lastColumn="0" w:oddVBand="0" w:evenVBand="0" w:oddHBand="1" w:evenHBand="0" w:firstRowFirstColumn="0" w:firstRowLastColumn="0" w:lastRowFirstColumn="0" w:lastRowLastColumn="0"/>
            </w:pPr>
            <w:r w:rsidRPr="00FB2D55">
              <w:rPr>
                <w:rFonts w:ascii="Segoe UI Symbol" w:hAnsi="Segoe UI Symbol" w:cs="Segoe UI Symbol"/>
              </w:rPr>
              <w:t>✓</w:t>
            </w:r>
          </w:p>
        </w:tc>
        <w:tc>
          <w:tcPr>
            <w:tcW w:w="0" w:type="auto"/>
            <w:tcBorders>
              <w:right w:val="single" w:sz="4" w:space="0" w:color="auto"/>
            </w:tcBorders>
            <w:hideMark/>
          </w:tcPr>
          <w:p w14:paraId="38B08E04" w14:textId="77777777" w:rsidR="00FB2D55" w:rsidRPr="00FB2D55" w:rsidRDefault="00FB2D55" w:rsidP="00FB2D55">
            <w:pPr>
              <w:spacing w:after="160" w:line="259" w:lineRule="auto"/>
              <w:cnfStyle w:val="000000100000" w:firstRow="0" w:lastRow="0" w:firstColumn="0" w:lastColumn="0" w:oddVBand="0" w:evenVBand="0" w:oddHBand="1" w:evenHBand="0" w:firstRowFirstColumn="0" w:firstRowLastColumn="0" w:lastRowFirstColumn="0" w:lastRowLastColumn="0"/>
            </w:pPr>
            <w:r w:rsidRPr="00FB2D55">
              <w:t>Matches M1/M3 via housing lens</w:t>
            </w:r>
          </w:p>
        </w:tc>
      </w:tr>
      <w:tr w:rsidR="00FB2D55" w:rsidRPr="00FB2D55" w14:paraId="57D139F4" w14:textId="77777777" w:rsidTr="006C0CA1">
        <w:tc>
          <w:tcPr>
            <w:cnfStyle w:val="001000000000" w:firstRow="0" w:lastRow="0" w:firstColumn="1" w:lastColumn="0" w:oddVBand="0" w:evenVBand="0" w:oddHBand="0" w:evenHBand="0" w:firstRowFirstColumn="0" w:firstRowLastColumn="0" w:lastRowFirstColumn="0" w:lastRowLastColumn="0"/>
            <w:tcW w:w="3235" w:type="dxa"/>
            <w:tcBorders>
              <w:left w:val="single" w:sz="4" w:space="0" w:color="auto"/>
              <w:bottom w:val="single" w:sz="4" w:space="0" w:color="auto"/>
            </w:tcBorders>
            <w:hideMark/>
          </w:tcPr>
          <w:p w14:paraId="38B3B440" w14:textId="74130226" w:rsidR="00FB2D55" w:rsidRPr="00FB2D55" w:rsidRDefault="00FB2D55" w:rsidP="00FB2D55">
            <w:pPr>
              <w:spacing w:after="160" w:line="259" w:lineRule="auto"/>
            </w:pPr>
            <w:r w:rsidRPr="00FB2D55">
              <w:t>M</w:t>
            </w:r>
            <w:r>
              <w:t>5B</w:t>
            </w:r>
            <w:r w:rsidRPr="00FB2D55">
              <w:t>—Housing (Max Buildout)</w:t>
            </w:r>
          </w:p>
        </w:tc>
        <w:tc>
          <w:tcPr>
            <w:tcW w:w="900" w:type="dxa"/>
            <w:tcBorders>
              <w:bottom w:val="single" w:sz="4" w:space="0" w:color="auto"/>
            </w:tcBorders>
            <w:hideMark/>
          </w:tcPr>
          <w:p w14:paraId="6116CF18"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1,089</w:t>
            </w:r>
          </w:p>
        </w:tc>
        <w:tc>
          <w:tcPr>
            <w:tcW w:w="900" w:type="dxa"/>
            <w:tcBorders>
              <w:bottom w:val="single" w:sz="4" w:space="0" w:color="auto"/>
            </w:tcBorders>
            <w:hideMark/>
          </w:tcPr>
          <w:p w14:paraId="4313AF60"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2,433</w:t>
            </w:r>
          </w:p>
        </w:tc>
        <w:tc>
          <w:tcPr>
            <w:tcW w:w="1160" w:type="dxa"/>
            <w:tcBorders>
              <w:bottom w:val="single" w:sz="4" w:space="0" w:color="auto"/>
            </w:tcBorders>
            <w:hideMark/>
          </w:tcPr>
          <w:p w14:paraId="653BBFAD" w14:textId="77777777"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rPr>
                <w:b/>
                <w:bCs/>
              </w:rPr>
              <w:t>Sensitivity only</w:t>
            </w:r>
          </w:p>
        </w:tc>
        <w:tc>
          <w:tcPr>
            <w:tcW w:w="0" w:type="auto"/>
            <w:tcBorders>
              <w:bottom w:val="single" w:sz="4" w:space="0" w:color="auto"/>
              <w:right w:val="single" w:sz="4" w:space="0" w:color="auto"/>
            </w:tcBorders>
            <w:hideMark/>
          </w:tcPr>
          <w:p w14:paraId="40354CD4" w14:textId="215337AC" w:rsidR="00FB2D55" w:rsidRPr="00FB2D55" w:rsidRDefault="00FB2D55" w:rsidP="00FB2D55">
            <w:pPr>
              <w:spacing w:after="160" w:line="259" w:lineRule="auto"/>
              <w:cnfStyle w:val="000000000000" w:firstRow="0" w:lastRow="0" w:firstColumn="0" w:lastColumn="0" w:oddVBand="0" w:evenVBand="0" w:oddHBand="0" w:evenHBand="0" w:firstRowFirstColumn="0" w:firstRowLastColumn="0" w:lastRowFirstColumn="0" w:lastRowLastColumn="0"/>
            </w:pPr>
            <w:r w:rsidRPr="00FB2D55">
              <w:t xml:space="preserve">Upper-bound if large </w:t>
            </w:r>
            <w:r w:rsidR="00F3665D">
              <w:t>developments</w:t>
            </w:r>
            <w:r w:rsidRPr="00FB2D55">
              <w:t xml:space="preserve"> </w:t>
            </w:r>
            <w:r w:rsidR="00F3665D">
              <w:t>occur</w:t>
            </w:r>
          </w:p>
        </w:tc>
      </w:tr>
    </w:tbl>
    <w:p w14:paraId="5A83BDC4" w14:textId="5FC959D5" w:rsidR="00502103" w:rsidRDefault="00F67B8C" w:rsidP="00502103">
      <w:pPr>
        <w:sectPr w:rsidR="00502103" w:rsidSect="00202DDF">
          <w:pgSz w:w="12240" w:h="15840"/>
          <w:pgMar w:top="1440" w:right="1440" w:bottom="1440" w:left="1440" w:header="720" w:footer="720" w:gutter="0"/>
          <w:cols w:space="720"/>
          <w:docGrid w:linePitch="360"/>
        </w:sectPr>
      </w:pPr>
      <w:ins w:id="63" w:author="Sean McSherry" w:date="2025-05-30T09:37:00Z" w16du:dateUtc="2025-05-30T16:37:00Z">
        <w:r>
          <w:t>Ta: Summary of Projected Population by Method</w:t>
        </w:r>
      </w:ins>
    </w:p>
    <w:p w14:paraId="376D5B32" w14:textId="30ECEAAB" w:rsidR="001076E9" w:rsidRDefault="001076E9">
      <w:pPr>
        <w:spacing w:after="160" w:line="259" w:lineRule="auto"/>
      </w:pPr>
    </w:p>
    <w:tbl>
      <w:tblPr>
        <w:tblStyle w:val="GridTable5Dark-Accent1"/>
        <w:tblW w:w="0" w:type="auto"/>
        <w:tblLook w:val="04A0" w:firstRow="1" w:lastRow="0" w:firstColumn="1" w:lastColumn="0" w:noHBand="0" w:noVBand="1"/>
      </w:tblPr>
      <w:tblGrid>
        <w:gridCol w:w="1285"/>
        <w:gridCol w:w="1328"/>
        <w:gridCol w:w="1841"/>
        <w:gridCol w:w="1481"/>
        <w:gridCol w:w="1481"/>
        <w:gridCol w:w="2656"/>
        <w:gridCol w:w="1439"/>
        <w:gridCol w:w="1439"/>
        <w:tblGridChange w:id="64">
          <w:tblGrid>
            <w:gridCol w:w="1285"/>
            <w:gridCol w:w="1328"/>
            <w:gridCol w:w="1841"/>
            <w:gridCol w:w="1481"/>
            <w:gridCol w:w="1481"/>
            <w:gridCol w:w="2656"/>
            <w:gridCol w:w="1439"/>
            <w:gridCol w:w="1439"/>
          </w:tblGrid>
        </w:tblGridChange>
      </w:tblGrid>
      <w:tr w:rsidR="00502103" w14:paraId="153D1908" w14:textId="77777777" w:rsidTr="00F3665D">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val="restart"/>
            <w:tcBorders>
              <w:top w:val="single" w:sz="4" w:space="0" w:color="auto"/>
              <w:left w:val="single" w:sz="4" w:space="0" w:color="auto"/>
            </w:tcBorders>
            <w:vAlign w:val="center"/>
          </w:tcPr>
          <w:p w14:paraId="4413462F" w14:textId="77777777" w:rsidR="00502103" w:rsidRDefault="00502103" w:rsidP="00C502A2">
            <w:bookmarkStart w:id="65" w:name="_Toc206075591"/>
            <w:r>
              <w:t>Tekoa Population in Year</w:t>
            </w:r>
          </w:p>
        </w:tc>
        <w:tc>
          <w:tcPr>
            <w:tcW w:w="0" w:type="auto"/>
            <w:vMerge w:val="restart"/>
            <w:tcBorders>
              <w:top w:val="single" w:sz="4" w:space="0" w:color="auto"/>
            </w:tcBorders>
          </w:tcPr>
          <w:p w14:paraId="32784906" w14:textId="77777777" w:rsidR="00502103" w:rsidRDefault="00502103" w:rsidP="00C502A2">
            <w:pPr>
              <w:jc w:val="center"/>
              <w:cnfStyle w:val="100000000000" w:firstRow="1" w:lastRow="0" w:firstColumn="0" w:lastColumn="0" w:oddVBand="0" w:evenVBand="0" w:oddHBand="0" w:evenHBand="0" w:firstRowFirstColumn="0" w:firstRowLastColumn="0" w:lastRowFirstColumn="0" w:lastRowLastColumn="0"/>
            </w:pPr>
            <w:r>
              <w:t>WAOFM Medium Forecast Percent Growth for Whitman County</w:t>
            </w:r>
          </w:p>
        </w:tc>
        <w:tc>
          <w:tcPr>
            <w:tcW w:w="0" w:type="auto"/>
            <w:gridSpan w:val="4"/>
            <w:tcBorders>
              <w:top w:val="single" w:sz="4" w:space="0" w:color="auto"/>
            </w:tcBorders>
          </w:tcPr>
          <w:p w14:paraId="4B963DC0" w14:textId="77777777" w:rsidR="00502103" w:rsidRDefault="00502103" w:rsidP="00C502A2">
            <w:pPr>
              <w:jc w:val="center"/>
              <w:cnfStyle w:val="100000000000" w:firstRow="1" w:lastRow="0" w:firstColumn="0" w:lastColumn="0" w:oddVBand="0" w:evenVBand="0" w:oddHBand="0" w:evenHBand="0" w:firstRowFirstColumn="0" w:firstRowLastColumn="0" w:lastRowFirstColumn="0" w:lastRowLastColumn="0"/>
            </w:pPr>
            <w:r>
              <w:t>Method</w:t>
            </w:r>
          </w:p>
        </w:tc>
        <w:tc>
          <w:tcPr>
            <w:tcW w:w="0" w:type="auto"/>
            <w:tcBorders>
              <w:top w:val="single" w:sz="4" w:space="0" w:color="auto"/>
            </w:tcBorders>
          </w:tcPr>
          <w:p w14:paraId="5DCBCF08" w14:textId="77777777" w:rsidR="00502103" w:rsidRDefault="00502103" w:rsidP="00C502A2">
            <w:pPr>
              <w:jc w:val="center"/>
              <w:cnfStyle w:val="100000000000" w:firstRow="1" w:lastRow="0" w:firstColumn="0" w:lastColumn="0" w:oddVBand="0" w:evenVBand="0" w:oddHBand="0" w:evenHBand="0" w:firstRowFirstColumn="0" w:firstRowLastColumn="0" w:lastRowFirstColumn="0" w:lastRowLastColumn="0"/>
            </w:pPr>
          </w:p>
        </w:tc>
        <w:tc>
          <w:tcPr>
            <w:tcW w:w="0" w:type="auto"/>
            <w:tcBorders>
              <w:top w:val="single" w:sz="4" w:space="0" w:color="auto"/>
              <w:right w:val="single" w:sz="4" w:space="0" w:color="auto"/>
            </w:tcBorders>
          </w:tcPr>
          <w:p w14:paraId="6ED24F67" w14:textId="77777777" w:rsidR="00502103" w:rsidRDefault="00502103" w:rsidP="00C502A2">
            <w:pPr>
              <w:jc w:val="center"/>
              <w:cnfStyle w:val="100000000000" w:firstRow="1" w:lastRow="0" w:firstColumn="0" w:lastColumn="0" w:oddVBand="0" w:evenVBand="0" w:oddHBand="0" w:evenHBand="0" w:firstRowFirstColumn="0" w:firstRowLastColumn="0" w:lastRowFirstColumn="0" w:lastRowLastColumn="0"/>
            </w:pPr>
          </w:p>
        </w:tc>
      </w:tr>
      <w:tr w:rsidR="00502103" w14:paraId="76CE81F2" w14:textId="77777777" w:rsidTr="00F36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vMerge/>
            <w:tcBorders>
              <w:left w:val="single" w:sz="4" w:space="0" w:color="auto"/>
            </w:tcBorders>
            <w:vAlign w:val="center"/>
          </w:tcPr>
          <w:p w14:paraId="63F6100F" w14:textId="77777777" w:rsidR="00502103" w:rsidRDefault="00502103" w:rsidP="00C502A2">
            <w:pPr>
              <w:jc w:val="center"/>
            </w:pPr>
          </w:p>
        </w:tc>
        <w:tc>
          <w:tcPr>
            <w:tcW w:w="0" w:type="auto"/>
            <w:vMerge/>
          </w:tcPr>
          <w:p w14:paraId="71D30C94"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p>
        </w:tc>
        <w:tc>
          <w:tcPr>
            <w:tcW w:w="0" w:type="auto"/>
            <w:shd w:val="clear" w:color="auto" w:fill="4472C4" w:themeFill="accent1"/>
            <w:vAlign w:val="center"/>
          </w:tcPr>
          <w:p w14:paraId="489670A4"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1</w:t>
            </w:r>
          </w:p>
          <w:p w14:paraId="4E6C2C8D"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B</w:t>
            </w:r>
            <w:r w:rsidRPr="00A7727D">
              <w:rPr>
                <w:b/>
                <w:bCs/>
                <w:color w:val="FFFFFF" w:themeColor="background1"/>
              </w:rPr>
              <w:t>ased on Whitman County’s Growth Forecast</w:t>
            </w:r>
          </w:p>
        </w:tc>
        <w:tc>
          <w:tcPr>
            <w:tcW w:w="0" w:type="auto"/>
            <w:shd w:val="clear" w:color="auto" w:fill="4472C4" w:themeFill="accent1"/>
            <w:vAlign w:val="center"/>
          </w:tcPr>
          <w:p w14:paraId="26F6096C"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2</w:t>
            </w:r>
          </w:p>
          <w:p w14:paraId="47D432CD"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Censual Trend</w:t>
            </w:r>
          </w:p>
          <w:p w14:paraId="32ADAFA6"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1990-2024</w:t>
            </w:r>
          </w:p>
          <w:p w14:paraId="4C385097"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0.4069)</w:t>
            </w:r>
          </w:p>
        </w:tc>
        <w:tc>
          <w:tcPr>
            <w:tcW w:w="0" w:type="auto"/>
            <w:shd w:val="clear" w:color="auto" w:fill="4472C4" w:themeFill="accent1"/>
            <w:vAlign w:val="center"/>
          </w:tcPr>
          <w:p w14:paraId="2778902B"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3</w:t>
            </w:r>
          </w:p>
          <w:p w14:paraId="573F76E5"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Intercensal Trend</w:t>
            </w:r>
          </w:p>
          <w:p w14:paraId="38C10EA7"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2009-2024</w:t>
            </w:r>
          </w:p>
          <w:p w14:paraId="615BDFE0"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0.6361)</w:t>
            </w:r>
          </w:p>
        </w:tc>
        <w:tc>
          <w:tcPr>
            <w:tcW w:w="0" w:type="auto"/>
            <w:shd w:val="clear" w:color="auto" w:fill="4472C4" w:themeFill="accent1"/>
            <w:vAlign w:val="center"/>
          </w:tcPr>
          <w:p w14:paraId="1CA891F5"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4</w:t>
            </w:r>
          </w:p>
          <w:p w14:paraId="09F427F8"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Censual Trend</w:t>
            </w:r>
          </w:p>
          <w:p w14:paraId="76ADFEE7"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1970-2024</w:t>
            </w:r>
          </w:p>
          <w:p w14:paraId="0C18CB66" w14:textId="77777777" w:rsidR="00502103" w:rsidRPr="00A7727D"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sidRPr="00A7727D">
              <w:rPr>
                <w:b/>
                <w:bCs/>
                <w:color w:val="FFFFFF" w:themeColor="background1"/>
              </w:rPr>
              <w:t>(R</w:t>
            </w:r>
            <w:r w:rsidRPr="00A7727D">
              <w:rPr>
                <w:b/>
                <w:bCs/>
                <w:color w:val="FFFFFF" w:themeColor="background1"/>
                <w:vertAlign w:val="superscript"/>
              </w:rPr>
              <w:t>2</w:t>
            </w:r>
            <w:r w:rsidRPr="00A7727D">
              <w:rPr>
                <w:b/>
                <w:bCs/>
                <w:color w:val="FFFFFF" w:themeColor="background1"/>
              </w:rPr>
              <w:t xml:space="preserve"> = 0.1061)</w:t>
            </w:r>
          </w:p>
        </w:tc>
        <w:tc>
          <w:tcPr>
            <w:tcW w:w="0" w:type="auto"/>
            <w:shd w:val="clear" w:color="auto" w:fill="4472C4" w:themeFill="accent1"/>
          </w:tcPr>
          <w:p w14:paraId="2E3FB5B0"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5</w:t>
            </w:r>
          </w:p>
          <w:p w14:paraId="5D29EC2A"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 xml:space="preserve">Housing Based Forecasting (Organic Growth) </w:t>
            </w:r>
          </w:p>
        </w:tc>
        <w:tc>
          <w:tcPr>
            <w:tcW w:w="0" w:type="auto"/>
            <w:tcBorders>
              <w:right w:val="single" w:sz="4" w:space="0" w:color="auto"/>
            </w:tcBorders>
            <w:shd w:val="clear" w:color="auto" w:fill="4472C4" w:themeFill="accent1"/>
          </w:tcPr>
          <w:p w14:paraId="2C55EF2F"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Method 6</w:t>
            </w:r>
          </w:p>
          <w:p w14:paraId="77C5B570"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rPr>
                <w:b/>
                <w:bCs/>
                <w:color w:val="FFFFFF" w:themeColor="background1"/>
              </w:rPr>
            </w:pPr>
            <w:r>
              <w:rPr>
                <w:b/>
                <w:bCs/>
                <w:color w:val="FFFFFF" w:themeColor="background1"/>
              </w:rPr>
              <w:t>Housing Based Forecasting (Max Buildout)</w:t>
            </w:r>
          </w:p>
        </w:tc>
      </w:tr>
      <w:tr w:rsidR="00502103" w14:paraId="776E01B0" w14:textId="77777777" w:rsidTr="00F3665D">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vAlign w:val="center"/>
          </w:tcPr>
          <w:p w14:paraId="6B5C0F48" w14:textId="77777777" w:rsidR="00502103" w:rsidRDefault="00502103" w:rsidP="00C502A2">
            <w:pPr>
              <w:jc w:val="center"/>
            </w:pPr>
            <w:r>
              <w:t>Equation</w:t>
            </w:r>
          </w:p>
        </w:tc>
        <w:tc>
          <w:tcPr>
            <w:tcW w:w="0" w:type="auto"/>
          </w:tcPr>
          <w:p w14:paraId="45C32C6D"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N/A</w:t>
            </w:r>
          </w:p>
        </w:tc>
        <w:tc>
          <w:tcPr>
            <w:tcW w:w="0" w:type="auto"/>
          </w:tcPr>
          <w:p w14:paraId="6B8C2165"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 xml:space="preserve">Pop = </w:t>
            </w:r>
            <w:proofErr w:type="spellStart"/>
            <w:r>
              <w:t>Prevpop</w:t>
            </w:r>
            <w:proofErr w:type="spellEnd"/>
            <w:r>
              <w:t>*(1+%</w:t>
            </w:r>
            <w:r>
              <w:rPr>
                <w:rFonts w:ascii="Aptos Narrow" w:hAnsi="Aptos Narrow"/>
              </w:rPr>
              <w:t>Δ</w:t>
            </w:r>
            <w:r>
              <w:t>)</w:t>
            </w:r>
          </w:p>
        </w:tc>
        <w:tc>
          <w:tcPr>
            <w:tcW w:w="0" w:type="auto"/>
          </w:tcPr>
          <w:p w14:paraId="79EA0AB0"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Pop = 1.4949(year)-2204.8</w:t>
            </w:r>
          </w:p>
        </w:tc>
        <w:tc>
          <w:tcPr>
            <w:tcW w:w="0" w:type="auto"/>
          </w:tcPr>
          <w:p w14:paraId="22A8EA77"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Pop = 2.2603(year)-3756.8</w:t>
            </w:r>
          </w:p>
        </w:tc>
        <w:tc>
          <w:tcPr>
            <w:tcW w:w="0" w:type="auto"/>
          </w:tcPr>
          <w:p w14:paraId="453799B1" w14:textId="77777777" w:rsidR="00502103" w:rsidRPr="000537B3" w:rsidRDefault="00502103" w:rsidP="00C502A2">
            <w:pPr>
              <w:jc w:val="center"/>
              <w:cnfStyle w:val="000000000000" w:firstRow="0" w:lastRow="0" w:firstColumn="0" w:lastColumn="0" w:oddVBand="0" w:evenVBand="0" w:oddHBand="0" w:evenHBand="0" w:firstRowFirstColumn="0" w:firstRowLastColumn="0" w:lastRowFirstColumn="0" w:lastRowLastColumn="0"/>
            </w:pPr>
            <w:r>
              <w:t>Pop = 0.03664(year)</w:t>
            </w:r>
            <w:r>
              <w:rPr>
                <w:vertAlign w:val="superscript"/>
              </w:rPr>
              <w:t>2</w:t>
            </w:r>
            <w:r>
              <w:t>-146.47353+147174.95278</w:t>
            </w:r>
          </w:p>
        </w:tc>
        <w:tc>
          <w:tcPr>
            <w:tcW w:w="0" w:type="auto"/>
          </w:tcPr>
          <w:p w14:paraId="010FF991"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Pop = Housing Units * Occ. Rate *Avg. Pop/home</w:t>
            </w:r>
          </w:p>
        </w:tc>
        <w:tc>
          <w:tcPr>
            <w:tcW w:w="0" w:type="auto"/>
            <w:tcBorders>
              <w:right w:val="single" w:sz="4" w:space="0" w:color="auto"/>
            </w:tcBorders>
          </w:tcPr>
          <w:p w14:paraId="5CE5D01E"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Pop = Housing Units * Occ. Rate *Avg. Pop/home</w:t>
            </w:r>
          </w:p>
        </w:tc>
      </w:tr>
      <w:tr w:rsidR="00502103" w14:paraId="1EE759B6" w14:textId="77777777" w:rsidTr="00F36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5243ACBB" w14:textId="77777777" w:rsidR="00502103" w:rsidRDefault="00502103" w:rsidP="00C502A2">
            <w:pPr>
              <w:jc w:val="center"/>
            </w:pPr>
            <w:r>
              <w:t>2030</w:t>
            </w:r>
          </w:p>
        </w:tc>
        <w:tc>
          <w:tcPr>
            <w:tcW w:w="0" w:type="auto"/>
          </w:tcPr>
          <w:p w14:paraId="09465C13"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1.52%</w:t>
            </w:r>
          </w:p>
        </w:tc>
        <w:tc>
          <w:tcPr>
            <w:tcW w:w="0" w:type="auto"/>
          </w:tcPr>
          <w:p w14:paraId="6B470C15"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832</w:t>
            </w:r>
          </w:p>
        </w:tc>
        <w:tc>
          <w:tcPr>
            <w:tcW w:w="0" w:type="auto"/>
          </w:tcPr>
          <w:p w14:paraId="1FA770E6"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830</w:t>
            </w:r>
          </w:p>
        </w:tc>
        <w:tc>
          <w:tcPr>
            <w:tcW w:w="0" w:type="auto"/>
          </w:tcPr>
          <w:p w14:paraId="75A2F75A"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832</w:t>
            </w:r>
          </w:p>
        </w:tc>
        <w:tc>
          <w:tcPr>
            <w:tcW w:w="0" w:type="auto"/>
          </w:tcPr>
          <w:p w14:paraId="07F822B2"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823</w:t>
            </w:r>
          </w:p>
        </w:tc>
        <w:tc>
          <w:tcPr>
            <w:tcW w:w="0" w:type="auto"/>
          </w:tcPr>
          <w:p w14:paraId="5557C8D3"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ins w:id="66" w:author="Sean McSherry" w:date="2025-05-30T11:30:00Z" w16du:dateUtc="2025-05-30T18:30:00Z">
              <w:r>
                <w:t>833</w:t>
              </w:r>
            </w:ins>
          </w:p>
        </w:tc>
        <w:tc>
          <w:tcPr>
            <w:tcW w:w="0" w:type="auto"/>
            <w:tcBorders>
              <w:right w:val="single" w:sz="4" w:space="0" w:color="auto"/>
            </w:tcBorders>
          </w:tcPr>
          <w:p w14:paraId="23C02F67"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ins w:id="67" w:author="Sean McSherry" w:date="2025-05-30T11:30:00Z" w16du:dateUtc="2025-05-30T18:30:00Z">
              <w:r>
                <w:t>1089</w:t>
              </w:r>
            </w:ins>
          </w:p>
        </w:tc>
      </w:tr>
      <w:tr w:rsidR="00502103" w14:paraId="3B0268BE" w14:textId="77777777" w:rsidTr="00F3665D">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2C69660C" w14:textId="77777777" w:rsidR="00502103" w:rsidRDefault="00502103" w:rsidP="00C502A2">
            <w:pPr>
              <w:jc w:val="center"/>
            </w:pPr>
            <w:r>
              <w:t>2035</w:t>
            </w:r>
          </w:p>
        </w:tc>
        <w:tc>
          <w:tcPr>
            <w:tcW w:w="0" w:type="auto"/>
          </w:tcPr>
          <w:p w14:paraId="627CA669"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1.36%</w:t>
            </w:r>
          </w:p>
        </w:tc>
        <w:tc>
          <w:tcPr>
            <w:tcW w:w="0" w:type="auto"/>
          </w:tcPr>
          <w:p w14:paraId="6308F1FE"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844</w:t>
            </w:r>
          </w:p>
        </w:tc>
        <w:tc>
          <w:tcPr>
            <w:tcW w:w="0" w:type="auto"/>
          </w:tcPr>
          <w:p w14:paraId="69389408"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837</w:t>
            </w:r>
          </w:p>
        </w:tc>
        <w:tc>
          <w:tcPr>
            <w:tcW w:w="0" w:type="auto"/>
          </w:tcPr>
          <w:p w14:paraId="3A93F34A"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843</w:t>
            </w:r>
          </w:p>
        </w:tc>
        <w:tc>
          <w:tcPr>
            <w:tcW w:w="0" w:type="auto"/>
          </w:tcPr>
          <w:p w14:paraId="58E92570"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836</w:t>
            </w:r>
          </w:p>
        </w:tc>
        <w:tc>
          <w:tcPr>
            <w:tcW w:w="0" w:type="auto"/>
          </w:tcPr>
          <w:p w14:paraId="034E2570"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ins w:id="68" w:author="Sean McSherry" w:date="2025-05-30T11:30:00Z" w16du:dateUtc="2025-05-30T18:30:00Z">
              <w:r>
                <w:t>844</w:t>
              </w:r>
            </w:ins>
          </w:p>
        </w:tc>
        <w:tc>
          <w:tcPr>
            <w:tcW w:w="0" w:type="auto"/>
            <w:tcBorders>
              <w:right w:val="single" w:sz="4" w:space="0" w:color="auto"/>
            </w:tcBorders>
          </w:tcPr>
          <w:p w14:paraId="67FEF4CE"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ins w:id="69" w:author="Sean McSherry" w:date="2025-05-30T11:30:00Z" w16du:dateUtc="2025-05-30T18:30:00Z">
              <w:r>
                <w:t>1537</w:t>
              </w:r>
            </w:ins>
          </w:p>
        </w:tc>
      </w:tr>
      <w:tr w:rsidR="00502103" w14:paraId="2C1E79A0" w14:textId="77777777" w:rsidTr="00F3665D">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tcBorders>
          </w:tcPr>
          <w:p w14:paraId="66790CB3" w14:textId="77777777" w:rsidR="00502103" w:rsidRDefault="00502103" w:rsidP="00C502A2">
            <w:pPr>
              <w:jc w:val="center"/>
            </w:pPr>
            <w:r>
              <w:t>2040</w:t>
            </w:r>
          </w:p>
        </w:tc>
        <w:tc>
          <w:tcPr>
            <w:tcW w:w="0" w:type="auto"/>
          </w:tcPr>
          <w:p w14:paraId="4CE91A66"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1.07%</w:t>
            </w:r>
          </w:p>
        </w:tc>
        <w:tc>
          <w:tcPr>
            <w:tcW w:w="0" w:type="auto"/>
          </w:tcPr>
          <w:p w14:paraId="25A6A00F"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853</w:t>
            </w:r>
          </w:p>
        </w:tc>
        <w:tc>
          <w:tcPr>
            <w:tcW w:w="0" w:type="auto"/>
          </w:tcPr>
          <w:p w14:paraId="04573399"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845</w:t>
            </w:r>
          </w:p>
        </w:tc>
        <w:tc>
          <w:tcPr>
            <w:tcW w:w="0" w:type="auto"/>
          </w:tcPr>
          <w:p w14:paraId="20632763"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854</w:t>
            </w:r>
          </w:p>
        </w:tc>
        <w:tc>
          <w:tcPr>
            <w:tcW w:w="0" w:type="auto"/>
          </w:tcPr>
          <w:p w14:paraId="16EABA4A"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r>
              <w:t>850</w:t>
            </w:r>
          </w:p>
        </w:tc>
        <w:tc>
          <w:tcPr>
            <w:tcW w:w="0" w:type="auto"/>
          </w:tcPr>
          <w:p w14:paraId="45F95AA3"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ins w:id="70" w:author="Sean McSherry" w:date="2025-05-30T11:30:00Z" w16du:dateUtc="2025-05-30T18:30:00Z">
              <w:r>
                <w:t>853</w:t>
              </w:r>
            </w:ins>
          </w:p>
        </w:tc>
        <w:tc>
          <w:tcPr>
            <w:tcW w:w="0" w:type="auto"/>
            <w:tcBorders>
              <w:right w:val="single" w:sz="4" w:space="0" w:color="auto"/>
            </w:tcBorders>
          </w:tcPr>
          <w:p w14:paraId="0A16EA12" w14:textId="77777777" w:rsidR="00502103" w:rsidRDefault="00502103" w:rsidP="00C502A2">
            <w:pPr>
              <w:jc w:val="center"/>
              <w:cnfStyle w:val="000000100000" w:firstRow="0" w:lastRow="0" w:firstColumn="0" w:lastColumn="0" w:oddVBand="0" w:evenVBand="0" w:oddHBand="1" w:evenHBand="0" w:firstRowFirstColumn="0" w:firstRowLastColumn="0" w:lastRowFirstColumn="0" w:lastRowLastColumn="0"/>
            </w:pPr>
            <w:ins w:id="71" w:author="Sean McSherry" w:date="2025-05-30T11:30:00Z" w16du:dateUtc="2025-05-30T18:30:00Z">
              <w:r>
                <w:t>1986</w:t>
              </w:r>
            </w:ins>
          </w:p>
        </w:tc>
      </w:tr>
      <w:tr w:rsidR="00502103" w14:paraId="10AA325B" w14:textId="77777777" w:rsidTr="00F3665D">
        <w:trPr>
          <w:trHeight w:val="287"/>
        </w:trPr>
        <w:tc>
          <w:tcPr>
            <w:cnfStyle w:val="001000000000" w:firstRow="0" w:lastRow="0" w:firstColumn="1" w:lastColumn="0" w:oddVBand="0" w:evenVBand="0" w:oddHBand="0" w:evenHBand="0" w:firstRowFirstColumn="0" w:firstRowLastColumn="0" w:lastRowFirstColumn="0" w:lastRowLastColumn="0"/>
            <w:tcW w:w="0" w:type="auto"/>
            <w:tcBorders>
              <w:left w:val="single" w:sz="4" w:space="0" w:color="auto"/>
              <w:bottom w:val="single" w:sz="4" w:space="0" w:color="auto"/>
            </w:tcBorders>
          </w:tcPr>
          <w:p w14:paraId="282CB4BC" w14:textId="77777777" w:rsidR="00502103" w:rsidRDefault="00502103" w:rsidP="00C502A2">
            <w:pPr>
              <w:jc w:val="center"/>
            </w:pPr>
            <w:r>
              <w:t>2045</w:t>
            </w:r>
          </w:p>
        </w:tc>
        <w:tc>
          <w:tcPr>
            <w:tcW w:w="0" w:type="auto"/>
            <w:tcBorders>
              <w:bottom w:val="single" w:sz="4" w:space="0" w:color="auto"/>
            </w:tcBorders>
          </w:tcPr>
          <w:p w14:paraId="561E6052"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0.83%</w:t>
            </w:r>
          </w:p>
        </w:tc>
        <w:tc>
          <w:tcPr>
            <w:tcW w:w="0" w:type="auto"/>
            <w:tcBorders>
              <w:bottom w:val="single" w:sz="4" w:space="0" w:color="auto"/>
            </w:tcBorders>
          </w:tcPr>
          <w:p w14:paraId="66620354"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860</w:t>
            </w:r>
          </w:p>
        </w:tc>
        <w:tc>
          <w:tcPr>
            <w:tcW w:w="0" w:type="auto"/>
            <w:tcBorders>
              <w:bottom w:val="single" w:sz="4" w:space="0" w:color="auto"/>
            </w:tcBorders>
          </w:tcPr>
          <w:p w14:paraId="592689AD"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852</w:t>
            </w:r>
          </w:p>
        </w:tc>
        <w:tc>
          <w:tcPr>
            <w:tcW w:w="0" w:type="auto"/>
            <w:tcBorders>
              <w:bottom w:val="single" w:sz="4" w:space="0" w:color="auto"/>
            </w:tcBorders>
          </w:tcPr>
          <w:p w14:paraId="367C9BB9"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866</w:t>
            </w:r>
          </w:p>
        </w:tc>
        <w:tc>
          <w:tcPr>
            <w:tcW w:w="0" w:type="auto"/>
            <w:tcBorders>
              <w:bottom w:val="single" w:sz="4" w:space="0" w:color="auto"/>
            </w:tcBorders>
          </w:tcPr>
          <w:p w14:paraId="656ED4EF"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r>
              <w:t>866</w:t>
            </w:r>
          </w:p>
        </w:tc>
        <w:tc>
          <w:tcPr>
            <w:tcW w:w="0" w:type="auto"/>
            <w:tcBorders>
              <w:bottom w:val="single" w:sz="4" w:space="0" w:color="auto"/>
            </w:tcBorders>
          </w:tcPr>
          <w:p w14:paraId="67EBAEA9"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ins w:id="72" w:author="Sean McSherry" w:date="2025-05-30T11:30:00Z" w16du:dateUtc="2025-05-30T18:30:00Z">
              <w:r>
                <w:t>860</w:t>
              </w:r>
            </w:ins>
          </w:p>
        </w:tc>
        <w:tc>
          <w:tcPr>
            <w:tcW w:w="0" w:type="auto"/>
            <w:tcBorders>
              <w:bottom w:val="single" w:sz="4" w:space="0" w:color="auto"/>
              <w:right w:val="single" w:sz="4" w:space="0" w:color="auto"/>
            </w:tcBorders>
          </w:tcPr>
          <w:p w14:paraId="5798816E" w14:textId="77777777" w:rsidR="00502103" w:rsidRDefault="00502103" w:rsidP="00C502A2">
            <w:pPr>
              <w:jc w:val="center"/>
              <w:cnfStyle w:val="000000000000" w:firstRow="0" w:lastRow="0" w:firstColumn="0" w:lastColumn="0" w:oddVBand="0" w:evenVBand="0" w:oddHBand="0" w:evenHBand="0" w:firstRowFirstColumn="0" w:firstRowLastColumn="0" w:lastRowFirstColumn="0" w:lastRowLastColumn="0"/>
            </w:pPr>
            <w:ins w:id="73" w:author="Sean McSherry" w:date="2025-05-30T11:30:00Z" w16du:dateUtc="2025-05-30T18:30:00Z">
              <w:r>
                <w:t>2433</w:t>
              </w:r>
            </w:ins>
          </w:p>
        </w:tc>
      </w:tr>
    </w:tbl>
    <w:p w14:paraId="20878B22" w14:textId="77777777" w:rsidR="00502103" w:rsidRDefault="00502103" w:rsidP="00502103">
      <w:pPr>
        <w:pStyle w:val="Heading1"/>
        <w:numPr>
          <w:ilvl w:val="0"/>
          <w:numId w:val="0"/>
        </w:numPr>
        <w:sectPr w:rsidR="00502103" w:rsidSect="00502103">
          <w:pgSz w:w="15840" w:h="12240" w:orient="landscape"/>
          <w:pgMar w:top="1440" w:right="1440" w:bottom="1440" w:left="1440" w:header="720" w:footer="720" w:gutter="0"/>
          <w:cols w:space="720"/>
          <w:docGrid w:linePitch="360"/>
        </w:sectPr>
      </w:pPr>
    </w:p>
    <w:p w14:paraId="2BDC0265" w14:textId="269433C7" w:rsidR="0058224C" w:rsidRPr="0058224C" w:rsidRDefault="0058224C" w:rsidP="009F6D38">
      <w:pPr>
        <w:pStyle w:val="Heading1"/>
      </w:pPr>
      <w:r w:rsidRPr="0058224C">
        <w:lastRenderedPageBreak/>
        <w:t>PRESENT WASTEWATER CONDITIONS</w:t>
      </w:r>
      <w:bookmarkEnd w:id="65"/>
    </w:p>
    <w:p w14:paraId="3254A3B9" w14:textId="77777777" w:rsidR="0058224C" w:rsidRPr="0058224C" w:rsidRDefault="0058224C" w:rsidP="0058224C">
      <w:pPr>
        <w:jc w:val="both"/>
      </w:pPr>
      <w:r w:rsidRPr="0058224C">
        <w:t>This section details the current wastewater flows, characteristics, sources, and variations within the Tekoa system.</w:t>
      </w:r>
    </w:p>
    <w:p w14:paraId="7419D189" w14:textId="7E040D89" w:rsidR="0058224C" w:rsidRPr="0058224C" w:rsidRDefault="0058224C" w:rsidP="0058224C">
      <w:bookmarkStart w:id="74" w:name="_Toc206075592"/>
      <w:r w:rsidRPr="0058224C">
        <w:rPr>
          <w:rStyle w:val="Heading2Char"/>
        </w:rPr>
        <w:t>4.1 Waste Loading</w:t>
      </w:r>
      <w:bookmarkEnd w:id="74"/>
    </w:p>
    <w:tbl>
      <w:tblPr>
        <w:tblpPr w:leftFromText="180" w:rightFromText="180" w:vertAnchor="text" w:horzAnchor="margin" w:tblpY="317"/>
        <w:tblW w:w="0" w:type="auto"/>
        <w:tblBorders>
          <w:insideH w:val="single" w:sz="4" w:space="0" w:color="auto"/>
        </w:tblBorders>
        <w:tblLook w:val="04A0" w:firstRow="1" w:lastRow="0" w:firstColumn="1" w:lastColumn="0" w:noHBand="0" w:noVBand="1"/>
      </w:tblPr>
      <w:tblGrid>
        <w:gridCol w:w="4386"/>
        <w:gridCol w:w="706"/>
        <w:gridCol w:w="706"/>
        <w:gridCol w:w="706"/>
        <w:gridCol w:w="2345"/>
      </w:tblGrid>
      <w:tr w:rsidR="00977E22" w:rsidRPr="00EB0528" w14:paraId="6D4ECB53" w14:textId="77777777" w:rsidTr="00977E22">
        <w:trPr>
          <w:trHeight w:val="696"/>
        </w:trPr>
        <w:tc>
          <w:tcPr>
            <w:tcW w:w="0" w:type="auto"/>
            <w:vAlign w:val="center"/>
            <w:hideMark/>
          </w:tcPr>
          <w:p w14:paraId="7D832362"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Parameter</w:t>
            </w:r>
          </w:p>
        </w:tc>
        <w:tc>
          <w:tcPr>
            <w:tcW w:w="0" w:type="auto"/>
            <w:vAlign w:val="center"/>
            <w:hideMark/>
          </w:tcPr>
          <w:p w14:paraId="2AF16289"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2022</w:t>
            </w:r>
          </w:p>
        </w:tc>
        <w:tc>
          <w:tcPr>
            <w:tcW w:w="0" w:type="auto"/>
            <w:vAlign w:val="center"/>
            <w:hideMark/>
          </w:tcPr>
          <w:p w14:paraId="095DE608"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2023</w:t>
            </w:r>
          </w:p>
        </w:tc>
        <w:tc>
          <w:tcPr>
            <w:tcW w:w="0" w:type="auto"/>
            <w:vAlign w:val="center"/>
            <w:hideMark/>
          </w:tcPr>
          <w:p w14:paraId="724E8696"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2024</w:t>
            </w:r>
          </w:p>
        </w:tc>
        <w:tc>
          <w:tcPr>
            <w:tcW w:w="0" w:type="auto"/>
            <w:vAlign w:val="center"/>
            <w:hideMark/>
          </w:tcPr>
          <w:p w14:paraId="498E25D9" w14:textId="77777777" w:rsidR="00977E22" w:rsidRPr="00EB0528" w:rsidRDefault="00977E22" w:rsidP="002D5961">
            <w:pPr>
              <w:spacing w:after="0" w:line="240" w:lineRule="auto"/>
              <w:jc w:val="center"/>
              <w:rPr>
                <w:rFonts w:ascii="Arial" w:eastAsia="Times New Roman" w:hAnsi="Arial" w:cs="Arial"/>
                <w:b/>
                <w:bCs/>
              </w:rPr>
            </w:pPr>
            <w:r w:rsidRPr="00EB0528">
              <w:rPr>
                <w:rFonts w:ascii="Arial" w:eastAsia="Times New Roman" w:hAnsi="Arial" w:cs="Arial"/>
                <w:b/>
                <w:bCs/>
              </w:rPr>
              <w:t>Average (2022-2024)</w:t>
            </w:r>
          </w:p>
        </w:tc>
      </w:tr>
      <w:tr w:rsidR="00977E22" w:rsidRPr="00EB0528" w14:paraId="315A8398" w14:textId="77777777" w:rsidTr="00977E22">
        <w:trPr>
          <w:trHeight w:val="696"/>
        </w:trPr>
        <w:tc>
          <w:tcPr>
            <w:tcW w:w="0" w:type="auto"/>
            <w:vAlign w:val="center"/>
            <w:hideMark/>
          </w:tcPr>
          <w:p w14:paraId="02DB12A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Annual Daily Flow (AADF) (MGD)</w:t>
            </w:r>
          </w:p>
        </w:tc>
        <w:tc>
          <w:tcPr>
            <w:tcW w:w="0" w:type="auto"/>
            <w:vAlign w:val="center"/>
            <w:hideMark/>
          </w:tcPr>
          <w:p w14:paraId="29679944"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0.134</w:t>
            </w:r>
          </w:p>
        </w:tc>
        <w:tc>
          <w:tcPr>
            <w:tcW w:w="0" w:type="auto"/>
            <w:vAlign w:val="center"/>
            <w:hideMark/>
          </w:tcPr>
          <w:p w14:paraId="066F7E3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0.108</w:t>
            </w:r>
          </w:p>
        </w:tc>
        <w:tc>
          <w:tcPr>
            <w:tcW w:w="0" w:type="auto"/>
            <w:vAlign w:val="center"/>
            <w:hideMark/>
          </w:tcPr>
          <w:p w14:paraId="7E4959B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0.103</w:t>
            </w:r>
          </w:p>
        </w:tc>
        <w:tc>
          <w:tcPr>
            <w:tcW w:w="0" w:type="auto"/>
            <w:vAlign w:val="center"/>
            <w:hideMark/>
          </w:tcPr>
          <w:p w14:paraId="5F03D6F6"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0.115</w:t>
            </w:r>
          </w:p>
        </w:tc>
      </w:tr>
      <w:tr w:rsidR="00977E22" w:rsidRPr="00EB0528" w14:paraId="7048F848" w14:textId="77777777" w:rsidTr="00977E22">
        <w:trPr>
          <w:trHeight w:val="696"/>
        </w:trPr>
        <w:tc>
          <w:tcPr>
            <w:tcW w:w="0" w:type="auto"/>
            <w:vAlign w:val="center"/>
            <w:hideMark/>
          </w:tcPr>
          <w:p w14:paraId="78772B1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Max Month Avg Daily Flow (MMADF) - Dry Season (MGD)</w:t>
            </w:r>
          </w:p>
        </w:tc>
        <w:tc>
          <w:tcPr>
            <w:tcW w:w="0" w:type="auto"/>
            <w:vAlign w:val="center"/>
            <w:hideMark/>
          </w:tcPr>
          <w:p w14:paraId="0EBD1F7F"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0.249</w:t>
            </w:r>
          </w:p>
        </w:tc>
        <w:tc>
          <w:tcPr>
            <w:tcW w:w="0" w:type="auto"/>
            <w:vAlign w:val="center"/>
            <w:hideMark/>
          </w:tcPr>
          <w:p w14:paraId="086E14A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0.109</w:t>
            </w:r>
          </w:p>
        </w:tc>
        <w:tc>
          <w:tcPr>
            <w:tcW w:w="0" w:type="auto"/>
            <w:vAlign w:val="center"/>
            <w:hideMark/>
          </w:tcPr>
          <w:p w14:paraId="021AB8B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0.085</w:t>
            </w:r>
          </w:p>
        </w:tc>
        <w:tc>
          <w:tcPr>
            <w:tcW w:w="0" w:type="auto"/>
            <w:vAlign w:val="center"/>
            <w:hideMark/>
          </w:tcPr>
          <w:p w14:paraId="562BFAFF"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778EEF62" w14:textId="77777777" w:rsidTr="00977E22">
        <w:trPr>
          <w:trHeight w:val="696"/>
        </w:trPr>
        <w:tc>
          <w:tcPr>
            <w:tcW w:w="0" w:type="auto"/>
            <w:vAlign w:val="center"/>
            <w:hideMark/>
          </w:tcPr>
          <w:p w14:paraId="3A69C55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Max Month Avg Daily Flow (MMADF) - Wet Season (MGD)</w:t>
            </w:r>
          </w:p>
        </w:tc>
        <w:tc>
          <w:tcPr>
            <w:tcW w:w="0" w:type="auto"/>
            <w:vAlign w:val="center"/>
            <w:hideMark/>
          </w:tcPr>
          <w:p w14:paraId="06C54726"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0.179</w:t>
            </w:r>
          </w:p>
        </w:tc>
        <w:tc>
          <w:tcPr>
            <w:tcW w:w="0" w:type="auto"/>
            <w:vAlign w:val="center"/>
            <w:hideMark/>
          </w:tcPr>
          <w:p w14:paraId="59471F6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0.196</w:t>
            </w:r>
          </w:p>
        </w:tc>
        <w:tc>
          <w:tcPr>
            <w:tcW w:w="0" w:type="auto"/>
            <w:vAlign w:val="center"/>
            <w:hideMark/>
          </w:tcPr>
          <w:p w14:paraId="188D48EE"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0.188</w:t>
            </w:r>
          </w:p>
        </w:tc>
        <w:tc>
          <w:tcPr>
            <w:tcW w:w="0" w:type="auto"/>
            <w:vAlign w:val="center"/>
            <w:hideMark/>
          </w:tcPr>
          <w:p w14:paraId="7F338C01"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267EEB03" w14:textId="77777777" w:rsidTr="00977E22">
        <w:trPr>
          <w:trHeight w:val="696"/>
        </w:trPr>
        <w:tc>
          <w:tcPr>
            <w:tcW w:w="0" w:type="auto"/>
            <w:vAlign w:val="center"/>
            <w:hideMark/>
          </w:tcPr>
          <w:p w14:paraId="4182678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Highest MMADF (Overall) (MGD)</w:t>
            </w:r>
          </w:p>
        </w:tc>
        <w:tc>
          <w:tcPr>
            <w:tcW w:w="0" w:type="auto"/>
            <w:vAlign w:val="center"/>
            <w:hideMark/>
          </w:tcPr>
          <w:p w14:paraId="42CA99A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0.249</w:t>
            </w:r>
          </w:p>
        </w:tc>
        <w:tc>
          <w:tcPr>
            <w:tcW w:w="0" w:type="auto"/>
            <w:vAlign w:val="center"/>
            <w:hideMark/>
          </w:tcPr>
          <w:p w14:paraId="7175A648"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0.196</w:t>
            </w:r>
          </w:p>
        </w:tc>
        <w:tc>
          <w:tcPr>
            <w:tcW w:w="0" w:type="auto"/>
            <w:vAlign w:val="center"/>
            <w:hideMark/>
          </w:tcPr>
          <w:p w14:paraId="497919B5"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0.188</w:t>
            </w:r>
          </w:p>
        </w:tc>
        <w:tc>
          <w:tcPr>
            <w:tcW w:w="0" w:type="auto"/>
            <w:vAlign w:val="center"/>
            <w:hideMark/>
          </w:tcPr>
          <w:p w14:paraId="45DC10D7"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73ED2BF8" w14:textId="77777777" w:rsidTr="00977E22">
        <w:trPr>
          <w:trHeight w:val="696"/>
        </w:trPr>
        <w:tc>
          <w:tcPr>
            <w:tcW w:w="0" w:type="auto"/>
            <w:vAlign w:val="center"/>
            <w:hideMark/>
          </w:tcPr>
          <w:p w14:paraId="6E0AA2EF"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Peak Day Flow (PDF) (MGD)</w:t>
            </w:r>
          </w:p>
        </w:tc>
        <w:tc>
          <w:tcPr>
            <w:tcW w:w="0" w:type="auto"/>
            <w:vAlign w:val="center"/>
            <w:hideMark/>
          </w:tcPr>
          <w:p w14:paraId="2919AAA7"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1.18</w:t>
            </w:r>
          </w:p>
        </w:tc>
        <w:tc>
          <w:tcPr>
            <w:tcW w:w="0" w:type="auto"/>
            <w:vAlign w:val="center"/>
            <w:hideMark/>
          </w:tcPr>
          <w:p w14:paraId="58B49E0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0.99</w:t>
            </w:r>
          </w:p>
        </w:tc>
        <w:tc>
          <w:tcPr>
            <w:tcW w:w="0" w:type="auto"/>
            <w:vAlign w:val="center"/>
            <w:hideMark/>
          </w:tcPr>
          <w:p w14:paraId="241EAEA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0.3</w:t>
            </w:r>
          </w:p>
        </w:tc>
        <w:tc>
          <w:tcPr>
            <w:tcW w:w="0" w:type="auto"/>
            <w:vAlign w:val="center"/>
            <w:hideMark/>
          </w:tcPr>
          <w:p w14:paraId="481F4D81"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304E1933" w14:textId="77777777" w:rsidTr="00977E22">
        <w:trPr>
          <w:trHeight w:val="696"/>
        </w:trPr>
        <w:tc>
          <w:tcPr>
            <w:tcW w:w="0" w:type="auto"/>
            <w:vAlign w:val="center"/>
            <w:hideMark/>
          </w:tcPr>
          <w:p w14:paraId="6CBCCEB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Peak Hourly Flow (PHF) (MGD or GPM)</w:t>
            </w:r>
          </w:p>
        </w:tc>
        <w:tc>
          <w:tcPr>
            <w:tcW w:w="0" w:type="auto"/>
            <w:vAlign w:val="center"/>
          </w:tcPr>
          <w:p w14:paraId="2252310C" w14:textId="63892344"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tcPr>
          <w:p w14:paraId="46305D9E" w14:textId="5CC097B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tcPr>
          <w:p w14:paraId="48846272" w14:textId="75C33476"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19C18669"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1557D3AA" w14:textId="77777777" w:rsidTr="00977E22">
        <w:trPr>
          <w:trHeight w:val="696"/>
        </w:trPr>
        <w:tc>
          <w:tcPr>
            <w:tcW w:w="0" w:type="auto"/>
            <w:vAlign w:val="center"/>
            <w:hideMark/>
          </w:tcPr>
          <w:p w14:paraId="3F299610"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BOD Loading (</w:t>
            </w:r>
            <w:proofErr w:type="spellStart"/>
            <w:r w:rsidRPr="00EB0528">
              <w:rPr>
                <w:rFonts w:ascii="Arial" w:eastAsia="Times New Roman" w:hAnsi="Arial" w:cs="Arial"/>
                <w:sz w:val="16"/>
                <w:szCs w:val="16"/>
              </w:rPr>
              <w:t>lbs</w:t>
            </w:r>
            <w:proofErr w:type="spellEnd"/>
            <w:r w:rsidRPr="00EB0528">
              <w:rPr>
                <w:rFonts w:ascii="Arial" w:eastAsia="Times New Roman" w:hAnsi="Arial" w:cs="Arial"/>
                <w:sz w:val="16"/>
                <w:szCs w:val="16"/>
              </w:rPr>
              <w:t>/day)</w:t>
            </w:r>
          </w:p>
        </w:tc>
        <w:tc>
          <w:tcPr>
            <w:tcW w:w="0" w:type="auto"/>
            <w:vAlign w:val="center"/>
            <w:hideMark/>
          </w:tcPr>
          <w:p w14:paraId="396ECA2A"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105.6</w:t>
            </w:r>
          </w:p>
        </w:tc>
        <w:tc>
          <w:tcPr>
            <w:tcW w:w="0" w:type="auto"/>
            <w:vAlign w:val="center"/>
            <w:hideMark/>
          </w:tcPr>
          <w:p w14:paraId="6A4E8BB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107.3</w:t>
            </w:r>
          </w:p>
        </w:tc>
        <w:tc>
          <w:tcPr>
            <w:tcW w:w="0" w:type="auto"/>
            <w:vAlign w:val="center"/>
            <w:hideMark/>
          </w:tcPr>
          <w:p w14:paraId="6253D3B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86.7</w:t>
            </w:r>
          </w:p>
        </w:tc>
        <w:tc>
          <w:tcPr>
            <w:tcW w:w="0" w:type="auto"/>
            <w:vAlign w:val="center"/>
            <w:hideMark/>
          </w:tcPr>
          <w:p w14:paraId="44EEB9B9"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99.9</w:t>
            </w:r>
          </w:p>
        </w:tc>
      </w:tr>
      <w:tr w:rsidR="00977E22" w:rsidRPr="00EB0528" w14:paraId="17BBA95C" w14:textId="77777777" w:rsidTr="00977E22">
        <w:trPr>
          <w:trHeight w:val="696"/>
        </w:trPr>
        <w:tc>
          <w:tcPr>
            <w:tcW w:w="0" w:type="auto"/>
            <w:vAlign w:val="center"/>
            <w:hideMark/>
          </w:tcPr>
          <w:p w14:paraId="655FD1F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TSS Loading (</w:t>
            </w:r>
            <w:proofErr w:type="spellStart"/>
            <w:r w:rsidRPr="00EB0528">
              <w:rPr>
                <w:rFonts w:ascii="Arial" w:eastAsia="Times New Roman" w:hAnsi="Arial" w:cs="Arial"/>
                <w:sz w:val="16"/>
                <w:szCs w:val="16"/>
              </w:rPr>
              <w:t>lbs</w:t>
            </w:r>
            <w:proofErr w:type="spellEnd"/>
            <w:r w:rsidRPr="00EB0528">
              <w:rPr>
                <w:rFonts w:ascii="Arial" w:eastAsia="Times New Roman" w:hAnsi="Arial" w:cs="Arial"/>
                <w:sz w:val="16"/>
                <w:szCs w:val="16"/>
              </w:rPr>
              <w:t>/day)</w:t>
            </w:r>
          </w:p>
        </w:tc>
        <w:tc>
          <w:tcPr>
            <w:tcW w:w="0" w:type="auto"/>
            <w:vAlign w:val="center"/>
            <w:hideMark/>
          </w:tcPr>
          <w:p w14:paraId="2807975A"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110.4</w:t>
            </w:r>
          </w:p>
        </w:tc>
        <w:tc>
          <w:tcPr>
            <w:tcW w:w="0" w:type="auto"/>
            <w:vAlign w:val="center"/>
            <w:hideMark/>
          </w:tcPr>
          <w:p w14:paraId="4646134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109.4</w:t>
            </w:r>
          </w:p>
        </w:tc>
        <w:tc>
          <w:tcPr>
            <w:tcW w:w="0" w:type="auto"/>
            <w:vAlign w:val="center"/>
            <w:hideMark/>
          </w:tcPr>
          <w:p w14:paraId="095DDAB1"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82.1</w:t>
            </w:r>
          </w:p>
        </w:tc>
        <w:tc>
          <w:tcPr>
            <w:tcW w:w="0" w:type="auto"/>
            <w:vAlign w:val="center"/>
            <w:hideMark/>
          </w:tcPr>
          <w:p w14:paraId="709B7A9C"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100.6</w:t>
            </w:r>
          </w:p>
        </w:tc>
      </w:tr>
      <w:tr w:rsidR="00977E22" w:rsidRPr="00EB0528" w14:paraId="5D922C81" w14:textId="77777777" w:rsidTr="00977E22">
        <w:trPr>
          <w:trHeight w:val="696"/>
        </w:trPr>
        <w:tc>
          <w:tcPr>
            <w:tcW w:w="0" w:type="auto"/>
            <w:vAlign w:val="center"/>
            <w:hideMark/>
          </w:tcPr>
          <w:p w14:paraId="155CFD7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BOD Concentration (mg/L)</w:t>
            </w:r>
          </w:p>
        </w:tc>
        <w:tc>
          <w:tcPr>
            <w:tcW w:w="0" w:type="auto"/>
            <w:vAlign w:val="center"/>
            <w:hideMark/>
          </w:tcPr>
          <w:p w14:paraId="2B74D6A3"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88.1</w:t>
            </w:r>
          </w:p>
        </w:tc>
        <w:tc>
          <w:tcPr>
            <w:tcW w:w="0" w:type="auto"/>
            <w:vAlign w:val="center"/>
            <w:hideMark/>
          </w:tcPr>
          <w:p w14:paraId="3C5AF03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110.7</w:t>
            </w:r>
          </w:p>
        </w:tc>
        <w:tc>
          <w:tcPr>
            <w:tcW w:w="0" w:type="auto"/>
            <w:vAlign w:val="center"/>
            <w:hideMark/>
          </w:tcPr>
          <w:p w14:paraId="07BE9FB7"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99.7</w:t>
            </w:r>
          </w:p>
        </w:tc>
        <w:tc>
          <w:tcPr>
            <w:tcW w:w="0" w:type="auto"/>
            <w:vAlign w:val="center"/>
            <w:hideMark/>
          </w:tcPr>
          <w:p w14:paraId="3701DD43"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104.2</w:t>
            </w:r>
          </w:p>
        </w:tc>
      </w:tr>
      <w:tr w:rsidR="00977E22" w:rsidRPr="00EB0528" w14:paraId="4F407A3D" w14:textId="77777777" w:rsidTr="00977E22">
        <w:trPr>
          <w:trHeight w:val="696"/>
        </w:trPr>
        <w:tc>
          <w:tcPr>
            <w:tcW w:w="0" w:type="auto"/>
            <w:vAlign w:val="center"/>
            <w:hideMark/>
          </w:tcPr>
          <w:p w14:paraId="4BC2308C"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TSS Concentration (mg/L)</w:t>
            </w:r>
          </w:p>
        </w:tc>
        <w:tc>
          <w:tcPr>
            <w:tcW w:w="0" w:type="auto"/>
            <w:vAlign w:val="center"/>
            <w:hideMark/>
          </w:tcPr>
          <w:p w14:paraId="73CD42F9"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92.2</w:t>
            </w:r>
          </w:p>
        </w:tc>
        <w:tc>
          <w:tcPr>
            <w:tcW w:w="0" w:type="auto"/>
            <w:vAlign w:val="center"/>
            <w:hideMark/>
          </w:tcPr>
          <w:p w14:paraId="248F3BAD"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112.9</w:t>
            </w:r>
          </w:p>
        </w:tc>
        <w:tc>
          <w:tcPr>
            <w:tcW w:w="0" w:type="auto"/>
            <w:vAlign w:val="center"/>
            <w:hideMark/>
          </w:tcPr>
          <w:p w14:paraId="25F12102"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94.4</w:t>
            </w:r>
          </w:p>
        </w:tc>
        <w:tc>
          <w:tcPr>
            <w:tcW w:w="0" w:type="auto"/>
            <w:vAlign w:val="center"/>
            <w:hideMark/>
          </w:tcPr>
          <w:p w14:paraId="2E8C164E" w14:textId="77777777" w:rsidR="00977E22" w:rsidRPr="00EB0528" w:rsidRDefault="00977E22" w:rsidP="002D5961">
            <w:pPr>
              <w:spacing w:after="0" w:line="240" w:lineRule="auto"/>
              <w:jc w:val="center"/>
              <w:rPr>
                <w:rFonts w:ascii="Arial" w:eastAsia="Times New Roman" w:hAnsi="Arial" w:cs="Arial"/>
                <w:b/>
                <w:bCs/>
                <w:sz w:val="16"/>
                <w:szCs w:val="16"/>
              </w:rPr>
            </w:pPr>
            <w:r w:rsidRPr="00EB0528">
              <w:rPr>
                <w:rFonts w:ascii="Arial" w:eastAsia="Times New Roman" w:hAnsi="Arial" w:cs="Arial"/>
                <w:b/>
                <w:bCs/>
                <w:sz w:val="16"/>
                <w:szCs w:val="16"/>
              </w:rPr>
              <w:t>104.9</w:t>
            </w:r>
          </w:p>
        </w:tc>
      </w:tr>
      <w:tr w:rsidR="00977E22" w:rsidRPr="00EB0528" w14:paraId="095E981E" w14:textId="77777777" w:rsidTr="00977E22">
        <w:trPr>
          <w:trHeight w:val="696"/>
        </w:trPr>
        <w:tc>
          <w:tcPr>
            <w:tcW w:w="0" w:type="auto"/>
            <w:vAlign w:val="center"/>
            <w:hideMark/>
          </w:tcPr>
          <w:p w14:paraId="779E5012"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TKN/Ammonia Concentration (mg/L)</w:t>
            </w:r>
          </w:p>
        </w:tc>
        <w:tc>
          <w:tcPr>
            <w:tcW w:w="0" w:type="auto"/>
            <w:vAlign w:val="center"/>
            <w:hideMark/>
          </w:tcPr>
          <w:p w14:paraId="0F72C18C"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4077C6D7"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4E13FBAC"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6FAADFF4" w14:textId="77777777" w:rsidR="00977E22" w:rsidRPr="00EB0528" w:rsidRDefault="00977E22" w:rsidP="002D5961">
            <w:pPr>
              <w:spacing w:after="0" w:line="240" w:lineRule="auto"/>
              <w:jc w:val="center"/>
              <w:rPr>
                <w:rFonts w:ascii="Arial" w:eastAsia="Times New Roman" w:hAnsi="Arial" w:cs="Arial"/>
                <w:sz w:val="16"/>
                <w:szCs w:val="16"/>
              </w:rPr>
            </w:pPr>
          </w:p>
        </w:tc>
      </w:tr>
      <w:tr w:rsidR="00977E22" w:rsidRPr="00EB0528" w14:paraId="4505C138" w14:textId="77777777" w:rsidTr="00977E22">
        <w:trPr>
          <w:trHeight w:val="696"/>
        </w:trPr>
        <w:tc>
          <w:tcPr>
            <w:tcW w:w="0" w:type="auto"/>
            <w:vAlign w:val="center"/>
            <w:hideMark/>
          </w:tcPr>
          <w:p w14:paraId="0CFE6FC6" w14:textId="77777777" w:rsidR="00977E22" w:rsidRPr="00EB0528" w:rsidRDefault="00977E22" w:rsidP="002D5961">
            <w:pPr>
              <w:spacing w:after="0" w:line="240" w:lineRule="auto"/>
              <w:jc w:val="center"/>
              <w:rPr>
                <w:rFonts w:ascii="Arial" w:eastAsia="Times New Roman" w:hAnsi="Arial" w:cs="Arial"/>
                <w:sz w:val="16"/>
                <w:szCs w:val="16"/>
              </w:rPr>
            </w:pPr>
            <w:r w:rsidRPr="00EB0528">
              <w:rPr>
                <w:rFonts w:ascii="Arial" w:eastAsia="Times New Roman" w:hAnsi="Arial" w:cs="Arial"/>
                <w:sz w:val="16"/>
                <w:szCs w:val="16"/>
              </w:rPr>
              <w:t>Average Influent Total Phosphorus Concentration (mg/L)</w:t>
            </w:r>
          </w:p>
        </w:tc>
        <w:tc>
          <w:tcPr>
            <w:tcW w:w="0" w:type="auto"/>
            <w:vAlign w:val="center"/>
            <w:hideMark/>
          </w:tcPr>
          <w:p w14:paraId="1812AD3D"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1F8CBA61"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74D6DE12" w14:textId="77777777" w:rsidR="00977E22" w:rsidRPr="00EB0528" w:rsidRDefault="00977E22" w:rsidP="002D5961">
            <w:pPr>
              <w:spacing w:after="0" w:line="240" w:lineRule="auto"/>
              <w:jc w:val="center"/>
              <w:rPr>
                <w:rFonts w:ascii="Arial" w:eastAsia="Times New Roman" w:hAnsi="Arial" w:cs="Arial"/>
                <w:sz w:val="16"/>
                <w:szCs w:val="16"/>
              </w:rPr>
            </w:pPr>
          </w:p>
        </w:tc>
        <w:tc>
          <w:tcPr>
            <w:tcW w:w="0" w:type="auto"/>
            <w:vAlign w:val="center"/>
            <w:hideMark/>
          </w:tcPr>
          <w:p w14:paraId="721259A3" w14:textId="77777777" w:rsidR="00977E22" w:rsidRPr="00EB0528" w:rsidRDefault="00977E22" w:rsidP="002D5961">
            <w:pPr>
              <w:spacing w:after="0" w:line="240" w:lineRule="auto"/>
              <w:jc w:val="center"/>
              <w:rPr>
                <w:rFonts w:ascii="Arial" w:eastAsia="Times New Roman" w:hAnsi="Arial" w:cs="Arial"/>
                <w:sz w:val="16"/>
                <w:szCs w:val="16"/>
              </w:rPr>
            </w:pPr>
          </w:p>
        </w:tc>
      </w:tr>
    </w:tbl>
    <w:p w14:paraId="78529AF3" w14:textId="77777777" w:rsidR="00294460" w:rsidRDefault="00294460" w:rsidP="0058224C">
      <w:pPr>
        <w:rPr>
          <w:rStyle w:val="Heading2Char"/>
        </w:rPr>
      </w:pPr>
    </w:p>
    <w:p w14:paraId="4C2453CF" w14:textId="228DFC4D" w:rsidR="00452A04" w:rsidRDefault="00452A04">
      <w:pPr>
        <w:spacing w:after="160" w:line="259" w:lineRule="auto"/>
        <w:rPr>
          <w:rStyle w:val="Heading2Char"/>
        </w:rPr>
      </w:pPr>
      <w:r>
        <w:rPr>
          <w:rStyle w:val="Heading2Char"/>
        </w:rPr>
        <w:br w:type="page"/>
      </w:r>
    </w:p>
    <w:p w14:paraId="3C14D6B6" w14:textId="77777777" w:rsidR="00977E22" w:rsidRDefault="00977E22" w:rsidP="0058224C">
      <w:pPr>
        <w:rPr>
          <w:rStyle w:val="Heading2Char"/>
        </w:rPr>
      </w:pPr>
    </w:p>
    <w:p w14:paraId="05356E2D" w14:textId="116832BB" w:rsidR="0058224C" w:rsidRPr="00977E22" w:rsidRDefault="0058224C" w:rsidP="0058224C">
      <w:pPr>
        <w:rPr>
          <w:rFonts w:eastAsiaTheme="majorEastAsia" w:cstheme="majorBidi"/>
          <w:b/>
          <w:szCs w:val="26"/>
        </w:rPr>
      </w:pPr>
      <w:bookmarkStart w:id="75" w:name="_Toc206075593"/>
      <w:proofErr w:type="gramStart"/>
      <w:r w:rsidRPr="0058224C">
        <w:rPr>
          <w:rStyle w:val="Heading2Char"/>
        </w:rPr>
        <w:t>4.2</w:t>
      </w:r>
      <w:r w:rsidR="00977E22">
        <w:rPr>
          <w:rStyle w:val="Heading2Char"/>
        </w:rPr>
        <w:t xml:space="preserve">  </w:t>
      </w:r>
      <w:r w:rsidRPr="0058224C">
        <w:rPr>
          <w:rStyle w:val="Heading2Char"/>
        </w:rPr>
        <w:t>Wastewater</w:t>
      </w:r>
      <w:proofErr w:type="gramEnd"/>
      <w:r w:rsidRPr="0058224C">
        <w:rPr>
          <w:rStyle w:val="Heading2Char"/>
        </w:rPr>
        <w:t xml:space="preserve"> Sources</w:t>
      </w:r>
      <w:bookmarkEnd w:id="75"/>
      <w:r w:rsidRPr="0058224C">
        <w:br/>
        <w:t>The wastewater collected and treated by the Tekoa WWTP is primarily domestic sewage originating from residential customers. Based on available information, there are no significant industrial wastewater contributors to the system</w:t>
      </w:r>
      <w:r w:rsidR="00554BCF">
        <w:t>.</w:t>
      </w:r>
    </w:p>
    <w:p w14:paraId="6DD05F21" w14:textId="1E01F9EA" w:rsidR="0058224C" w:rsidRPr="0058224C" w:rsidRDefault="0058224C" w:rsidP="0058224C">
      <w:bookmarkStart w:id="76" w:name="_Toc206075594"/>
      <w:r w:rsidRPr="0058224C">
        <w:rPr>
          <w:rStyle w:val="Heading2Char"/>
        </w:rPr>
        <w:t>4.3 Infiltration and Inflow Assessment</w:t>
      </w:r>
      <w:bookmarkEnd w:id="76"/>
      <w:r w:rsidRPr="0058224C">
        <w:br/>
        <w:t xml:space="preserve">Infiltration (groundwater entering leaky pipes/manholes) and Inflow (stormwater entering through direct connections like roof drains or catch basins) add extraneous flows to the sanitary sewer system, particularly during wet weather or high groundwater conditions. High I&amp;I reduces treatment capacity, increases pumping costs, and can contribute to hydraulic overloading. </w:t>
      </w:r>
    </w:p>
    <w:p w14:paraId="08A1DD61" w14:textId="16E030CB" w:rsidR="0058224C" w:rsidRPr="00554BCF" w:rsidRDefault="00375C99" w:rsidP="00E42F26">
      <w:pPr>
        <w:numPr>
          <w:ilvl w:val="0"/>
          <w:numId w:val="4"/>
        </w:numPr>
        <w:jc w:val="both"/>
        <w:rPr>
          <w:highlight w:val="yellow"/>
        </w:rPr>
      </w:pPr>
      <w:r>
        <w:rPr>
          <w:highlight w:val="yellow"/>
        </w:rPr>
        <w:t>Describe</w:t>
      </w:r>
      <w:r w:rsidR="0058224C" w:rsidRPr="00554BCF">
        <w:rPr>
          <w:highlight w:val="yellow"/>
        </w:rPr>
        <w:t xml:space="preserve"> I&amp;I </w:t>
      </w:r>
      <w:proofErr w:type="gramStart"/>
      <w:r w:rsidR="0058224C" w:rsidRPr="00554BCF">
        <w:rPr>
          <w:highlight w:val="yellow"/>
        </w:rPr>
        <w:t>study</w:t>
      </w:r>
      <w:proofErr w:type="gramEnd"/>
      <w:r w:rsidR="0058224C" w:rsidRPr="00554BCF">
        <w:rPr>
          <w:highlight w:val="yellow"/>
        </w:rPr>
        <w:t xml:space="preserve"> </w:t>
      </w:r>
      <w:r>
        <w:rPr>
          <w:highlight w:val="yellow"/>
        </w:rPr>
        <w:t>and</w:t>
      </w:r>
      <w:r w:rsidR="0058224C" w:rsidRPr="00554BCF">
        <w:rPr>
          <w:highlight w:val="yellow"/>
        </w:rPr>
        <w:t xml:space="preserve"> analysis been conducted recently (</w:t>
      </w:r>
      <w:r w:rsidR="00AF52A7">
        <w:rPr>
          <w:highlight w:val="yellow"/>
        </w:rPr>
        <w:t xml:space="preserve">for </w:t>
      </w:r>
      <w:proofErr w:type="gramStart"/>
      <w:r w:rsidR="00AF52A7">
        <w:rPr>
          <w:highlight w:val="yellow"/>
        </w:rPr>
        <w:t xml:space="preserve">instance, </w:t>
      </w:r>
      <w:r w:rsidR="0058224C" w:rsidRPr="00554BCF">
        <w:rPr>
          <w:highlight w:val="yellow"/>
        </w:rPr>
        <w:t xml:space="preserve"> flow</w:t>
      </w:r>
      <w:proofErr w:type="gramEnd"/>
      <w:r w:rsidR="0058224C" w:rsidRPr="00554BCF">
        <w:rPr>
          <w:highlight w:val="yellow"/>
        </w:rPr>
        <w:t xml:space="preserve"> monitoring, smoke testing, manhole inspections)</w:t>
      </w:r>
    </w:p>
    <w:p w14:paraId="44B68304" w14:textId="29EC1C74" w:rsidR="0058224C" w:rsidRPr="00554BCF" w:rsidRDefault="00714837" w:rsidP="00E42F26">
      <w:pPr>
        <w:numPr>
          <w:ilvl w:val="0"/>
          <w:numId w:val="4"/>
        </w:numPr>
        <w:jc w:val="both"/>
        <w:rPr>
          <w:highlight w:val="yellow"/>
        </w:rPr>
      </w:pPr>
      <w:r>
        <w:rPr>
          <w:highlight w:val="yellow"/>
        </w:rPr>
        <w:t>Summarize</w:t>
      </w:r>
      <w:r w:rsidR="0058224C" w:rsidRPr="00554BCF">
        <w:rPr>
          <w:highlight w:val="yellow"/>
        </w:rPr>
        <w:t xml:space="preserve"> the findings, including estimated I&amp;I rates (</w:t>
      </w:r>
      <w:r w:rsidR="00AF52A7">
        <w:rPr>
          <w:highlight w:val="yellow"/>
        </w:rPr>
        <w:t xml:space="preserve">for </w:t>
      </w:r>
      <w:proofErr w:type="gramStart"/>
      <w:r w:rsidR="00AF52A7">
        <w:rPr>
          <w:highlight w:val="yellow"/>
        </w:rPr>
        <w:t xml:space="preserve">instance, </w:t>
      </w:r>
      <w:r w:rsidR="0058224C" w:rsidRPr="00554BCF">
        <w:rPr>
          <w:highlight w:val="yellow"/>
        </w:rPr>
        <w:t xml:space="preserve"> gallons</w:t>
      </w:r>
      <w:proofErr w:type="gramEnd"/>
      <w:r w:rsidR="0058224C" w:rsidRPr="00554BCF">
        <w:rPr>
          <w:highlight w:val="yellow"/>
        </w:rPr>
        <w:t xml:space="preserve"> per acre per day, gallons per capita per day, or percentage of peak flow).</w:t>
      </w:r>
    </w:p>
    <w:p w14:paraId="5E7DC07E" w14:textId="4ED2C507" w:rsidR="0058224C" w:rsidRPr="00554BCF" w:rsidRDefault="0058224C" w:rsidP="00E42F26">
      <w:pPr>
        <w:numPr>
          <w:ilvl w:val="0"/>
          <w:numId w:val="4"/>
        </w:numPr>
        <w:jc w:val="both"/>
        <w:rPr>
          <w:highlight w:val="yellow"/>
        </w:rPr>
      </w:pPr>
      <w:r w:rsidRPr="00554BCF">
        <w:rPr>
          <w:highlight w:val="yellow"/>
        </w:rPr>
        <w:t>Describe the general age and condition of the collection system (pipe materials, known problem areas) based on City knowledge or record</w:t>
      </w:r>
      <w:r w:rsidR="00375C99">
        <w:rPr>
          <w:highlight w:val="yellow"/>
        </w:rPr>
        <w:t xml:space="preserve"> and summarize the impacts of the recent I</w:t>
      </w:r>
      <w:r w:rsidR="00375C99">
        <w:rPr>
          <w:highlight w:val="yellow"/>
        </w:rPr>
        <w:br/>
        <w:t>&amp;I study.</w:t>
      </w:r>
    </w:p>
    <w:p w14:paraId="3F949202" w14:textId="2D6C0D88" w:rsidR="005A2F8C" w:rsidRPr="005A2F8C" w:rsidRDefault="0058224C" w:rsidP="00E42F26">
      <w:pPr>
        <w:pStyle w:val="Heading2"/>
        <w:numPr>
          <w:ilvl w:val="1"/>
          <w:numId w:val="6"/>
        </w:numPr>
        <w:tabs>
          <w:tab w:val="left" w:pos="270"/>
        </w:tabs>
        <w:ind w:left="180" w:hanging="180"/>
        <w:rPr>
          <w:rStyle w:val="Heading3Char"/>
          <w:b/>
          <w:szCs w:val="26"/>
        </w:rPr>
      </w:pPr>
      <w:bookmarkStart w:id="77" w:name="_Toc206075595"/>
      <w:r w:rsidRPr="0058224C">
        <w:t>Load and Flow Variations</w:t>
      </w:r>
      <w:bookmarkEnd w:id="77"/>
    </w:p>
    <w:p w14:paraId="51E9DBE9" w14:textId="23C8D7E2" w:rsidR="005A2F8C" w:rsidRPr="005A2F8C" w:rsidRDefault="005A2F8C" w:rsidP="00DC5B01">
      <w:pPr>
        <w:pStyle w:val="Heading3"/>
        <w:rPr>
          <w:rStyle w:val="Heading3Char"/>
          <w:b/>
        </w:rPr>
      </w:pPr>
      <w:bookmarkStart w:id="78" w:name="_Toc206075596"/>
      <w:r>
        <w:rPr>
          <w:rStyle w:val="Heading3Char"/>
          <w:b/>
        </w:rPr>
        <w:t>Seasonal</w:t>
      </w:r>
      <w:bookmarkEnd w:id="78"/>
    </w:p>
    <w:p w14:paraId="74E5D0D0" w14:textId="57A43749" w:rsidR="0058224C" w:rsidRPr="0058224C" w:rsidRDefault="0058224C" w:rsidP="0058224C">
      <w:r w:rsidRPr="0058224C">
        <w:t xml:space="preserve">Wastewater flows and characteristics in Tekoa exhibit seasonal variations typical of Eastern Washington communities with lagoon systems. Flows are generally higher during the late fall, winter, and spring months due to increased precipitation, snowmelt, and higher groundwater levels contributing to I&amp;I. Conversely, </w:t>
      </w:r>
      <w:proofErr w:type="gramStart"/>
      <w:r w:rsidRPr="0058224C">
        <w:t>flows</w:t>
      </w:r>
      <w:proofErr w:type="gramEnd"/>
      <w:r w:rsidRPr="0058224C">
        <w:t xml:space="preserve"> are typically lower during the drier summer months. Influent wastewater temperatures are lower in winter, which can reduce the biological treatment efficiency of the lagoon system, potentially impacting BOD and ammonia removal.</w:t>
      </w:r>
    </w:p>
    <w:p w14:paraId="44B94519" w14:textId="2A10BECF" w:rsidR="005A2F8C" w:rsidRPr="004E2330" w:rsidRDefault="005A2F8C" w:rsidP="00DC5B01">
      <w:pPr>
        <w:pStyle w:val="Heading3"/>
        <w:rPr>
          <w:b w:val="0"/>
          <w:bCs w:val="0"/>
        </w:rPr>
      </w:pPr>
      <w:bookmarkStart w:id="79" w:name="_Toc206075597"/>
      <w:r w:rsidRPr="004E2330">
        <w:rPr>
          <w:b w:val="0"/>
          <w:bCs w:val="0"/>
        </w:rPr>
        <w:t>Diurnal</w:t>
      </w:r>
      <w:bookmarkEnd w:id="79"/>
    </w:p>
    <w:p w14:paraId="2F88BACB" w14:textId="1AC2F838" w:rsidR="0058224C" w:rsidRPr="0058224C" w:rsidRDefault="0058224C" w:rsidP="0058224C">
      <w:r w:rsidRPr="0058224C">
        <w:t>Daily flow patterns (diurnal variations) are typical of predominantly residential communities</w:t>
      </w:r>
      <w:r w:rsidR="0058178F">
        <w:t xml:space="preserve"> of the type served by the Tekoa Wastewater Treatment Plant</w:t>
      </w:r>
      <w:r w:rsidRPr="0058224C">
        <w:t>. Flows are lowest during the early morning hours (approx. 1 AM - 5 AM) and typically peak twice: a morning peak between 7 AM - 10 AM and an evening peak between 6 PM - 9 PM, corresponding to periods of highest water use in homes</w:t>
      </w:r>
      <w:r w:rsidR="002E2A89">
        <w:t>.</w:t>
      </w:r>
    </w:p>
    <w:p w14:paraId="6DF6B832" w14:textId="2D055398" w:rsidR="0058224C" w:rsidRDefault="00977E22" w:rsidP="00977E22">
      <w:pPr>
        <w:spacing w:after="160" w:line="259" w:lineRule="auto"/>
      </w:pPr>
      <w:r>
        <w:br w:type="page"/>
      </w:r>
    </w:p>
    <w:p w14:paraId="075D83EF" w14:textId="03FCCA79" w:rsidR="005A2F8C" w:rsidRPr="00591649" w:rsidRDefault="005A2F8C" w:rsidP="00591649">
      <w:pPr>
        <w:pStyle w:val="Heading1"/>
      </w:pPr>
      <w:bookmarkStart w:id="80" w:name="_Toc206075598"/>
      <w:r w:rsidRPr="00591649">
        <w:rPr>
          <w:rStyle w:val="Heading1Char"/>
          <w:b/>
          <w:caps/>
        </w:rPr>
        <w:lastRenderedPageBreak/>
        <w:t>Existing and Projected Wastewater Characteristics</w:t>
      </w:r>
      <w:bookmarkEnd w:id="80"/>
    </w:p>
    <w:p w14:paraId="6C159B66" w14:textId="13F798A2" w:rsidR="005A2F8C" w:rsidRDefault="005A2F8C" w:rsidP="005A2F8C">
      <w:pPr>
        <w:pStyle w:val="Body"/>
      </w:pPr>
      <w:r w:rsidRPr="00186631">
        <w:t>(WAC 173-240-050(3)(h)(</w:t>
      </w:r>
      <w:proofErr w:type="spellStart"/>
      <w:r w:rsidRPr="00186631">
        <w:t>i</w:t>
      </w:r>
      <w:proofErr w:type="spellEnd"/>
      <w:r w:rsidRPr="00186631">
        <w:t>))</w:t>
      </w:r>
    </w:p>
    <w:p w14:paraId="05973ADA" w14:textId="490999D7" w:rsidR="0029297B" w:rsidRPr="0050590E" w:rsidRDefault="001176D6" w:rsidP="0050590E">
      <w:pPr>
        <w:pStyle w:val="Heading2"/>
      </w:pPr>
      <w:bookmarkStart w:id="81" w:name="_Toc206075599"/>
      <w:r w:rsidRPr="0050590E">
        <w:t>Introduction</w:t>
      </w:r>
      <w:bookmarkEnd w:id="81"/>
    </w:p>
    <w:p w14:paraId="08F84725" w14:textId="52A635E4" w:rsidR="00E866AE" w:rsidRDefault="001176D6" w:rsidP="001176D6">
      <w:pPr>
        <w:spacing w:after="160" w:line="278" w:lineRule="auto"/>
      </w:pPr>
      <w:r w:rsidRPr="00186631">
        <w:t xml:space="preserve">The wastewater generated within </w:t>
      </w:r>
      <w:r>
        <w:t>Tekoa</w:t>
      </w:r>
      <w:r w:rsidRPr="00186631">
        <w:t xml:space="preserve"> primarily originates from domestic sources, </w:t>
      </w:r>
      <w:r>
        <w:t xml:space="preserve">composed </w:t>
      </w:r>
      <w:r w:rsidR="00851552">
        <w:t>primarily</w:t>
      </w:r>
      <w:r>
        <w:t xml:space="preserve"> of </w:t>
      </w:r>
      <w:r w:rsidRPr="00186631">
        <w:t>single-family</w:t>
      </w:r>
      <w:r w:rsidR="00851552">
        <w:t xml:space="preserve"> homes</w:t>
      </w:r>
      <w:r>
        <w:t xml:space="preserve">.  </w:t>
      </w:r>
      <w:r w:rsidRPr="00186631">
        <w:t xml:space="preserve">Additional contributions come </w:t>
      </w:r>
      <w:r w:rsidR="00851552">
        <w:t xml:space="preserve">from a mix of commercial and institutional sources: </w:t>
      </w:r>
      <w:r w:rsidRPr="00186631">
        <w:t>local businesses, schools, and public facilities.</w:t>
      </w:r>
      <w:r w:rsidR="00851552">
        <w:t xml:space="preserve"> See Chapter 3 for a summary </w:t>
      </w:r>
      <w:r w:rsidR="00391590">
        <w:t xml:space="preserve">of </w:t>
      </w:r>
      <w:r w:rsidR="00851552">
        <w:t>the wastewater sources</w:t>
      </w:r>
      <w:r w:rsidR="003C625C">
        <w:t xml:space="preserve"> based on DMR data for the years 2022 t</w:t>
      </w:r>
      <w:r w:rsidR="00E866AE">
        <w:t>hrough Spring 2025</w:t>
      </w:r>
      <w:r w:rsidR="00851552">
        <w:t>.</w:t>
      </w:r>
      <w:r w:rsidRPr="00186631">
        <w:t xml:space="preserve"> </w:t>
      </w:r>
      <w:r w:rsidRPr="0025798B">
        <w:t xml:space="preserve">There are </w:t>
      </w:r>
      <w:r w:rsidR="0025798B" w:rsidRPr="0025798B">
        <w:t>no</w:t>
      </w:r>
      <w:r w:rsidR="00851552" w:rsidRPr="0025798B">
        <w:t xml:space="preserve"> </w:t>
      </w:r>
      <w:r w:rsidRPr="0025798B">
        <w:t>significant industrial discharges to the system</w:t>
      </w:r>
      <w:r w:rsidR="0028137C">
        <w:t xml:space="preserve"> nor are any planned at present</w:t>
      </w:r>
      <w:r w:rsidRPr="0025798B">
        <w:t>.</w:t>
      </w:r>
      <w:r w:rsidRPr="00186631">
        <w:t xml:space="preserve"> </w:t>
      </w:r>
    </w:p>
    <w:p w14:paraId="240C56A5" w14:textId="24E0BFC1" w:rsidR="001176D6" w:rsidRPr="00186631" w:rsidRDefault="001176D6" w:rsidP="001176D6">
      <w:pPr>
        <w:spacing w:after="160" w:line="278" w:lineRule="auto"/>
      </w:pPr>
      <w:r w:rsidRPr="00186631">
        <w:t>Wastewater treatment is a critical public health and environmental protection service, ensuring that effluent discharged to</w:t>
      </w:r>
      <w:r w:rsidR="00851552">
        <w:t xml:space="preserve"> Hangman Creek</w:t>
      </w:r>
      <w:r w:rsidRPr="00186631">
        <w:t xml:space="preserve"> meets stringent regulatory standards and minimizes impact on the aquatic environment. This is essential to protect public health, </w:t>
      </w:r>
      <w:r w:rsidR="00E866AE">
        <w:t xml:space="preserve">to </w:t>
      </w:r>
      <w:r w:rsidRPr="00186631">
        <w:t xml:space="preserve">preserve the ecological balance of receiving </w:t>
      </w:r>
      <w:proofErr w:type="gramStart"/>
      <w:r w:rsidRPr="00186631">
        <w:t>waters</w:t>
      </w:r>
      <w:proofErr w:type="gramEnd"/>
      <w:r w:rsidRPr="00186631">
        <w:t>, and comply with environmental regulations.</w:t>
      </w:r>
      <w:r>
        <w:t xml:space="preserve"> </w:t>
      </w:r>
    </w:p>
    <w:p w14:paraId="5E3E6303" w14:textId="77777777" w:rsidR="00713818" w:rsidRDefault="001176D6" w:rsidP="00713818">
      <w:pPr>
        <w:spacing w:after="160" w:line="278" w:lineRule="auto"/>
      </w:pPr>
      <w:r w:rsidRPr="00186631">
        <w:t xml:space="preserve">This chapter aims to accurately characterize existing wastewater flows and pollutant loads and to project these parameters for the </w:t>
      </w:r>
      <w:r w:rsidR="0083294D">
        <w:t>5</w:t>
      </w:r>
      <w:r w:rsidR="00851552">
        <w:t xml:space="preserve"> and 20</w:t>
      </w:r>
      <w:r w:rsidRPr="00186631">
        <w:t xml:space="preserve">-year planning period to inform </w:t>
      </w:r>
      <w:r w:rsidR="0083294D">
        <w:t xml:space="preserve">this plan’s </w:t>
      </w:r>
      <w:r w:rsidRPr="00186631">
        <w:t>system evaluation a</w:t>
      </w:r>
      <w:r w:rsidR="0083294D">
        <w:t xml:space="preserve">s well as the </w:t>
      </w:r>
      <w:r w:rsidRPr="00186631">
        <w:t xml:space="preserve">design of </w:t>
      </w:r>
      <w:r w:rsidR="0083294D">
        <w:t xml:space="preserve">any </w:t>
      </w:r>
      <w:r w:rsidRPr="00186631">
        <w:t>improvements</w:t>
      </w:r>
      <w:r w:rsidR="0083294D">
        <w:t xml:space="preserve"> resulting from the analysis</w:t>
      </w:r>
      <w:r w:rsidRPr="00186631">
        <w:t xml:space="preserve">. An accurate understanding of these characteristics is foundational for effective wastewater management. </w:t>
      </w:r>
    </w:p>
    <w:p w14:paraId="1C9D50AE" w14:textId="05E0BFFE" w:rsidR="001176D6" w:rsidRPr="00713818" w:rsidRDefault="001176D6" w:rsidP="00713818">
      <w:pPr>
        <w:pStyle w:val="Heading2"/>
      </w:pPr>
      <w:bookmarkStart w:id="82" w:name="_Toc206075600"/>
      <w:r w:rsidRPr="00713818">
        <w:t xml:space="preserve">Wastewater Flow </w:t>
      </w:r>
      <w:r w:rsidR="005D0A50" w:rsidRPr="00713818">
        <w:t>Ch</w:t>
      </w:r>
      <w:r w:rsidRPr="00713818">
        <w:t>aracteristic</w:t>
      </w:r>
      <w:r w:rsidR="005D0A50" w:rsidRPr="00713818">
        <w:t xml:space="preserve"> </w:t>
      </w:r>
      <w:r w:rsidRPr="00713818">
        <w:t>Terms</w:t>
      </w:r>
      <w:bookmarkEnd w:id="82"/>
    </w:p>
    <w:p w14:paraId="207123D1" w14:textId="77777777" w:rsidR="00572B8B" w:rsidRDefault="001176D6" w:rsidP="006F3C86">
      <w:pPr>
        <w:spacing w:after="160" w:line="278" w:lineRule="auto"/>
      </w:pPr>
      <w:r w:rsidRPr="00186631">
        <w:t>Understanding various wastewater flow characteristics and pollutant loads is essential for evaluating the performance of the existing system</w:t>
      </w:r>
      <w:r w:rsidR="00CB6D1B">
        <w:t xml:space="preserve"> and to </w:t>
      </w:r>
      <w:r w:rsidRPr="00186631">
        <w:t>design systems that are not only effective under average conditions but can also handle predictable extremes</w:t>
      </w:r>
      <w:r w:rsidR="00E866AE">
        <w:t xml:space="preserve"> and </w:t>
      </w:r>
      <w:r w:rsidR="0083294D">
        <w:t>withstand</w:t>
      </w:r>
      <w:r w:rsidR="00E866AE">
        <w:t xml:space="preserve"> population </w:t>
      </w:r>
      <w:r w:rsidR="0083294D">
        <w:t>or</w:t>
      </w:r>
      <w:r w:rsidR="00E866AE">
        <w:t xml:space="preserve"> industry growth</w:t>
      </w:r>
      <w:r w:rsidRPr="00186631">
        <w:t xml:space="preserve">. Key terms used throughout this </w:t>
      </w:r>
      <w:r w:rsidR="0083294D">
        <w:t>pl</w:t>
      </w:r>
      <w:r w:rsidRPr="00186631">
        <w:t>an are defined in </w:t>
      </w:r>
      <w:r w:rsidRPr="00186631">
        <w:rPr>
          <w:b/>
          <w:bCs/>
        </w:rPr>
        <w:t xml:space="preserve">Table </w:t>
      </w:r>
      <w:r w:rsidR="00CB6D1B">
        <w:rPr>
          <w:b/>
          <w:bCs/>
        </w:rPr>
        <w:t>5.2-1</w:t>
      </w:r>
      <w:r w:rsidRPr="00186631">
        <w:t> below, along with their typical application in</w:t>
      </w:r>
      <w:r w:rsidR="00572B8B">
        <w:t xml:space="preserve"> </w:t>
      </w:r>
      <w:r w:rsidRPr="00186631">
        <w:t>wastewater facility pla</w:t>
      </w:r>
      <w:r w:rsidR="00E866AE">
        <w:t>nni</w:t>
      </w:r>
      <w:r w:rsidR="00572B8B">
        <w:t>ng.</w:t>
      </w:r>
    </w:p>
    <w:p w14:paraId="7CF4C538" w14:textId="151BE283" w:rsidR="0050590E" w:rsidRDefault="0050590E" w:rsidP="006F3C86">
      <w:pPr>
        <w:spacing w:after="160" w:line="278" w:lineRule="auto"/>
        <w:sectPr w:rsidR="0050590E" w:rsidSect="00202DDF">
          <w:pgSz w:w="12240" w:h="15840"/>
          <w:pgMar w:top="1440" w:right="1440" w:bottom="1440" w:left="1440" w:header="720" w:footer="720" w:gutter="0"/>
          <w:cols w:space="720"/>
          <w:docGrid w:linePitch="360"/>
        </w:sectPr>
      </w:pPr>
    </w:p>
    <w:p w14:paraId="62A43CCC" w14:textId="1F6CC9D1" w:rsidR="00572B8B" w:rsidRDefault="00572B8B" w:rsidP="006F3C86">
      <w:pPr>
        <w:spacing w:after="160" w:line="278" w:lineRule="auto"/>
        <w:sectPr w:rsidR="00572B8B" w:rsidSect="00B72E76">
          <w:type w:val="continuous"/>
          <w:pgSz w:w="12240" w:h="15840"/>
          <w:pgMar w:top="1440" w:right="1440" w:bottom="1440" w:left="1440" w:header="720" w:footer="720" w:gutter="0"/>
          <w:cols w:space="720"/>
          <w:docGrid w:linePitch="360"/>
        </w:sectPr>
      </w:pPr>
    </w:p>
    <w:p w14:paraId="7B60CB9D" w14:textId="2101FFCF" w:rsidR="00713818" w:rsidRPr="006B07E4" w:rsidRDefault="00713818" w:rsidP="00713818">
      <w:pPr>
        <w:pStyle w:val="Caption"/>
      </w:pPr>
      <w:r>
        <w:lastRenderedPageBreak/>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1</w:t>
      </w:r>
      <w:r w:rsidR="000F703F">
        <w:fldChar w:fldCharType="end"/>
      </w:r>
      <w:r>
        <w:t xml:space="preserve"> Wastewater Flow Characterization Definitions</w:t>
      </w:r>
    </w:p>
    <w:tbl>
      <w:tblPr>
        <w:tblpPr w:leftFromText="180" w:rightFromText="180" w:vertAnchor="text" w:tblpY="1"/>
        <w:tblOverlap w:val="never"/>
        <w:tblW w:w="11877" w:type="dxa"/>
        <w:tblBorders>
          <w:top w:val="single" w:sz="4" w:space="0" w:color="D1D5DB"/>
          <w:left w:val="single" w:sz="4" w:space="0" w:color="D1D5DB"/>
          <w:bottom w:val="single" w:sz="4" w:space="0" w:color="D1D5DB"/>
          <w:right w:val="single" w:sz="4" w:space="0" w:color="D1D5DB"/>
        </w:tblBorders>
        <w:shd w:val="clear" w:color="auto" w:fill="F8FAFC"/>
        <w:tblCellMar>
          <w:top w:w="15" w:type="dxa"/>
          <w:left w:w="15" w:type="dxa"/>
          <w:bottom w:w="15" w:type="dxa"/>
          <w:right w:w="15" w:type="dxa"/>
        </w:tblCellMar>
        <w:tblLook w:val="04A0" w:firstRow="1" w:lastRow="0" w:firstColumn="1" w:lastColumn="0" w:noHBand="0" w:noVBand="1"/>
      </w:tblPr>
      <w:tblGrid>
        <w:gridCol w:w="1527"/>
        <w:gridCol w:w="5195"/>
        <w:gridCol w:w="1946"/>
        <w:gridCol w:w="3209"/>
      </w:tblGrid>
      <w:tr w:rsidR="00EB776A" w:rsidRPr="0050590E" w14:paraId="588E380C" w14:textId="77777777" w:rsidTr="00DF50BB">
        <w:trPr>
          <w:tblHeader/>
        </w:trPr>
        <w:tc>
          <w:tcPr>
            <w:tcW w:w="1527"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443D4EC9" w14:textId="77777777" w:rsidR="00EB776A" w:rsidRPr="0050590E" w:rsidRDefault="00EB776A" w:rsidP="00DF50BB">
            <w:pPr>
              <w:rPr>
                <w:b/>
                <w:bCs/>
              </w:rPr>
            </w:pPr>
            <w:r w:rsidRPr="0050590E">
              <w:rPr>
                <w:b/>
                <w:bCs/>
              </w:rPr>
              <w:t>Parameter</w:t>
            </w:r>
          </w:p>
        </w:tc>
        <w:tc>
          <w:tcPr>
            <w:tcW w:w="5195"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F0448B6" w14:textId="77777777" w:rsidR="00EB776A" w:rsidRPr="0050590E" w:rsidRDefault="00EB776A" w:rsidP="00DF50BB">
            <w:pPr>
              <w:rPr>
                <w:b/>
                <w:bCs/>
              </w:rPr>
            </w:pPr>
            <w:r w:rsidRPr="0050590E">
              <w:rPr>
                <w:b/>
                <w:bCs/>
              </w:rPr>
              <w:t>Definition</w:t>
            </w:r>
          </w:p>
        </w:tc>
        <w:tc>
          <w:tcPr>
            <w:tcW w:w="1946"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62666A32" w14:textId="0EBAF591" w:rsidR="00EB776A" w:rsidRPr="0050590E" w:rsidRDefault="00EB776A" w:rsidP="00DF50BB">
            <w:pPr>
              <w:rPr>
                <w:b/>
                <w:bCs/>
              </w:rPr>
            </w:pPr>
            <w:r w:rsidRPr="0050590E">
              <w:rPr>
                <w:b/>
                <w:bCs/>
              </w:rPr>
              <w:t xml:space="preserve">Source </w:t>
            </w:r>
          </w:p>
        </w:tc>
        <w:tc>
          <w:tcPr>
            <w:tcW w:w="3209"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0E04F894" w14:textId="5E570936" w:rsidR="00EB776A" w:rsidRPr="0050590E" w:rsidRDefault="00EB776A" w:rsidP="00DF50BB">
            <w:pPr>
              <w:rPr>
                <w:b/>
                <w:bCs/>
              </w:rPr>
            </w:pPr>
            <w:r w:rsidRPr="0050590E">
              <w:rPr>
                <w:b/>
                <w:bCs/>
              </w:rPr>
              <w:t>Formula</w:t>
            </w:r>
          </w:p>
        </w:tc>
      </w:tr>
      <w:tr w:rsidR="00EB776A" w:rsidRPr="0050590E" w14:paraId="4B1CA15D"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309186C" w14:textId="77777777" w:rsidR="00EB776A" w:rsidRPr="005957BD" w:rsidRDefault="00EB776A" w:rsidP="00DF50BB">
            <w:pPr>
              <w:rPr>
                <w:b/>
                <w:bCs/>
              </w:rPr>
            </w:pPr>
            <w:r w:rsidRPr="005957BD">
              <w:rPr>
                <w:b/>
                <w:bCs/>
              </w:rPr>
              <w:t>AAF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EFACEEF" w14:textId="17FAD9A3" w:rsidR="00EB776A" w:rsidRPr="0050590E" w:rsidRDefault="00EB776A" w:rsidP="00DF50BB">
            <w:r>
              <w:t xml:space="preserve">Average Annual Flow - “The total annual volume divided by 365 days. This value is approximated by the mean of the </w:t>
            </w:r>
            <w:proofErr w:type="gramStart"/>
            <w:r>
              <w:t>twelve monthly</w:t>
            </w:r>
            <w:proofErr w:type="gramEnd"/>
            <w:r>
              <w:t xml:space="preserve"> average flows.”</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6E18FA7" w14:textId="4A3690E9" w:rsidR="00EB776A" w:rsidRPr="0050590E" w:rsidRDefault="00EB776A" w:rsidP="00DF50BB">
            <w:r>
              <w:t>EPA I&amp;I Guidance.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650B1A4" w14:textId="3803F5CB" w:rsidR="00EB776A" w:rsidRPr="0050590E" w:rsidRDefault="00EB776A" w:rsidP="00DF50BB">
            <w:r w:rsidRPr="0050590E">
              <w:t xml:space="preserve">Σ </w:t>
            </w:r>
            <w:proofErr w:type="spellStart"/>
            <w:r w:rsidRPr="0050590E">
              <w:t>Q</w:t>
            </w:r>
            <w:r w:rsidRPr="00AC2A31">
              <w:rPr>
                <w:vertAlign w:val="subscript"/>
              </w:rPr>
              <w:t>month</w:t>
            </w:r>
            <w:proofErr w:type="spellEnd"/>
            <w:r w:rsidRPr="0050590E">
              <w:t xml:space="preserve"> / </w:t>
            </w:r>
            <w:r>
              <w:t>12</w:t>
            </w:r>
          </w:p>
        </w:tc>
      </w:tr>
      <w:tr w:rsidR="00EB776A" w:rsidRPr="0050590E" w14:paraId="0B849C7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467517E" w14:textId="77777777" w:rsidR="00EB776A" w:rsidRPr="005957BD" w:rsidRDefault="00EB776A" w:rsidP="00DF50BB">
            <w:pPr>
              <w:rPr>
                <w:b/>
                <w:bCs/>
              </w:rPr>
            </w:pPr>
            <w:r w:rsidRPr="005957BD">
              <w:rPr>
                <w:b/>
                <w:bCs/>
              </w:rPr>
              <w:t>ADF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AAE070C" w14:textId="0CBAF7DE" w:rsidR="00EB776A" w:rsidRPr="0050590E" w:rsidRDefault="00EB776A" w:rsidP="00DF50BB">
            <w:r>
              <w:t xml:space="preserve">Average Daily Flow - </w:t>
            </w:r>
            <w:r w:rsidRPr="0050590E">
              <w:t>“</w:t>
            </w:r>
            <w:r>
              <w:t>The average of the daily flow volumes anticipated to occur over a calendar year”</w:t>
            </w:r>
            <w:r>
              <w:br/>
            </w:r>
            <w:r>
              <w:br/>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1511AA4" w14:textId="3E3E11EC" w:rsidR="00EB776A" w:rsidRPr="0050590E" w:rsidRDefault="00EB776A" w:rsidP="00DF50BB">
            <w:r w:rsidRPr="00476A14">
              <w:rPr>
                <w:rFonts w:ascii="Arial" w:hAnsi="Arial" w:cs="Arial"/>
                <w:color w:val="374151"/>
                <w:sz w:val="21"/>
                <w:szCs w:val="21"/>
              </w:rPr>
              <w:t>Ecology. (2008). </w:t>
            </w:r>
            <w:r>
              <w:rPr>
                <w:rFonts w:ascii="Arial" w:hAnsi="Arial" w:cs="Arial"/>
                <w:color w:val="374151"/>
                <w:sz w:val="21"/>
                <w:szCs w:val="21"/>
              </w:rPr>
              <w:t>“Orange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F780A20" w14:textId="64AD4F94" w:rsidR="00EB776A" w:rsidRPr="0050590E" w:rsidRDefault="00EB776A" w:rsidP="00DF50BB">
            <w:r w:rsidRPr="0050590E">
              <w:t>Σ Q</w:t>
            </w:r>
            <w:r w:rsidRPr="0050590E">
              <w:rPr>
                <w:vertAlign w:val="subscript"/>
              </w:rPr>
              <w:t>24h</w:t>
            </w:r>
            <w:r w:rsidRPr="0050590E">
              <w:t xml:space="preserve"> / n</w:t>
            </w:r>
          </w:p>
        </w:tc>
      </w:tr>
      <w:tr w:rsidR="00EB776A" w:rsidRPr="0050590E" w14:paraId="3EA384E2"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9722E28" w14:textId="77777777" w:rsidR="00EB776A" w:rsidRPr="005957BD" w:rsidRDefault="00EB776A" w:rsidP="00DF50BB">
            <w:pPr>
              <w:rPr>
                <w:b/>
                <w:bCs/>
              </w:rPr>
            </w:pPr>
            <w:r w:rsidRPr="005957BD">
              <w:rPr>
                <w:b/>
                <w:bCs/>
              </w:rPr>
              <w:t>AADF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C619A96" w14:textId="166A45B6" w:rsidR="00EB776A" w:rsidRPr="0050590E" w:rsidRDefault="00EB776A" w:rsidP="00DF50BB">
            <w:r>
              <w:t xml:space="preserve">Average Annual Design Flow - </w:t>
            </w:r>
            <w:r w:rsidRPr="0050590E">
              <w:t>“</w:t>
            </w:r>
            <w:r>
              <w:t>The average of the daily flow volumes anticipated to occur over a calendar year.”</w:t>
            </w:r>
            <w:r>
              <w:br/>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7742F41" w14:textId="4662F077" w:rsidR="00EB776A" w:rsidRPr="0050590E" w:rsidRDefault="00EB776A" w:rsidP="00DF50BB">
            <w:r w:rsidRPr="00476A14">
              <w:rPr>
                <w:rFonts w:ascii="Arial" w:hAnsi="Arial" w:cs="Arial"/>
                <w:color w:val="374151"/>
                <w:sz w:val="21"/>
                <w:szCs w:val="21"/>
              </w:rPr>
              <w:t>Ecology. (2008). </w:t>
            </w:r>
            <w:r>
              <w:rPr>
                <w:rFonts w:ascii="Arial" w:hAnsi="Arial" w:cs="Arial"/>
                <w:color w:val="374151"/>
                <w:sz w:val="21"/>
                <w:szCs w:val="21"/>
              </w:rPr>
              <w:t>“Orange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45A461" w14:textId="79EF70A6" w:rsidR="00EB776A" w:rsidRPr="0050590E" w:rsidRDefault="00EB776A" w:rsidP="00DF50BB">
            <w:r>
              <w:t>Design Planning Value</w:t>
            </w:r>
          </w:p>
        </w:tc>
      </w:tr>
      <w:tr w:rsidR="00EB776A" w:rsidRPr="0050590E" w14:paraId="54B0E1E8"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22DAF51" w14:textId="77777777" w:rsidR="00EB776A" w:rsidRPr="005957BD" w:rsidRDefault="00EB776A" w:rsidP="00DF50BB">
            <w:pPr>
              <w:rPr>
                <w:b/>
                <w:bCs/>
              </w:rPr>
            </w:pPr>
            <w:r w:rsidRPr="005957BD">
              <w:rPr>
                <w:b/>
                <w:bCs/>
              </w:rPr>
              <w:t>BOD₅</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DAB6867" w14:textId="007E5E14" w:rsidR="00EB776A" w:rsidRPr="0050590E" w:rsidRDefault="00EB776A" w:rsidP="00DF50BB">
            <w:r w:rsidRPr="0050590E">
              <w:t>Five-</w:t>
            </w:r>
            <w:r>
              <w:t>D</w:t>
            </w:r>
            <w:r w:rsidRPr="0050590E">
              <w:t xml:space="preserve">ay </w:t>
            </w:r>
            <w:r>
              <w:t>B</w:t>
            </w:r>
            <w:r w:rsidRPr="0050590E">
              <w:t xml:space="preserve">iochemical </w:t>
            </w:r>
            <w:r>
              <w:t>O</w:t>
            </w:r>
            <w:r w:rsidRPr="0050590E">
              <w:t xml:space="preserve">xygen </w:t>
            </w:r>
            <w:r>
              <w:t>D</w:t>
            </w:r>
            <w:r w:rsidRPr="0050590E">
              <w:t>emand</w:t>
            </w:r>
            <w:r>
              <w:t xml:space="preserve"> – “A measure of the amount of oxygen required to stabilize a waste biologically over a 5-d period.”</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3D1172D" w14:textId="6DFF61C2" w:rsidR="00EB776A" w:rsidRPr="0050590E" w:rsidRDefault="00EB776A" w:rsidP="00DF50BB">
            <w:r w:rsidRPr="00F01AFB">
              <w:t>Metcalf &amp; Eddy/AECOM.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772F86E" w14:textId="1B190B82" w:rsidR="00EB776A" w:rsidRPr="0050590E" w:rsidRDefault="00EB776A" w:rsidP="00DF50BB"/>
        </w:tc>
      </w:tr>
      <w:tr w:rsidR="00EB776A" w:rsidRPr="0050590E" w14:paraId="630F83C1"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0D769BC" w14:textId="77777777" w:rsidR="00EB776A" w:rsidRPr="005957BD" w:rsidRDefault="00EB776A" w:rsidP="00DF50BB">
            <w:pPr>
              <w:rPr>
                <w:b/>
                <w:bCs/>
              </w:rPr>
            </w:pPr>
            <w:r w:rsidRPr="005957BD">
              <w:rPr>
                <w:b/>
                <w:bCs/>
              </w:rPr>
              <w:t>TSS</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3000CB8" w14:textId="1179FA75" w:rsidR="00EB776A" w:rsidRPr="0050590E" w:rsidRDefault="00EB776A" w:rsidP="00DF50BB">
            <w:pPr>
              <w:spacing w:after="160" w:line="278" w:lineRule="auto"/>
            </w:pPr>
            <w:r>
              <w:t xml:space="preserve">Total Suspended Solids - “Portion of total solids retained on a filter with a specified pore size, </w:t>
            </w:r>
            <w:r>
              <w:lastRenderedPageBreak/>
              <w:t>measured after being dried at a specified temperature…”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3F4A3E5" w14:textId="120DD334" w:rsidR="00EB776A" w:rsidRPr="0050590E" w:rsidRDefault="00EB776A" w:rsidP="00DF50BB">
            <w:pPr>
              <w:spacing w:after="160" w:line="278" w:lineRule="auto"/>
            </w:pPr>
            <w:r w:rsidRPr="00F01AFB">
              <w:lastRenderedPageBreak/>
              <w:t>Metcalf &amp; Eddy/AECOM. (2014)</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B4052BF" w14:textId="4F495D63" w:rsidR="00EB776A" w:rsidRPr="0050590E" w:rsidRDefault="00EB776A" w:rsidP="00DF50BB">
            <w:pPr>
              <w:spacing w:after="160" w:line="278" w:lineRule="auto"/>
            </w:pPr>
          </w:p>
        </w:tc>
      </w:tr>
      <w:tr w:rsidR="00EB776A" w:rsidRPr="0050590E" w14:paraId="7C4EFC3D"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DEC1B6D" w14:textId="1E07663E" w:rsidR="00EB776A" w:rsidRPr="00EB776A" w:rsidRDefault="00EB776A" w:rsidP="00DF50BB">
            <w:pPr>
              <w:rPr>
                <w:b/>
                <w:bCs/>
              </w:rPr>
            </w:pPr>
            <w:r w:rsidRPr="00EB776A">
              <w:rPr>
                <w:b/>
                <w:bCs/>
              </w:rPr>
              <w:t>MWDF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5E501BC" w14:textId="1CEA0CE7" w:rsidR="00EB776A" w:rsidRDefault="00EB776A" w:rsidP="00DF50BB">
            <w:pPr>
              <w:spacing w:after="160" w:line="278" w:lineRule="auto"/>
            </w:pPr>
            <w:r w:rsidRPr="00DF50BB">
              <w:t xml:space="preserve">Maximum Week Design Flow - </w:t>
            </w:r>
            <w:r>
              <w:t>The largest volume of flow anticipated to occur during a continuous 7-day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D805AAA" w14:textId="59FDAC1E"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0233600" w14:textId="73C0EF8F" w:rsidR="00EB776A" w:rsidRPr="0050590E" w:rsidRDefault="00EB776A" w:rsidP="00DF50BB">
            <w:pPr>
              <w:spacing w:after="160" w:line="278" w:lineRule="auto"/>
            </w:pPr>
            <w:r>
              <w:t>Observation</w:t>
            </w:r>
          </w:p>
        </w:tc>
      </w:tr>
      <w:tr w:rsidR="00EB776A" w:rsidRPr="0050590E" w14:paraId="71A065CE"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1964178B" w14:textId="35C63320" w:rsidR="00EB776A" w:rsidRPr="0050590E" w:rsidRDefault="00EB776A" w:rsidP="00DF50BB">
            <w:r>
              <w:rPr>
                <w:rStyle w:val="Strong"/>
                <w:rFonts w:ascii="Arial" w:hAnsi="Arial" w:cs="Arial"/>
                <w:color w:val="111827"/>
                <w:sz w:val="21"/>
                <w:szCs w:val="21"/>
                <w:bdr w:val="single" w:sz="2" w:space="0" w:color="E5E7EB" w:frame="1"/>
              </w:rPr>
              <w:t>MMDF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FE7E393" w14:textId="0FA433E3" w:rsidR="00EB776A" w:rsidRDefault="00EB776A" w:rsidP="00DF50BB">
            <w:pPr>
              <w:spacing w:after="160" w:line="278" w:lineRule="auto"/>
            </w:pPr>
            <w:r w:rsidRPr="00DF50BB">
              <w:t>Maximum Month Design Flow - “The largest volume of flow anticipated to occur during a continuous 30-day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E123B17" w14:textId="2967361A"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C71E681" w14:textId="7793447B" w:rsidR="00EB776A" w:rsidRPr="0050590E" w:rsidRDefault="00EB776A" w:rsidP="00DF50BB">
            <w:pPr>
              <w:spacing w:after="160" w:line="278" w:lineRule="auto"/>
            </w:pPr>
            <w:r w:rsidRPr="00DF50BB">
              <w:t>Max 30-day rolling window through the design-years</w:t>
            </w:r>
          </w:p>
        </w:tc>
      </w:tr>
      <w:tr w:rsidR="00EB776A" w:rsidRPr="0050590E" w14:paraId="634722BE"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9E1DE16" w14:textId="75D3C674" w:rsidR="00EB776A" w:rsidRPr="0050590E" w:rsidRDefault="00EB776A" w:rsidP="00DF50BB">
            <w:r>
              <w:rPr>
                <w:rStyle w:val="Strong"/>
                <w:rFonts w:ascii="Arial" w:hAnsi="Arial" w:cs="Arial"/>
                <w:color w:val="111827"/>
                <w:sz w:val="21"/>
                <w:szCs w:val="21"/>
                <w:bdr w:val="single" w:sz="2" w:space="0" w:color="E5E7EB" w:frame="1"/>
              </w:rPr>
              <w:t>MDDF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911DFFC" w14:textId="587142C8" w:rsidR="00EB776A" w:rsidRDefault="00EB776A" w:rsidP="00DF50BB">
            <w:pPr>
              <w:spacing w:after="160" w:line="278" w:lineRule="auto"/>
            </w:pPr>
            <w:r w:rsidRPr="00DF50BB">
              <w:t>Maximum Day Design Flow - “The largest volume of flow anticipated to occur during a one-day period, expressed as a daily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DCAB943" w14:textId="0C1BC934"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5321CC7" w14:textId="21027B80" w:rsidR="00EB776A" w:rsidRPr="0050590E" w:rsidRDefault="00EB776A" w:rsidP="00DF50BB">
            <w:pPr>
              <w:spacing w:after="160" w:line="278" w:lineRule="auto"/>
            </w:pPr>
            <w:r>
              <w:t>Observation of measured flows during design years</w:t>
            </w:r>
          </w:p>
        </w:tc>
      </w:tr>
      <w:tr w:rsidR="00EB776A" w:rsidRPr="0050590E" w14:paraId="50677FE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8C4344D" w14:textId="3A0AA929" w:rsidR="00EB776A" w:rsidRPr="0050590E" w:rsidRDefault="00EB776A" w:rsidP="00DF50BB">
            <w:r>
              <w:rPr>
                <w:rStyle w:val="Strong"/>
                <w:rFonts w:ascii="Arial" w:hAnsi="Arial" w:cs="Arial"/>
                <w:color w:val="111827"/>
                <w:sz w:val="21"/>
                <w:szCs w:val="21"/>
                <w:bdr w:val="single" w:sz="2" w:space="0" w:color="E5E7EB" w:frame="1"/>
              </w:rPr>
              <w:t>PHDF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A175140" w14:textId="46085725" w:rsidR="00EB776A" w:rsidRDefault="00EB776A" w:rsidP="00DF50BB">
            <w:pPr>
              <w:spacing w:after="160" w:line="278" w:lineRule="auto"/>
            </w:pPr>
            <w:r w:rsidRPr="00DF50BB">
              <w:t>Peak Hour Design Flow - “The largest volume of flow anticipated to occur during a one-hour period, expressed as a daily or hourly average.”</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B94F7F0" w14:textId="49040AB2"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CF89D69" w14:textId="3B1B29DA" w:rsidR="00EB776A" w:rsidRPr="0050590E" w:rsidRDefault="00EB776A" w:rsidP="00DF50BB">
            <w:pPr>
              <w:spacing w:after="160" w:line="278" w:lineRule="auto"/>
            </w:pPr>
            <w:r>
              <w:t xml:space="preserve">Measured or </w:t>
            </w:r>
            <w:r w:rsidRPr="00B26774">
              <w:t xml:space="preserve">PHDF = </w:t>
            </w:r>
            <w:proofErr w:type="spellStart"/>
            <w:r w:rsidRPr="00B26774">
              <w:t>PF</w:t>
            </w:r>
            <w:r w:rsidRPr="00DF50BB">
              <w:t>hr</w:t>
            </w:r>
            <w:proofErr w:type="spellEnd"/>
            <w:r w:rsidRPr="00B26774">
              <w:t> × AAD</w:t>
            </w:r>
            <w:r>
              <w:t>F</w:t>
            </w:r>
          </w:p>
        </w:tc>
      </w:tr>
      <w:tr w:rsidR="00EB776A" w:rsidRPr="0050590E" w14:paraId="291BCBF4"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3FC30AA" w14:textId="49410931" w:rsidR="00EB776A" w:rsidRPr="0050590E" w:rsidRDefault="00EB776A" w:rsidP="00DF50BB">
            <w:r>
              <w:rPr>
                <w:rStyle w:val="Strong"/>
                <w:rFonts w:ascii="Arial" w:hAnsi="Arial" w:cs="Arial"/>
                <w:color w:val="111827"/>
                <w:sz w:val="21"/>
                <w:szCs w:val="21"/>
                <w:bdr w:val="single" w:sz="2" w:space="0" w:color="E5E7EB" w:frame="1"/>
              </w:rPr>
              <w:lastRenderedPageBreak/>
              <w:t>PIDF</w:t>
            </w:r>
            <w:r>
              <w:rPr>
                <w:rFonts w:ascii="Arial" w:hAnsi="Arial" w:cs="Arial"/>
                <w:color w:val="374151"/>
                <w:sz w:val="21"/>
                <w:szCs w:val="21"/>
              </w:rPr>
              <w:t> </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CE3907E" w14:textId="5F0A71C5" w:rsidR="00EB776A" w:rsidRDefault="00EB776A" w:rsidP="00DF50BB">
            <w:pPr>
              <w:spacing w:after="160" w:line="278" w:lineRule="auto"/>
            </w:pPr>
            <w:r w:rsidRPr="00DF50BB">
              <w:t>Peak Instantaneous Design Flow - “The maximum anticipated instantaneous flow.”</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12B2E74" w14:textId="2EBB6BA8" w:rsidR="00EB776A" w:rsidRPr="00F01AFB" w:rsidRDefault="00EB776A"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0A1FB92" w14:textId="671DE4BF" w:rsidR="00EB776A" w:rsidRPr="0050590E" w:rsidRDefault="00EB776A" w:rsidP="00DF50BB">
            <w:pPr>
              <w:spacing w:after="160" w:line="278" w:lineRule="auto"/>
            </w:pPr>
            <w:r w:rsidRPr="00B26774">
              <w:t xml:space="preserve">Measured or PIDF = </w:t>
            </w:r>
            <w:proofErr w:type="spellStart"/>
            <w:r w:rsidRPr="00B26774">
              <w:t>PF</w:t>
            </w:r>
            <w:r w:rsidRPr="00DF50BB">
              <w:t>inst</w:t>
            </w:r>
            <w:proofErr w:type="spellEnd"/>
            <w:r w:rsidRPr="00B26774">
              <w:t> × AADF</w:t>
            </w:r>
          </w:p>
        </w:tc>
      </w:tr>
      <w:tr w:rsidR="008606D8" w:rsidRPr="0050590E" w14:paraId="5B320D1F"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639CC22" w14:textId="19D2BA82" w:rsidR="008606D8" w:rsidRPr="008606D8" w:rsidRDefault="008606D8" w:rsidP="00DF50BB">
            <w:pPr>
              <w:rPr>
                <w:rStyle w:val="Strong"/>
                <w:rFonts w:ascii="Arial" w:hAnsi="Arial" w:cs="Arial"/>
                <w:b w:val="0"/>
                <w:bCs w:val="0"/>
                <w:color w:val="111827"/>
                <w:sz w:val="21"/>
                <w:szCs w:val="21"/>
                <w:bdr w:val="single" w:sz="2" w:space="0" w:color="E5E7EB" w:frame="1"/>
              </w:rPr>
            </w:pPr>
            <w:r w:rsidRPr="008606D8">
              <w:rPr>
                <w:b/>
                <w:bCs/>
              </w:rPr>
              <w:t>PF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259075F" w14:textId="4449D23C" w:rsidR="008606D8" w:rsidRPr="00DF50BB" w:rsidRDefault="008606D8" w:rsidP="00DF50BB">
            <w:pPr>
              <w:spacing w:after="160" w:line="278" w:lineRule="auto"/>
            </w:pPr>
            <w:r w:rsidRPr="00AD5628">
              <w:t>“Peaking Factor = ratio of peak hourly flow to average daily flow.”</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C7CAB3F" w14:textId="4400520B" w:rsidR="008606D8" w:rsidRPr="00DF50BB" w:rsidRDefault="008606D8" w:rsidP="00DF50BB">
            <w:pPr>
              <w:spacing w:after="160" w:line="278" w:lineRule="auto"/>
            </w:pPr>
            <w:r w:rsidRPr="00DF50BB">
              <w:t>Ecology. (2008). “Orange Book”</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5C23A4C" w14:textId="63F5F558" w:rsidR="008606D8" w:rsidRPr="00B26774" w:rsidRDefault="008606D8" w:rsidP="00DF50BB">
            <w:pPr>
              <w:spacing w:after="160" w:line="278" w:lineRule="auto"/>
            </w:pPr>
            <w:r w:rsidRPr="00AD5628">
              <w:t>PF = Q</w:t>
            </w:r>
            <w:r w:rsidRPr="00DF50BB">
              <w:t>PHF</w:t>
            </w:r>
            <w:r w:rsidRPr="00AD5628">
              <w:t xml:space="preserve"> / ADF</w:t>
            </w:r>
          </w:p>
        </w:tc>
      </w:tr>
      <w:tr w:rsidR="00EB776A" w:rsidRPr="0050590E" w14:paraId="650A13C3"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160E7F1" w14:textId="11965A09" w:rsidR="00EB776A" w:rsidRPr="008606D8" w:rsidRDefault="00EB776A" w:rsidP="00DF50BB">
            <w:pPr>
              <w:rPr>
                <w:rStyle w:val="Strong"/>
                <w:rFonts w:ascii="Arial" w:hAnsi="Arial" w:cs="Arial"/>
                <w:b w:val="0"/>
                <w:bCs w:val="0"/>
                <w:color w:val="111827"/>
                <w:sz w:val="21"/>
                <w:szCs w:val="21"/>
                <w:bdr w:val="single" w:sz="2" w:space="0" w:color="E5E7EB" w:frame="1"/>
              </w:rPr>
            </w:pPr>
            <w:r w:rsidRPr="008606D8">
              <w:rPr>
                <w:b/>
                <w:bCs/>
              </w:rPr>
              <w:t>MWF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7DAEBFEB" w14:textId="5008BB26" w:rsidR="00EB776A" w:rsidRPr="00DF50BB" w:rsidRDefault="00EB776A" w:rsidP="00DF50BB">
            <w:pPr>
              <w:spacing w:after="160" w:line="278" w:lineRule="auto"/>
            </w:pPr>
            <w:r w:rsidRPr="00AD5628">
              <w:t>“Maximum Week Flow: highest 7-day average flow in one year.”</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405A37E" w14:textId="7A007D43" w:rsidR="00EB776A" w:rsidRPr="00DF50BB" w:rsidRDefault="00EB776A" w:rsidP="00DF50BB">
            <w:pPr>
              <w:spacing w:after="160" w:line="278" w:lineRule="auto"/>
            </w:pPr>
            <w:proofErr w:type="spellStart"/>
            <w:r w:rsidRPr="00AD5628">
              <w:t>Tchobanoglous</w:t>
            </w:r>
            <w:proofErr w:type="spellEnd"/>
            <w:r w:rsidRPr="00AD5628">
              <w:t xml:space="preserve"> et al. (2003), Table 3-8</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75DE739" w14:textId="245DC65C" w:rsidR="00EB776A" w:rsidRPr="00B26774" w:rsidRDefault="00EB776A" w:rsidP="00DF50BB">
            <w:pPr>
              <w:spacing w:after="160" w:line="278" w:lineRule="auto"/>
            </w:pPr>
            <w:r w:rsidRPr="00AD5628">
              <w:t>MWF = Σ Q</w:t>
            </w:r>
            <w:r w:rsidRPr="00DF50BB">
              <w:t>7-d</w:t>
            </w:r>
            <w:r w:rsidRPr="00AD5628">
              <w:t xml:space="preserve"> / 7</w:t>
            </w:r>
          </w:p>
        </w:tc>
      </w:tr>
      <w:tr w:rsidR="00EB776A" w:rsidRPr="0050590E" w14:paraId="097AC2E0" w14:textId="77777777" w:rsidTr="00DF50BB">
        <w:tc>
          <w:tcPr>
            <w:tcW w:w="152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9415FE5" w14:textId="5D715FDD" w:rsidR="00EB776A" w:rsidRPr="008606D8" w:rsidRDefault="00EB776A" w:rsidP="00DF50BB">
            <w:pPr>
              <w:rPr>
                <w:rStyle w:val="Strong"/>
                <w:rFonts w:ascii="Arial" w:hAnsi="Arial" w:cs="Arial"/>
                <w:b w:val="0"/>
                <w:bCs w:val="0"/>
                <w:color w:val="111827"/>
                <w:sz w:val="21"/>
                <w:szCs w:val="21"/>
                <w:bdr w:val="single" w:sz="2" w:space="0" w:color="E5E7EB" w:frame="1"/>
              </w:rPr>
            </w:pPr>
            <w:r w:rsidRPr="008606D8">
              <w:rPr>
                <w:b/>
                <w:bCs/>
              </w:rPr>
              <w:t>MMF</w:t>
            </w:r>
          </w:p>
        </w:tc>
        <w:tc>
          <w:tcPr>
            <w:tcW w:w="5195"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C089B13" w14:textId="61778E14" w:rsidR="00EB776A" w:rsidRPr="00DF50BB" w:rsidRDefault="00EB776A" w:rsidP="00DF50BB">
            <w:pPr>
              <w:spacing w:after="160" w:line="278" w:lineRule="auto"/>
            </w:pPr>
            <w:r w:rsidRPr="00AD5628">
              <w:t>“Maximum Month Flow: highest 30-day average flow in one year.”</w:t>
            </w:r>
          </w:p>
        </w:tc>
        <w:tc>
          <w:tcPr>
            <w:tcW w:w="1946"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6131FB4C" w14:textId="42928B94" w:rsidR="00EB776A" w:rsidRPr="00DF50BB" w:rsidRDefault="00EB776A" w:rsidP="00DF50BB">
            <w:pPr>
              <w:spacing w:after="160" w:line="278" w:lineRule="auto"/>
            </w:pPr>
            <w:proofErr w:type="spellStart"/>
            <w:r w:rsidRPr="00AD5628">
              <w:t>Tchobanoglous</w:t>
            </w:r>
            <w:proofErr w:type="spellEnd"/>
            <w:r w:rsidRPr="00AD5628">
              <w:t xml:space="preserve"> et al. (2003), Table 3-8</w:t>
            </w:r>
          </w:p>
        </w:tc>
        <w:tc>
          <w:tcPr>
            <w:tcW w:w="3209"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558272D1" w14:textId="3C8F8473" w:rsidR="00EB776A" w:rsidRPr="00B26774" w:rsidRDefault="00EB776A" w:rsidP="00DF50BB">
            <w:pPr>
              <w:spacing w:after="160" w:line="278" w:lineRule="auto"/>
            </w:pPr>
            <w:r w:rsidRPr="00AD5628">
              <w:t>MMF = Σ Q</w:t>
            </w:r>
            <w:r w:rsidRPr="00DF50BB">
              <w:t>30-d</w:t>
            </w:r>
            <w:r w:rsidRPr="00AD5628">
              <w:t xml:space="preserve"> / 30</w:t>
            </w:r>
          </w:p>
        </w:tc>
      </w:tr>
    </w:tbl>
    <w:p w14:paraId="09BB9223" w14:textId="59135FF1" w:rsidR="0050590E" w:rsidRPr="0050590E" w:rsidRDefault="00DF50BB" w:rsidP="0050590E">
      <w:r>
        <w:br w:type="textWrapping" w:clear="all"/>
      </w:r>
    </w:p>
    <w:p w14:paraId="295C009C" w14:textId="3F6F7B73" w:rsidR="00713818" w:rsidRDefault="00713818">
      <w:pPr>
        <w:spacing w:after="160" w:line="259" w:lineRule="auto"/>
      </w:pPr>
      <w:r>
        <w:br w:type="page"/>
      </w:r>
    </w:p>
    <w:p w14:paraId="143F0252" w14:textId="0F25FCE2" w:rsidR="0050590E" w:rsidRPr="0050590E" w:rsidRDefault="00713818" w:rsidP="00713818">
      <w:pPr>
        <w:pStyle w:val="Caption"/>
        <w:rPr>
          <w:sz w:val="22"/>
          <w:szCs w:val="22"/>
        </w:rPr>
      </w:pPr>
      <w:r>
        <w:lastRenderedPageBreak/>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2</w:t>
      </w:r>
      <w:r w:rsidR="000F703F">
        <w:fldChar w:fldCharType="end"/>
      </w:r>
      <w:r w:rsidR="0050590E" w:rsidRPr="0050590E">
        <w:rPr>
          <w:sz w:val="22"/>
          <w:szCs w:val="22"/>
        </w:rPr>
        <w:t>Wastewater I&amp;I Analy</w:t>
      </w:r>
      <w:r>
        <w:rPr>
          <w:sz w:val="22"/>
          <w:szCs w:val="22"/>
        </w:rPr>
        <w:t>s</w:t>
      </w:r>
      <w:r w:rsidR="0050590E" w:rsidRPr="0050590E">
        <w:rPr>
          <w:sz w:val="22"/>
          <w:szCs w:val="22"/>
        </w:rPr>
        <w:t>is Definitions</w:t>
      </w:r>
    </w:p>
    <w:tbl>
      <w:tblPr>
        <w:tblW w:w="12147" w:type="dxa"/>
        <w:tblBorders>
          <w:top w:val="single" w:sz="4" w:space="0" w:color="D1D5DB"/>
          <w:left w:val="single" w:sz="4" w:space="0" w:color="D1D5DB"/>
          <w:bottom w:val="single" w:sz="4" w:space="0" w:color="D1D5DB"/>
          <w:right w:val="single" w:sz="4" w:space="0" w:color="D1D5DB"/>
        </w:tblBorders>
        <w:shd w:val="clear" w:color="auto" w:fill="F8FAFC"/>
        <w:tblCellMar>
          <w:top w:w="15" w:type="dxa"/>
          <w:left w:w="15" w:type="dxa"/>
          <w:bottom w:w="15" w:type="dxa"/>
          <w:right w:w="15" w:type="dxa"/>
        </w:tblCellMar>
        <w:tblLook w:val="04A0" w:firstRow="1" w:lastRow="0" w:firstColumn="1" w:lastColumn="0" w:noHBand="0" w:noVBand="1"/>
      </w:tblPr>
      <w:tblGrid>
        <w:gridCol w:w="1957"/>
        <w:gridCol w:w="5552"/>
        <w:gridCol w:w="1954"/>
        <w:gridCol w:w="2684"/>
      </w:tblGrid>
      <w:tr w:rsidR="005957BD" w:rsidRPr="00AD5628" w14:paraId="5B55DE86" w14:textId="77777777" w:rsidTr="00DF50BB">
        <w:trPr>
          <w:tblHeader/>
        </w:trPr>
        <w:tc>
          <w:tcPr>
            <w:tcW w:w="1957"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27CBBAEF" w14:textId="77777777" w:rsidR="005957BD" w:rsidRPr="00DF50BB" w:rsidRDefault="005957BD" w:rsidP="00DF50BB">
            <w:pPr>
              <w:spacing w:after="160" w:line="278" w:lineRule="auto"/>
            </w:pPr>
          </w:p>
          <w:p w14:paraId="64F677CE" w14:textId="247B4325" w:rsidR="005957BD" w:rsidRPr="00DF50BB" w:rsidRDefault="005957BD" w:rsidP="00DF50BB">
            <w:pPr>
              <w:spacing w:after="160" w:line="278" w:lineRule="auto"/>
            </w:pPr>
            <w:r w:rsidRPr="00DF50BB">
              <w:t>Parameter</w:t>
            </w:r>
          </w:p>
        </w:tc>
        <w:tc>
          <w:tcPr>
            <w:tcW w:w="5552"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5E5EF506" w14:textId="77777777" w:rsidR="005957BD" w:rsidRPr="00DF50BB" w:rsidRDefault="005957BD" w:rsidP="00DF50BB">
            <w:pPr>
              <w:spacing w:after="160" w:line="278" w:lineRule="auto"/>
            </w:pPr>
            <w:r w:rsidRPr="00DF50BB">
              <w:t>Definition</w:t>
            </w:r>
          </w:p>
        </w:tc>
        <w:tc>
          <w:tcPr>
            <w:tcW w:w="1954"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BEAC330" w14:textId="27E81D5B" w:rsidR="005957BD" w:rsidRPr="00DF50BB" w:rsidRDefault="005957BD" w:rsidP="00DF50BB">
            <w:pPr>
              <w:spacing w:after="160" w:line="278" w:lineRule="auto"/>
            </w:pPr>
            <w:r w:rsidRPr="00DF50BB">
              <w:t xml:space="preserve">Source </w:t>
            </w:r>
          </w:p>
        </w:tc>
        <w:tc>
          <w:tcPr>
            <w:tcW w:w="2684" w:type="dxa"/>
            <w:tcBorders>
              <w:top w:val="single" w:sz="2" w:space="0" w:color="E5E7EB"/>
              <w:left w:val="single" w:sz="2" w:space="0" w:color="E5E7EB"/>
              <w:bottom w:val="single" w:sz="2" w:space="0" w:color="E5E7EB"/>
              <w:right w:val="single" w:sz="4" w:space="0" w:color="D1D5DB"/>
            </w:tcBorders>
            <w:shd w:val="clear" w:color="auto" w:fill="FFFFFF" w:themeFill="background1"/>
            <w:tcMar>
              <w:top w:w="160" w:type="dxa"/>
              <w:left w:w="240" w:type="dxa"/>
              <w:bottom w:w="160" w:type="dxa"/>
              <w:right w:w="15" w:type="dxa"/>
            </w:tcMar>
            <w:vAlign w:val="bottom"/>
            <w:hideMark/>
          </w:tcPr>
          <w:p w14:paraId="784F0ABC" w14:textId="6D776E10" w:rsidR="005957BD" w:rsidRPr="00DF50BB" w:rsidRDefault="005957BD" w:rsidP="00DF50BB">
            <w:pPr>
              <w:spacing w:after="160" w:line="278" w:lineRule="auto"/>
            </w:pPr>
            <w:r w:rsidRPr="00DF50BB">
              <w:t>Equation / Derivation</w:t>
            </w:r>
          </w:p>
        </w:tc>
      </w:tr>
      <w:tr w:rsidR="005957BD" w:rsidRPr="00AD5628" w14:paraId="145B22FC"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846963F" w14:textId="77777777" w:rsidR="005957BD" w:rsidRPr="00DF50BB" w:rsidRDefault="005957BD" w:rsidP="00DF50BB">
            <w:pPr>
              <w:spacing w:after="160" w:line="278" w:lineRule="auto"/>
            </w:pPr>
            <w:r w:rsidRPr="00DF50BB">
              <w:t>ADW</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6FEA104" w14:textId="0B3F74B0" w:rsidR="005957BD" w:rsidRPr="00DF50BB" w:rsidRDefault="005957BD" w:rsidP="00DF50BB">
            <w:pPr>
              <w:spacing w:after="160" w:line="278" w:lineRule="auto"/>
            </w:pPr>
            <w:r w:rsidRPr="00DF50BB">
              <w:t xml:space="preserve">Average Dry Weather Flow - “Flow during a period of extended dry weather (7–14 d) and seasonally high groundwater. Flow includes sanitary flow and </w:t>
            </w:r>
            <w:proofErr w:type="gramStart"/>
            <w:r w:rsidRPr="00DF50BB">
              <w:t>infiltration, and</w:t>
            </w:r>
            <w:proofErr w:type="gramEnd"/>
            <w:r w:rsidRPr="00DF50BB">
              <w:t xml:space="preserve"> excludes significant industrial and commercial flows (assumes no inflow during dry weather conditions).”</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173DDC9" w14:textId="01148747"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5103EDD" w14:textId="0FA5FFE5" w:rsidR="005957BD" w:rsidRPr="00DF50BB" w:rsidRDefault="005957BD" w:rsidP="00DF50BB">
            <w:pPr>
              <w:spacing w:after="160" w:line="278" w:lineRule="auto"/>
            </w:pPr>
            <w:r w:rsidRPr="00DF50BB">
              <w:t>ADW = (Total DWF) / (Dry Period Length)</w:t>
            </w:r>
          </w:p>
        </w:tc>
      </w:tr>
      <w:tr w:rsidR="005957BD" w:rsidRPr="00AD5628" w14:paraId="4AF73A07"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9452A15" w14:textId="77777777" w:rsidR="005957BD" w:rsidRPr="00DF50BB" w:rsidRDefault="005957BD" w:rsidP="00DF50BB">
            <w:pPr>
              <w:spacing w:after="160" w:line="278" w:lineRule="auto"/>
            </w:pPr>
            <w:r w:rsidRPr="00DF50BB">
              <w:t>GWI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1EDE8C6" w14:textId="77777777" w:rsidR="005957BD" w:rsidRPr="00DF50BB" w:rsidRDefault="005957BD" w:rsidP="00DF50BB">
            <w:pPr>
              <w:spacing w:after="160" w:line="278" w:lineRule="auto"/>
            </w:pPr>
            <w:r w:rsidRPr="00DF50BB">
              <w:t>Groundwater Infiltration (GWI) – “…The average of the low nighttime flows (midnight to 6 am) per day for the same time period, minus significant industrial or commercial nighttime flows.”</w:t>
            </w:r>
          </w:p>
          <w:p w14:paraId="2D6C39D4" w14:textId="59E1A13A" w:rsidR="005957BD" w:rsidRPr="00DF50BB" w:rsidRDefault="005957BD" w:rsidP="00DF50BB">
            <w:pPr>
              <w:spacing w:after="160" w:line="278" w:lineRule="auto"/>
            </w:pPr>
            <w:r w:rsidRPr="00DF50BB">
              <w:t xml:space="preserve">Because the City doesn’t record hourly flow data, GWI was estimated </w:t>
            </w:r>
            <w:proofErr w:type="gramStart"/>
            <w:r w:rsidRPr="00DF50BB">
              <w:t>using</w:t>
            </w:r>
            <w:proofErr w:type="gramEnd"/>
            <w:r w:rsidRPr="00DF50BB">
              <w:t xml:space="preserve"> the Max Weekly Infiltration (MWI).  See below.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BF33775" w14:textId="5D763835"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CA35B3F" w14:textId="1B24C69A" w:rsidR="005957BD" w:rsidRPr="00DF50BB" w:rsidRDefault="005957BD" w:rsidP="00DF50BB">
            <w:pPr>
              <w:spacing w:after="160" w:line="278" w:lineRule="auto"/>
            </w:pPr>
            <w:r w:rsidRPr="00DF50BB">
              <w:t>See MWI</w:t>
            </w:r>
          </w:p>
        </w:tc>
      </w:tr>
      <w:tr w:rsidR="005957BD" w:rsidRPr="00AD5628" w14:paraId="48F9966E"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97A08A5" w14:textId="77777777" w:rsidR="005957BD" w:rsidRPr="00DF50BB" w:rsidRDefault="005957BD" w:rsidP="00DF50BB">
            <w:pPr>
              <w:spacing w:after="160" w:line="278" w:lineRule="auto"/>
            </w:pPr>
            <w:r w:rsidRPr="00DF50BB">
              <w:t>BSF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9AA5D36" w14:textId="2529B797" w:rsidR="005957BD" w:rsidRPr="00DF50BB" w:rsidRDefault="005957BD" w:rsidP="00DF50BB">
            <w:pPr>
              <w:spacing w:after="160" w:line="278" w:lineRule="auto"/>
            </w:pPr>
            <w:r w:rsidRPr="00DF50BB">
              <w:t xml:space="preserve">Base Sanitary Flow – “The portion of wastewater which includes domestic, commercial, institutional, and industrial sewage and specifically excludes infiltration and inflow.” </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7C6AE19" w14:textId="125CE631"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C11A183" w14:textId="08410DA1" w:rsidR="005957BD" w:rsidRPr="00DF50BB" w:rsidRDefault="005957BD" w:rsidP="00DF50BB">
            <w:pPr>
              <w:spacing w:after="160" w:line="278" w:lineRule="auto"/>
            </w:pPr>
            <w:r w:rsidRPr="00DF50BB">
              <w:t>BSF = QADWF – QGWI</w:t>
            </w:r>
          </w:p>
        </w:tc>
      </w:tr>
      <w:tr w:rsidR="005957BD" w:rsidRPr="00AD5628" w14:paraId="0C5F5046"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A0CCB69" w14:textId="77777777" w:rsidR="005957BD" w:rsidRPr="00DF50BB" w:rsidRDefault="005957BD" w:rsidP="00DF50BB">
            <w:pPr>
              <w:spacing w:after="160" w:line="278" w:lineRule="auto"/>
            </w:pPr>
            <w:r w:rsidRPr="00DF50BB">
              <w:lastRenderedPageBreak/>
              <w:t>DWF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7E43FA1" w14:textId="15D291CD" w:rsidR="005957BD" w:rsidRPr="00DF50BB" w:rsidRDefault="005957BD" w:rsidP="00DF50BB">
            <w:pPr>
              <w:spacing w:after="160" w:line="278" w:lineRule="auto"/>
            </w:pPr>
            <w:r w:rsidRPr="00DF50BB">
              <w:t>“All flow in a sewer (includes sanitary flow and infiltration) except that caused directly by rainfall. Measured during a period of extended dry weather (7 to 14 days) and seasonally high groundwater.”</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A69DE14" w14:textId="415B9E6B"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A796FE4" w14:textId="15095CD1" w:rsidR="005957BD" w:rsidRPr="00DF50BB" w:rsidRDefault="005957BD" w:rsidP="00DF50BB">
            <w:pPr>
              <w:spacing w:after="160" w:line="278" w:lineRule="auto"/>
            </w:pPr>
            <w:r w:rsidRPr="00DF50BB">
              <w:t>QDWF = QS + QGWI</w:t>
            </w:r>
          </w:p>
        </w:tc>
      </w:tr>
      <w:tr w:rsidR="005957BD" w:rsidRPr="00AD5628" w14:paraId="0B710331"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F9735F7" w14:textId="77777777" w:rsidR="005957BD" w:rsidRPr="00DF50BB" w:rsidRDefault="005957BD" w:rsidP="00DF50BB">
            <w:pPr>
              <w:spacing w:after="160" w:line="278" w:lineRule="auto"/>
            </w:pPr>
            <w:r w:rsidRPr="00DF50BB">
              <w:t>Infiltration</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6FE28D6" w14:textId="082476C0" w:rsidR="005957BD" w:rsidRPr="00DF50BB" w:rsidRDefault="005957BD" w:rsidP="00DF50BB">
            <w:pPr>
              <w:spacing w:after="160" w:line="278" w:lineRule="auto"/>
            </w:pPr>
            <w:r w:rsidRPr="00DF50BB">
              <w:t>Infiltration – “Water other than sanitary wastewater that enters a sewer system from the ground through defective pipes, pipe joints, connections, or manholes. Infiltration does not include inflow.”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7166FD" w14:textId="45624A24"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C890287" w14:textId="4081F65C" w:rsidR="005957BD" w:rsidRPr="00DF50BB" w:rsidRDefault="005957BD" w:rsidP="00DF50BB">
            <w:pPr>
              <w:spacing w:after="160" w:line="278" w:lineRule="auto"/>
            </w:pPr>
          </w:p>
        </w:tc>
      </w:tr>
      <w:tr w:rsidR="005957BD" w:rsidRPr="00AD5628" w14:paraId="37F8EC38"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9941C49" w14:textId="77777777" w:rsidR="005957BD" w:rsidRPr="00DF50BB" w:rsidRDefault="005957BD" w:rsidP="00DF50BB">
            <w:pPr>
              <w:spacing w:after="160" w:line="278" w:lineRule="auto"/>
            </w:pPr>
            <w:r w:rsidRPr="00DF50BB">
              <w:t>Inflow</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20DD9D0" w14:textId="36513F2A" w:rsidR="005957BD" w:rsidRPr="00DF50BB" w:rsidRDefault="005957BD" w:rsidP="00DF50BB">
            <w:pPr>
              <w:spacing w:after="160" w:line="278" w:lineRule="auto"/>
            </w:pPr>
            <w:r w:rsidRPr="00DF50BB">
              <w:t>Inflow - “Water other than sanitary wastewater that enters a sewer system from sources such as roof leaders, cellar/foundation drains, yard drains, area drains, drains from springs and swampy areas, manhole covers, cross connections between storm sewers and sanitary sewers, and catch basins. Inflow does not include infiltration.”</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869CA5E" w14:textId="106B10A4"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D854EC4" w14:textId="5E11A4E4" w:rsidR="005957BD" w:rsidRPr="00DF50BB" w:rsidRDefault="005957BD" w:rsidP="00DF50BB">
            <w:pPr>
              <w:spacing w:after="160" w:line="278" w:lineRule="auto"/>
            </w:pPr>
          </w:p>
        </w:tc>
      </w:tr>
      <w:tr w:rsidR="005957BD" w:rsidRPr="00AD5628" w14:paraId="386B333B"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38B04D2" w14:textId="76E55F80" w:rsidR="005957BD" w:rsidRPr="00DF50BB" w:rsidRDefault="005957BD" w:rsidP="00DF50BB">
            <w:pPr>
              <w:spacing w:after="160" w:line="278" w:lineRule="auto"/>
            </w:pPr>
            <w:r w:rsidRPr="00DF50BB">
              <w:t xml:space="preserve">Total I/I </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6744DC61" w14:textId="426828EB" w:rsidR="005957BD" w:rsidRPr="00DF50BB" w:rsidRDefault="005957BD" w:rsidP="00DF50BB">
            <w:pPr>
              <w:spacing w:after="160" w:line="278" w:lineRule="auto"/>
            </w:pPr>
            <w:r w:rsidRPr="00DF50BB">
              <w:t>“Infiltration plus inflow - total extraneous wastewater entering the system.”</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7C76B40" w14:textId="77777777" w:rsidR="005957BD" w:rsidRPr="00DF50BB" w:rsidRDefault="005957BD" w:rsidP="00DF50BB">
            <w:pPr>
              <w:spacing w:after="160" w:line="278" w:lineRule="auto"/>
            </w:pPr>
            <w:r w:rsidRPr="00DF50BB">
              <w:t>40 CFR § 35.2005(b</w:t>
            </w:r>
            <w:proofErr w:type="gramStart"/>
            <w:r w:rsidRPr="00DF50BB">
              <w:t>)(</w:t>
            </w:r>
            <w:proofErr w:type="gramEnd"/>
            <w:r w:rsidRPr="00DF50BB">
              <w:t>20–21)</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86A5350" w14:textId="007751C0" w:rsidR="005957BD" w:rsidRPr="00DF50BB" w:rsidRDefault="005957BD" w:rsidP="00DF50BB">
            <w:pPr>
              <w:spacing w:after="160" w:line="278" w:lineRule="auto"/>
            </w:pPr>
            <w:r w:rsidRPr="00DF50BB">
              <w:t>QI/I = QDWF – BSF</w:t>
            </w:r>
          </w:p>
        </w:tc>
      </w:tr>
      <w:tr w:rsidR="005957BD" w:rsidRPr="00AD5628" w14:paraId="35142432"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3993CC6" w14:textId="129465C0" w:rsidR="005957BD" w:rsidRPr="00DF50BB" w:rsidRDefault="005957BD" w:rsidP="00DF50BB">
            <w:pPr>
              <w:spacing w:after="160" w:line="278" w:lineRule="auto"/>
            </w:pPr>
            <w:r w:rsidRPr="00DF50BB">
              <w:lastRenderedPageBreak/>
              <w:t>Inflow Volume</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8BD1F58" w14:textId="7D2A0388" w:rsidR="005957BD" w:rsidRPr="00DF50BB" w:rsidRDefault="005957BD" w:rsidP="00DF50BB">
            <w:pPr>
              <w:spacing w:after="160" w:line="278" w:lineRule="auto"/>
            </w:pPr>
            <w:r w:rsidRPr="00DF50BB">
              <w:t>Inflow Volume - “Total inflow volume for a single event: area between storm hydrograph &amp; dry-weather hydrograph.”</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A683B45" w14:textId="6DB37713"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BB6D123" w14:textId="31A33E6C" w:rsidR="005957BD" w:rsidRPr="00DF50BB" w:rsidRDefault="005957BD" w:rsidP="00DF50BB">
            <w:pPr>
              <w:spacing w:after="160" w:line="278" w:lineRule="auto"/>
            </w:pPr>
            <w:proofErr w:type="gramStart"/>
            <w:r w:rsidRPr="00DF50BB">
              <w:t>∫(</w:t>
            </w:r>
            <w:proofErr w:type="gramEnd"/>
            <w:r w:rsidRPr="00DF50BB">
              <w:t>QI/I dt)</w:t>
            </w:r>
          </w:p>
        </w:tc>
      </w:tr>
      <w:tr w:rsidR="005957BD" w:rsidRPr="00AD5628" w14:paraId="6CC860F2" w14:textId="77777777" w:rsidTr="00DF50BB">
        <w:trPr>
          <w:trHeight w:val="23"/>
        </w:trPr>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28D9CFCC" w14:textId="33A4E414" w:rsidR="005957BD" w:rsidRPr="00DF50BB" w:rsidRDefault="005957BD" w:rsidP="00DF50BB">
            <w:pPr>
              <w:spacing w:after="160" w:line="278" w:lineRule="auto"/>
            </w:pPr>
            <w:r w:rsidRPr="00DF50BB">
              <w:t>MWI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47058626" w14:textId="34E33C4C" w:rsidR="005957BD" w:rsidRPr="00DF50BB" w:rsidRDefault="005957BD" w:rsidP="00DF50BB">
            <w:pPr>
              <w:spacing w:after="160" w:line="278" w:lineRule="auto"/>
            </w:pPr>
            <w:r w:rsidRPr="00DF50BB">
              <w:t>Maximum Weekly Infiltration – “The highest daily flow at seasonal high groundwater after a dry period of three days or more minus the base sanitary flow.”</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39F82CC2" w14:textId="06C6108A" w:rsidR="005957BD" w:rsidRPr="00DF50BB" w:rsidRDefault="005957BD" w:rsidP="00DF50BB">
            <w:pPr>
              <w:spacing w:after="160" w:line="278" w:lineRule="auto"/>
            </w:pPr>
            <w:r w:rsidRPr="00DF50BB">
              <w:t>EPA I/I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tcPr>
          <w:p w14:paraId="00D9D6DD" w14:textId="1345ADD0" w:rsidR="005957BD" w:rsidRPr="00DF50BB" w:rsidRDefault="005957BD" w:rsidP="00DF50BB">
            <w:pPr>
              <w:spacing w:after="160" w:line="278" w:lineRule="auto"/>
            </w:pPr>
            <w:r w:rsidRPr="00DF50BB">
              <w:t>Subtract BSF from highest daily flow after a dry period of three days or more during high seasonal groundwater.</w:t>
            </w:r>
          </w:p>
        </w:tc>
      </w:tr>
      <w:tr w:rsidR="005957BD" w:rsidRPr="00AD5628" w14:paraId="74D2713B"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7756DC3" w14:textId="77777777" w:rsidR="005957BD" w:rsidRPr="00DF50BB" w:rsidRDefault="005957BD" w:rsidP="00DF50BB">
            <w:pPr>
              <w:spacing w:after="160" w:line="278" w:lineRule="auto"/>
            </w:pPr>
            <w:r w:rsidRPr="00DF50BB">
              <w:t>AWWF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F009F9D" w14:textId="4CD82C43" w:rsidR="005957BD" w:rsidRPr="00DF50BB" w:rsidRDefault="005957BD" w:rsidP="00DF50BB">
            <w:pPr>
              <w:spacing w:after="160" w:line="278" w:lineRule="auto"/>
            </w:pPr>
            <w:r w:rsidRPr="00DF50BB">
              <w:t xml:space="preserve">Average Wet-Weather Flow – </w:t>
            </w:r>
            <w:proofErr w:type="gramStart"/>
            <w:r w:rsidRPr="00DF50BB">
              <w:t>“ arithmetic</w:t>
            </w:r>
            <w:proofErr w:type="gramEnd"/>
            <w:r w:rsidRPr="00DF50BB">
              <w:t xml:space="preserve"> mean of daily flows during wet-weather periods.”</w:t>
            </w:r>
            <w:r w:rsidRPr="00DF50BB">
              <w:br/>
            </w:r>
            <w:r w:rsidRPr="00DF50BB">
              <w:br/>
              <w:t xml:space="preserve">Wet weather understood to be from November to May for the purposes of this report.  </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5F838B4" w14:textId="14AAC4BA" w:rsidR="005957BD" w:rsidRPr="00DF50BB" w:rsidRDefault="005957BD" w:rsidP="00DF50BB">
            <w:pPr>
              <w:spacing w:after="160" w:line="278" w:lineRule="auto"/>
            </w:pPr>
            <w:r w:rsidRPr="00DF50BB">
              <w:t>EPA Quick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EA4362C" w14:textId="642ED3BA" w:rsidR="005957BD" w:rsidRPr="00DF50BB" w:rsidRDefault="005957BD" w:rsidP="00DF50BB">
            <w:pPr>
              <w:spacing w:after="160" w:line="278" w:lineRule="auto"/>
            </w:pPr>
            <w:r w:rsidRPr="00DF50BB">
              <w:t xml:space="preserve">QAWWF = Σ </w:t>
            </w:r>
            <w:proofErr w:type="spellStart"/>
            <w:r w:rsidRPr="00DF50BB">
              <w:t>Qwet</w:t>
            </w:r>
            <w:proofErr w:type="spellEnd"/>
            <w:r w:rsidRPr="00DF50BB">
              <w:t xml:space="preserve"> / n</w:t>
            </w:r>
          </w:p>
        </w:tc>
      </w:tr>
      <w:tr w:rsidR="005957BD" w:rsidRPr="00AD5628" w14:paraId="297D755F"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0F9118F5" w14:textId="77777777" w:rsidR="005957BD" w:rsidRPr="00DF50BB" w:rsidRDefault="005957BD" w:rsidP="00DF50BB">
            <w:pPr>
              <w:spacing w:after="160" w:line="278" w:lineRule="auto"/>
            </w:pPr>
            <w:r w:rsidRPr="00DF50BB">
              <w:t>PWWF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C773702" w14:textId="01890EAC" w:rsidR="005957BD" w:rsidRPr="00DF50BB" w:rsidRDefault="005957BD" w:rsidP="00DF50BB">
            <w:pPr>
              <w:spacing w:after="160" w:line="278" w:lineRule="auto"/>
            </w:pPr>
            <w:r w:rsidRPr="00DF50BB">
              <w:t>Peak Wet-Weather Flow – “highest instantaneous flow during a storm (typically 2-hr peak).”</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48636EC" w14:textId="4012D8E6" w:rsidR="005957BD" w:rsidRPr="00DF50BB" w:rsidRDefault="005957BD" w:rsidP="00DF50BB">
            <w:pPr>
              <w:spacing w:after="160" w:line="278" w:lineRule="auto"/>
            </w:pPr>
            <w:r w:rsidRPr="00DF50BB">
              <w:t>EPA Quick Guide (2014)</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7BF5C47D" w14:textId="77777777" w:rsidR="005957BD" w:rsidRPr="00DF50BB" w:rsidRDefault="005957BD" w:rsidP="00DF50BB">
            <w:pPr>
              <w:spacing w:after="160" w:line="278" w:lineRule="auto"/>
            </w:pPr>
            <w:r w:rsidRPr="00DF50BB">
              <w:t>— (by observation)</w:t>
            </w:r>
          </w:p>
        </w:tc>
      </w:tr>
      <w:tr w:rsidR="005957BD" w:rsidRPr="00AD5628" w14:paraId="494A8DA1"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E2953B7" w14:textId="77777777" w:rsidR="005957BD" w:rsidRPr="00DF50BB" w:rsidRDefault="005957BD" w:rsidP="00DF50BB">
            <w:pPr>
              <w:spacing w:after="160" w:line="278" w:lineRule="auto"/>
            </w:pPr>
            <w:r w:rsidRPr="00DF50BB">
              <w:lastRenderedPageBreak/>
              <w:t>RDII</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227D8034" w14:textId="77777777" w:rsidR="005957BD" w:rsidRPr="00DF50BB" w:rsidRDefault="005957BD" w:rsidP="00DF50BB">
            <w:pPr>
              <w:spacing w:after="160" w:line="278" w:lineRule="auto"/>
            </w:pPr>
            <w:r w:rsidRPr="00DF50BB">
              <w:t>“Rainfall-Induced Infiltration: short-term increase in infiltration as a result of rain.”</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3AC13DF" w14:textId="77777777" w:rsidR="005957BD" w:rsidRPr="00DF50BB" w:rsidRDefault="005957BD" w:rsidP="00DF50BB">
            <w:pPr>
              <w:spacing w:after="160" w:line="278" w:lineRule="auto"/>
            </w:pPr>
            <w:proofErr w:type="spellStart"/>
            <w:r w:rsidRPr="00DF50BB">
              <w:t>Tchobanoglous</w:t>
            </w:r>
            <w:proofErr w:type="spellEnd"/>
            <w:r w:rsidRPr="00DF50BB">
              <w:t xml:space="preserve"> et al. (2003), Table 3-8</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B8328B4" w14:textId="77777777" w:rsidR="005957BD" w:rsidRPr="00DF50BB" w:rsidRDefault="005957BD" w:rsidP="00DF50BB">
            <w:pPr>
              <w:spacing w:after="160" w:line="278" w:lineRule="auto"/>
            </w:pPr>
            <w:r w:rsidRPr="00DF50BB">
              <w:t>—</w:t>
            </w:r>
          </w:p>
        </w:tc>
      </w:tr>
      <w:tr w:rsidR="005957BD" w:rsidRPr="00AD5628" w14:paraId="2E159505" w14:textId="77777777" w:rsidTr="00DF50BB">
        <w:tc>
          <w:tcPr>
            <w:tcW w:w="1957"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4C283E57" w14:textId="77777777" w:rsidR="005957BD" w:rsidRPr="00DF50BB" w:rsidRDefault="005957BD" w:rsidP="00DF50BB">
            <w:pPr>
              <w:spacing w:after="160" w:line="278" w:lineRule="auto"/>
            </w:pPr>
            <w:r w:rsidRPr="00DF50BB">
              <w:t>WWF</w:t>
            </w:r>
          </w:p>
        </w:tc>
        <w:tc>
          <w:tcPr>
            <w:tcW w:w="5552"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3EEC7C2D" w14:textId="77777777" w:rsidR="005957BD" w:rsidRPr="00DF50BB" w:rsidRDefault="005957BD" w:rsidP="00DF50BB">
            <w:pPr>
              <w:spacing w:after="160" w:line="278" w:lineRule="auto"/>
            </w:pPr>
            <w:r w:rsidRPr="00DF50BB">
              <w:t>“Highest daily flow during &amp; immediately after a significant storm event.”</w:t>
            </w:r>
          </w:p>
        </w:tc>
        <w:tc>
          <w:tcPr>
            <w:tcW w:w="195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1164ABC2" w14:textId="77777777" w:rsidR="005957BD" w:rsidRPr="00DF50BB" w:rsidRDefault="005957BD" w:rsidP="00DF50BB">
            <w:pPr>
              <w:spacing w:after="160" w:line="278" w:lineRule="auto"/>
            </w:pPr>
            <w:proofErr w:type="spellStart"/>
            <w:r w:rsidRPr="00DF50BB">
              <w:t>Tchobanoglous</w:t>
            </w:r>
            <w:proofErr w:type="spellEnd"/>
            <w:r w:rsidRPr="00DF50BB">
              <w:t xml:space="preserve"> et al. (2003), Table 3-8</w:t>
            </w:r>
          </w:p>
        </w:tc>
        <w:tc>
          <w:tcPr>
            <w:tcW w:w="2684" w:type="dxa"/>
            <w:tcBorders>
              <w:top w:val="single" w:sz="2" w:space="0" w:color="E5E7EB"/>
              <w:left w:val="single" w:sz="2" w:space="0" w:color="E5E7EB"/>
              <w:bottom w:val="single" w:sz="2" w:space="0" w:color="E5E7EB"/>
              <w:right w:val="single" w:sz="4" w:space="0" w:color="E5E7EB"/>
            </w:tcBorders>
            <w:shd w:val="clear" w:color="auto" w:fill="FFFFFF" w:themeFill="background1"/>
            <w:tcMar>
              <w:top w:w="160" w:type="dxa"/>
              <w:left w:w="240" w:type="dxa"/>
              <w:bottom w:w="160" w:type="dxa"/>
              <w:right w:w="15" w:type="dxa"/>
            </w:tcMar>
            <w:vAlign w:val="bottom"/>
            <w:hideMark/>
          </w:tcPr>
          <w:p w14:paraId="5E1DEA0C" w14:textId="77777777" w:rsidR="005957BD" w:rsidRPr="00DF50BB" w:rsidRDefault="005957BD" w:rsidP="00DF50BB">
            <w:pPr>
              <w:spacing w:after="160" w:line="278" w:lineRule="auto"/>
            </w:pPr>
            <w:r w:rsidRPr="00DF50BB">
              <w:t>— (by observation)</w:t>
            </w:r>
          </w:p>
        </w:tc>
      </w:tr>
    </w:tbl>
    <w:p w14:paraId="59092F77" w14:textId="31C1B0A5" w:rsidR="00572B8B" w:rsidRPr="00972BE8" w:rsidRDefault="00572B8B" w:rsidP="00AD5628">
      <w:pPr>
        <w:spacing w:after="160" w:line="259" w:lineRule="auto"/>
      </w:pPr>
    </w:p>
    <w:p w14:paraId="6EA274F1" w14:textId="77777777" w:rsidR="00572B8B" w:rsidRDefault="00572B8B">
      <w:pPr>
        <w:spacing w:after="160" w:line="259" w:lineRule="auto"/>
        <w:rPr>
          <w:b/>
          <w:bCs/>
        </w:rPr>
      </w:pPr>
      <w:r>
        <w:rPr>
          <w:b/>
          <w:bCs/>
        </w:rPr>
        <w:br w:type="page"/>
      </w:r>
    </w:p>
    <w:p w14:paraId="6720065B" w14:textId="3CD84517" w:rsidR="00AD5628" w:rsidRPr="00AD5628" w:rsidRDefault="00AD5628" w:rsidP="00AD5628">
      <w:pPr>
        <w:spacing w:after="160" w:line="259" w:lineRule="auto"/>
        <w:rPr>
          <w:b/>
          <w:bCs/>
        </w:rPr>
        <w:sectPr w:rsidR="00AD5628" w:rsidRPr="00AD5628" w:rsidSect="005205E7">
          <w:pgSz w:w="15840" w:h="12240" w:orient="landscape"/>
          <w:pgMar w:top="1440" w:right="1440" w:bottom="2430" w:left="1440" w:header="720" w:footer="720" w:gutter="0"/>
          <w:cols w:space="720"/>
          <w:docGrid w:linePitch="360"/>
        </w:sectPr>
      </w:pPr>
    </w:p>
    <w:p w14:paraId="6E2952C3" w14:textId="4C15B26A" w:rsidR="003064B6" w:rsidRPr="003064B6" w:rsidRDefault="003064B6" w:rsidP="003064B6">
      <w:pPr>
        <w:pStyle w:val="Heading2"/>
        <w:numPr>
          <w:ilvl w:val="1"/>
          <w:numId w:val="13"/>
        </w:numPr>
      </w:pPr>
      <w:bookmarkStart w:id="83" w:name="_Toc206075601"/>
      <w:r>
        <w:lastRenderedPageBreak/>
        <w:t>Wastewater Flow</w:t>
      </w:r>
      <w:r w:rsidR="00AE7238">
        <w:t xml:space="preserve"> Summary</w:t>
      </w:r>
      <w:bookmarkEnd w:id="83"/>
    </w:p>
    <w:p w14:paraId="7FD352BC" w14:textId="089C45AA" w:rsidR="001176D6" w:rsidRPr="00186631" w:rsidRDefault="001176D6" w:rsidP="00007D7B">
      <w:pPr>
        <w:spacing w:after="160" w:line="259" w:lineRule="auto"/>
        <w:rPr>
          <w:b/>
          <w:bCs/>
        </w:rPr>
      </w:pPr>
      <w:r w:rsidRPr="00186631">
        <w:rPr>
          <w:i/>
          <w:iCs/>
        </w:rPr>
        <w:t>WAC 173-240-050(3)(g))</w:t>
      </w:r>
    </w:p>
    <w:p w14:paraId="6919E50A" w14:textId="42C06D4C" w:rsidR="001176D6" w:rsidRPr="00186631" w:rsidRDefault="001176D6" w:rsidP="001176D6">
      <w:pPr>
        <w:spacing w:after="160" w:line="278" w:lineRule="auto"/>
      </w:pPr>
      <w:r w:rsidRPr="00186631">
        <w:t xml:space="preserve">Discharge Monitoring Reports (DMRs) from </w:t>
      </w:r>
      <w:r w:rsidR="00EB6062">
        <w:t>2022</w:t>
      </w:r>
      <w:r w:rsidRPr="00186631">
        <w:t xml:space="preserve"> through </w:t>
      </w:r>
      <w:r w:rsidR="00EB6062">
        <w:t>2024</w:t>
      </w:r>
      <w:r w:rsidRPr="00186631">
        <w:t xml:space="preserve"> were analyzed to determine historical influent</w:t>
      </w:r>
      <w:r w:rsidR="00944743">
        <w:t xml:space="preserve"> </w:t>
      </w:r>
      <w:r w:rsidR="00AE7238">
        <w:t>flows to</w:t>
      </w:r>
      <w:r w:rsidRPr="00186631">
        <w:t xml:space="preserve"> WWTP</w:t>
      </w:r>
      <w:r w:rsidR="00AE7238">
        <w:t xml:space="preserve"> for the design period</w:t>
      </w:r>
      <w:r w:rsidRPr="00186631">
        <w:t xml:space="preserve">. This data, </w:t>
      </w:r>
      <w:r w:rsidR="00944743">
        <w:t xml:space="preserve">which </w:t>
      </w:r>
      <w:r w:rsidRPr="00186631">
        <w:t>represent</w:t>
      </w:r>
      <w:r w:rsidR="00944743">
        <w:t>s</w:t>
      </w:r>
      <w:r w:rsidRPr="00186631">
        <w:t xml:space="preserve"> actual measured flows</w:t>
      </w:r>
      <w:r w:rsidR="00944743">
        <w:t xml:space="preserve"> to and from the facility</w:t>
      </w:r>
      <w:r w:rsidR="00AE7238">
        <w:t xml:space="preserve"> (taken daily)</w:t>
      </w:r>
      <w:r w:rsidRPr="00186631">
        <w:t>, provides t</w:t>
      </w:r>
      <w:r w:rsidR="00EB6062">
        <w:t>he</w:t>
      </w:r>
      <w:r w:rsidRPr="00186631">
        <w:t xml:space="preserve"> basis for characterizing system hydraulics</w:t>
      </w:r>
      <w:r w:rsidR="00EB6062">
        <w:t xml:space="preserve"> in this report</w:t>
      </w:r>
      <w:r w:rsidRPr="00186631">
        <w:t xml:space="preserve">. </w:t>
      </w:r>
      <w:r w:rsidR="00944743">
        <w:t>The flow data</w:t>
      </w:r>
      <w:r w:rsidR="00EB6062">
        <w:t xml:space="preserve"> along with OFM population data,</w:t>
      </w:r>
      <w:r w:rsidRPr="00186631">
        <w:t xml:space="preserve"> was used to generate </w:t>
      </w:r>
      <w:r w:rsidR="003C625C" w:rsidRPr="003C625C">
        <w:rPr>
          <w:b/>
          <w:bCs/>
        </w:rPr>
        <w:t xml:space="preserve">Table </w:t>
      </w:r>
      <w:r w:rsidR="00EB6062" w:rsidRPr="003C625C">
        <w:rPr>
          <w:b/>
          <w:bCs/>
        </w:rPr>
        <w:t>5.3-1</w:t>
      </w:r>
      <w:r w:rsidRPr="00186631">
        <w:t>, which summarizes total system flows, average daily flows, estimated total Equivalent Residential Units (ERUs), and the average daily flow per ERU.</w:t>
      </w:r>
      <w:r w:rsidR="00AE7238">
        <w:t xml:space="preserve"> The table is followed by a</w:t>
      </w:r>
    </w:p>
    <w:p w14:paraId="21749C75" w14:textId="7C66B567" w:rsidR="001176D6" w:rsidRPr="00186631" w:rsidRDefault="00CF6815" w:rsidP="00CF6815">
      <w:pPr>
        <w:pStyle w:val="Caption"/>
      </w:pPr>
      <w:bookmarkStart w:id="84" w:name="_Ref204170105"/>
      <w:r>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3</w:t>
      </w:r>
      <w:r w:rsidR="000F703F">
        <w:fldChar w:fldCharType="end"/>
      </w:r>
      <w:r>
        <w:t xml:space="preserve"> </w:t>
      </w:r>
      <w:r w:rsidRPr="00A312F7">
        <w:t>Summary of Annual Wastewater Flow and ERUs 2022 to 2024</w:t>
      </w:r>
      <w:bookmarkEnd w:id="84"/>
      <w:r w:rsidR="001176D6" w:rsidRPr="00186631">
        <w:rPr>
          <w:bCs/>
        </w:rPr>
        <w:t xml:space="preserve"> </w:t>
      </w:r>
    </w:p>
    <w:tbl>
      <w:tblPr>
        <w:tblW w:w="917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1075"/>
        <w:gridCol w:w="2013"/>
        <w:gridCol w:w="2309"/>
        <w:gridCol w:w="1890"/>
        <w:gridCol w:w="1888"/>
      </w:tblGrid>
      <w:tr w:rsidR="00BF058D" w:rsidRPr="00186631" w14:paraId="610AE313" w14:textId="77777777" w:rsidTr="00D87431">
        <w:trPr>
          <w:tblHeader/>
        </w:trPr>
        <w:tc>
          <w:tcPr>
            <w:tcW w:w="1075" w:type="dxa"/>
            <w:shd w:val="clear" w:color="auto" w:fill="E7E6E6" w:themeFill="background2"/>
            <w:tcMar>
              <w:top w:w="160" w:type="dxa"/>
              <w:left w:w="240" w:type="dxa"/>
              <w:bottom w:w="160" w:type="dxa"/>
              <w:right w:w="15" w:type="dxa"/>
            </w:tcMar>
            <w:vAlign w:val="bottom"/>
            <w:hideMark/>
          </w:tcPr>
          <w:p w14:paraId="11A2F698" w14:textId="77777777" w:rsidR="001176D6" w:rsidRPr="00186631" w:rsidRDefault="001176D6" w:rsidP="002D5961">
            <w:pPr>
              <w:spacing w:after="160" w:line="278" w:lineRule="auto"/>
              <w:rPr>
                <w:b/>
                <w:bCs/>
              </w:rPr>
            </w:pPr>
            <w:r w:rsidRPr="00186631">
              <w:rPr>
                <w:b/>
                <w:bCs/>
              </w:rPr>
              <w:t>Year</w:t>
            </w:r>
          </w:p>
        </w:tc>
        <w:tc>
          <w:tcPr>
            <w:tcW w:w="2013" w:type="dxa"/>
            <w:shd w:val="clear" w:color="auto" w:fill="E7E6E6" w:themeFill="background2"/>
            <w:tcMar>
              <w:top w:w="160" w:type="dxa"/>
              <w:left w:w="240" w:type="dxa"/>
              <w:bottom w:w="160" w:type="dxa"/>
              <w:right w:w="15" w:type="dxa"/>
            </w:tcMar>
            <w:vAlign w:val="bottom"/>
            <w:hideMark/>
          </w:tcPr>
          <w:p w14:paraId="33DAE0A3" w14:textId="5276A608" w:rsidR="001176D6" w:rsidRPr="00186631" w:rsidRDefault="001176D6" w:rsidP="0029297B">
            <w:pPr>
              <w:spacing w:after="160" w:line="278" w:lineRule="auto"/>
              <w:ind w:left="-59"/>
              <w:jc w:val="center"/>
              <w:rPr>
                <w:b/>
                <w:bCs/>
              </w:rPr>
            </w:pPr>
            <w:r w:rsidRPr="00186631">
              <w:rPr>
                <w:b/>
                <w:bCs/>
              </w:rPr>
              <w:t>Total Flo</w:t>
            </w:r>
            <w:r w:rsidR="0029297B">
              <w:rPr>
                <w:b/>
                <w:bCs/>
              </w:rPr>
              <w:t xml:space="preserve">w </w:t>
            </w:r>
            <w:r w:rsidR="005A23B2">
              <w:rPr>
                <w:b/>
                <w:bCs/>
              </w:rPr>
              <w:t>Entire System</w:t>
            </w:r>
            <w:r w:rsidRPr="00186631">
              <w:rPr>
                <w:b/>
                <w:bCs/>
              </w:rPr>
              <w:t xml:space="preserve"> </w:t>
            </w:r>
            <w:r w:rsidR="00BF058D">
              <w:rPr>
                <w:b/>
                <w:bCs/>
              </w:rPr>
              <w:br/>
            </w:r>
            <w:r w:rsidRPr="00186631">
              <w:rPr>
                <w:b/>
                <w:bCs/>
              </w:rPr>
              <w:t>(MG/Year)</w:t>
            </w:r>
          </w:p>
        </w:tc>
        <w:tc>
          <w:tcPr>
            <w:tcW w:w="2309" w:type="dxa"/>
            <w:shd w:val="clear" w:color="auto" w:fill="E7E6E6" w:themeFill="background2"/>
            <w:tcMar>
              <w:top w:w="160" w:type="dxa"/>
              <w:left w:w="240" w:type="dxa"/>
              <w:bottom w:w="160" w:type="dxa"/>
              <w:right w:w="15" w:type="dxa"/>
            </w:tcMar>
            <w:vAlign w:val="bottom"/>
            <w:hideMark/>
          </w:tcPr>
          <w:p w14:paraId="6EE8A8A0" w14:textId="6408EBA6" w:rsidR="001176D6" w:rsidRPr="00186631" w:rsidRDefault="001176D6" w:rsidP="00BF058D">
            <w:pPr>
              <w:spacing w:after="160" w:line="278" w:lineRule="auto"/>
              <w:ind w:left="-59"/>
              <w:jc w:val="center"/>
              <w:rPr>
                <w:b/>
                <w:bCs/>
              </w:rPr>
            </w:pPr>
            <w:r w:rsidRPr="00186631">
              <w:rPr>
                <w:b/>
                <w:bCs/>
              </w:rPr>
              <w:t xml:space="preserve">Average Daily Flow </w:t>
            </w:r>
            <w:r w:rsidR="00A57027">
              <w:rPr>
                <w:b/>
                <w:bCs/>
              </w:rPr>
              <w:t>(ADF)</w:t>
            </w:r>
            <w:r w:rsidRPr="00186631">
              <w:rPr>
                <w:b/>
                <w:bCs/>
              </w:rPr>
              <w:t xml:space="preserve"> </w:t>
            </w:r>
            <w:r w:rsidR="00BF058D">
              <w:rPr>
                <w:b/>
                <w:bCs/>
              </w:rPr>
              <w:br/>
            </w:r>
            <w:r w:rsidRPr="00186631">
              <w:rPr>
                <w:b/>
                <w:bCs/>
              </w:rPr>
              <w:t>(gpd)</w:t>
            </w:r>
          </w:p>
        </w:tc>
        <w:tc>
          <w:tcPr>
            <w:tcW w:w="1890" w:type="dxa"/>
            <w:shd w:val="clear" w:color="auto" w:fill="E7E6E6" w:themeFill="background2"/>
            <w:tcMar>
              <w:top w:w="160" w:type="dxa"/>
              <w:left w:w="240" w:type="dxa"/>
              <w:bottom w:w="160" w:type="dxa"/>
              <w:right w:w="15" w:type="dxa"/>
            </w:tcMar>
            <w:vAlign w:val="bottom"/>
            <w:hideMark/>
          </w:tcPr>
          <w:p w14:paraId="6E99F30A" w14:textId="77777777" w:rsidR="001176D6" w:rsidRPr="00186631" w:rsidRDefault="001176D6" w:rsidP="00BF058D">
            <w:pPr>
              <w:spacing w:after="160" w:line="278" w:lineRule="auto"/>
              <w:ind w:left="-59"/>
              <w:jc w:val="center"/>
              <w:rPr>
                <w:b/>
                <w:bCs/>
              </w:rPr>
            </w:pPr>
            <w:r w:rsidRPr="00186631">
              <w:rPr>
                <w:b/>
                <w:bCs/>
              </w:rPr>
              <w:t>Total Equivalent Residential Units (ERU)</w:t>
            </w:r>
          </w:p>
        </w:tc>
        <w:tc>
          <w:tcPr>
            <w:tcW w:w="1888" w:type="dxa"/>
            <w:shd w:val="clear" w:color="auto" w:fill="E7E6E6" w:themeFill="background2"/>
            <w:tcMar>
              <w:top w:w="160" w:type="dxa"/>
              <w:left w:w="240" w:type="dxa"/>
              <w:bottom w:w="160" w:type="dxa"/>
              <w:right w:w="15" w:type="dxa"/>
            </w:tcMar>
            <w:vAlign w:val="bottom"/>
            <w:hideMark/>
          </w:tcPr>
          <w:p w14:paraId="230DBCA6" w14:textId="4271E435" w:rsidR="001176D6" w:rsidRPr="00186631" w:rsidRDefault="001176D6" w:rsidP="0029297B">
            <w:pPr>
              <w:spacing w:after="160" w:line="278" w:lineRule="auto"/>
              <w:ind w:left="-59" w:right="76"/>
              <w:jc w:val="center"/>
              <w:rPr>
                <w:b/>
                <w:bCs/>
              </w:rPr>
            </w:pPr>
            <w:r w:rsidRPr="00186631">
              <w:rPr>
                <w:b/>
                <w:bCs/>
              </w:rPr>
              <w:t xml:space="preserve">Average Daily Flow Per ERU </w:t>
            </w:r>
            <w:r w:rsidR="00BF058D">
              <w:rPr>
                <w:b/>
                <w:bCs/>
              </w:rPr>
              <w:br/>
            </w:r>
            <w:r w:rsidRPr="00186631">
              <w:rPr>
                <w:b/>
                <w:bCs/>
              </w:rPr>
              <w:t>(gpd/ERU)</w:t>
            </w:r>
          </w:p>
        </w:tc>
      </w:tr>
      <w:tr w:rsidR="00BF058D" w:rsidRPr="00186631" w14:paraId="497AB9DA" w14:textId="77777777" w:rsidTr="00D87431">
        <w:trPr>
          <w:trHeight w:val="172"/>
        </w:trPr>
        <w:tc>
          <w:tcPr>
            <w:tcW w:w="1075" w:type="dxa"/>
            <w:tcMar>
              <w:top w:w="160" w:type="dxa"/>
              <w:left w:w="240" w:type="dxa"/>
              <w:bottom w:w="160" w:type="dxa"/>
              <w:right w:w="15" w:type="dxa"/>
            </w:tcMar>
            <w:vAlign w:val="bottom"/>
            <w:hideMark/>
          </w:tcPr>
          <w:p w14:paraId="79B647A2" w14:textId="77777777" w:rsidR="001176D6" w:rsidRPr="00186631" w:rsidRDefault="001176D6" w:rsidP="00EB6062">
            <w:pPr>
              <w:spacing w:after="160" w:line="278" w:lineRule="auto"/>
            </w:pPr>
            <w:r w:rsidRPr="00186631">
              <w:t>2022</w:t>
            </w:r>
          </w:p>
        </w:tc>
        <w:tc>
          <w:tcPr>
            <w:tcW w:w="2013" w:type="dxa"/>
            <w:tcMar>
              <w:top w:w="160" w:type="dxa"/>
              <w:left w:w="240" w:type="dxa"/>
              <w:bottom w:w="160" w:type="dxa"/>
              <w:right w:w="15" w:type="dxa"/>
            </w:tcMar>
            <w:vAlign w:val="bottom"/>
            <w:hideMark/>
          </w:tcPr>
          <w:p w14:paraId="60E71C18" w14:textId="26A379DE" w:rsidR="001176D6" w:rsidRPr="00186631" w:rsidRDefault="005A23B2" w:rsidP="005A23B2">
            <w:pPr>
              <w:spacing w:after="160" w:line="278" w:lineRule="auto"/>
              <w:ind w:left="-59"/>
              <w:jc w:val="center"/>
            </w:pPr>
            <w:r>
              <w:t>49.1</w:t>
            </w:r>
          </w:p>
        </w:tc>
        <w:tc>
          <w:tcPr>
            <w:tcW w:w="2309" w:type="dxa"/>
            <w:tcMar>
              <w:top w:w="160" w:type="dxa"/>
              <w:left w:w="240" w:type="dxa"/>
              <w:bottom w:w="160" w:type="dxa"/>
              <w:right w:w="15" w:type="dxa"/>
            </w:tcMar>
            <w:vAlign w:val="bottom"/>
            <w:hideMark/>
          </w:tcPr>
          <w:p w14:paraId="1D2DA381" w14:textId="3C43AA2C" w:rsidR="001176D6" w:rsidRPr="00186631" w:rsidRDefault="005A23B2" w:rsidP="00774083">
            <w:pPr>
              <w:spacing w:after="160" w:line="278" w:lineRule="auto"/>
              <w:ind w:left="-59"/>
              <w:jc w:val="center"/>
            </w:pPr>
            <w:r>
              <w:t>134,</w:t>
            </w:r>
            <w:r w:rsidR="00CF6815">
              <w:t>520</w:t>
            </w:r>
          </w:p>
        </w:tc>
        <w:tc>
          <w:tcPr>
            <w:tcW w:w="1890" w:type="dxa"/>
            <w:tcMar>
              <w:top w:w="160" w:type="dxa"/>
              <w:left w:w="240" w:type="dxa"/>
              <w:bottom w:w="160" w:type="dxa"/>
              <w:right w:w="15" w:type="dxa"/>
            </w:tcMar>
            <w:vAlign w:val="bottom"/>
            <w:hideMark/>
          </w:tcPr>
          <w:p w14:paraId="7AE65D15" w14:textId="443798B5"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728DEAEF" w14:textId="16DED47D" w:rsidR="001176D6" w:rsidRPr="00186631" w:rsidRDefault="00AB2C23" w:rsidP="00AB2C23">
            <w:pPr>
              <w:spacing w:after="160" w:line="278" w:lineRule="auto"/>
              <w:ind w:left="-59"/>
              <w:jc w:val="center"/>
            </w:pPr>
            <w:r>
              <w:t>292</w:t>
            </w:r>
          </w:p>
        </w:tc>
      </w:tr>
      <w:tr w:rsidR="00BF058D" w:rsidRPr="00186631" w14:paraId="181462F1" w14:textId="77777777" w:rsidTr="00D87431">
        <w:tc>
          <w:tcPr>
            <w:tcW w:w="1075" w:type="dxa"/>
            <w:tcMar>
              <w:top w:w="160" w:type="dxa"/>
              <w:left w:w="240" w:type="dxa"/>
              <w:bottom w:w="160" w:type="dxa"/>
              <w:right w:w="15" w:type="dxa"/>
            </w:tcMar>
            <w:vAlign w:val="bottom"/>
            <w:hideMark/>
          </w:tcPr>
          <w:p w14:paraId="0438B0BF" w14:textId="77777777" w:rsidR="001176D6" w:rsidRPr="00186631" w:rsidRDefault="001176D6" w:rsidP="00EB6062">
            <w:pPr>
              <w:spacing w:after="160" w:line="278" w:lineRule="auto"/>
            </w:pPr>
            <w:r w:rsidRPr="00186631">
              <w:t>2023</w:t>
            </w:r>
          </w:p>
        </w:tc>
        <w:tc>
          <w:tcPr>
            <w:tcW w:w="2013" w:type="dxa"/>
            <w:tcMar>
              <w:top w:w="160" w:type="dxa"/>
              <w:left w:w="240" w:type="dxa"/>
              <w:bottom w:w="160" w:type="dxa"/>
              <w:right w:w="15" w:type="dxa"/>
            </w:tcMar>
            <w:vAlign w:val="bottom"/>
            <w:hideMark/>
          </w:tcPr>
          <w:p w14:paraId="0DE14CFB" w14:textId="2CA1E494" w:rsidR="00774083" w:rsidRPr="00186631" w:rsidRDefault="00774083" w:rsidP="00774083">
            <w:pPr>
              <w:spacing w:after="160" w:line="278" w:lineRule="auto"/>
              <w:ind w:left="-59"/>
              <w:jc w:val="center"/>
            </w:pPr>
            <w:r>
              <w:t>4</w:t>
            </w:r>
            <w:r w:rsidR="00CF6815">
              <w:t>2</w:t>
            </w:r>
            <w:r>
              <w:t>.</w:t>
            </w:r>
            <w:r w:rsidR="00CF6815">
              <w:t>87</w:t>
            </w:r>
          </w:p>
        </w:tc>
        <w:tc>
          <w:tcPr>
            <w:tcW w:w="2309" w:type="dxa"/>
            <w:tcMar>
              <w:top w:w="160" w:type="dxa"/>
              <w:left w:w="240" w:type="dxa"/>
              <w:bottom w:w="160" w:type="dxa"/>
              <w:right w:w="15" w:type="dxa"/>
            </w:tcMar>
            <w:vAlign w:val="bottom"/>
            <w:hideMark/>
          </w:tcPr>
          <w:p w14:paraId="1752F880" w14:textId="40DEA657" w:rsidR="001176D6" w:rsidRPr="00186631" w:rsidRDefault="00774083" w:rsidP="00774083">
            <w:pPr>
              <w:spacing w:after="160" w:line="278" w:lineRule="auto"/>
              <w:ind w:left="-59"/>
              <w:jc w:val="center"/>
            </w:pPr>
            <w:r w:rsidRPr="00774083">
              <w:t>1</w:t>
            </w:r>
            <w:r w:rsidR="00CF136A">
              <w:t>17</w:t>
            </w:r>
            <w:r>
              <w:t>,</w:t>
            </w:r>
            <w:r w:rsidR="00CF136A">
              <w:t>452</w:t>
            </w:r>
          </w:p>
        </w:tc>
        <w:tc>
          <w:tcPr>
            <w:tcW w:w="1890" w:type="dxa"/>
            <w:tcMar>
              <w:top w:w="160" w:type="dxa"/>
              <w:left w:w="240" w:type="dxa"/>
              <w:bottom w:w="160" w:type="dxa"/>
              <w:right w:w="15" w:type="dxa"/>
            </w:tcMar>
            <w:vAlign w:val="bottom"/>
            <w:hideMark/>
          </w:tcPr>
          <w:p w14:paraId="65140CA2" w14:textId="063D1D52" w:rsidR="001176D6" w:rsidRPr="00186631" w:rsidRDefault="003604B0" w:rsidP="00AB2C23">
            <w:pPr>
              <w:spacing w:after="160" w:line="278" w:lineRule="auto"/>
              <w:ind w:left="-59"/>
              <w:jc w:val="center"/>
            </w:pPr>
            <w:r>
              <w:t>460</w:t>
            </w:r>
          </w:p>
        </w:tc>
        <w:tc>
          <w:tcPr>
            <w:tcW w:w="1888" w:type="dxa"/>
            <w:tcMar>
              <w:top w:w="160" w:type="dxa"/>
              <w:left w:w="240" w:type="dxa"/>
              <w:bottom w:w="160" w:type="dxa"/>
              <w:right w:w="15" w:type="dxa"/>
            </w:tcMar>
            <w:vAlign w:val="bottom"/>
            <w:hideMark/>
          </w:tcPr>
          <w:p w14:paraId="4D357D4A" w14:textId="542F4C61" w:rsidR="001176D6" w:rsidRPr="00186631" w:rsidRDefault="00CF136A" w:rsidP="00AB2C23">
            <w:pPr>
              <w:spacing w:after="160" w:line="278" w:lineRule="auto"/>
              <w:ind w:left="-59"/>
              <w:jc w:val="center"/>
            </w:pPr>
            <w:r>
              <w:t>255</w:t>
            </w:r>
          </w:p>
        </w:tc>
      </w:tr>
      <w:tr w:rsidR="00BF058D" w:rsidRPr="00186631" w14:paraId="3ACB6E50" w14:textId="77777777" w:rsidTr="00D87431">
        <w:trPr>
          <w:trHeight w:val="118"/>
        </w:trPr>
        <w:tc>
          <w:tcPr>
            <w:tcW w:w="1075" w:type="dxa"/>
            <w:tcMar>
              <w:top w:w="160" w:type="dxa"/>
              <w:left w:w="240" w:type="dxa"/>
              <w:bottom w:w="160" w:type="dxa"/>
              <w:right w:w="15" w:type="dxa"/>
            </w:tcMar>
            <w:vAlign w:val="bottom"/>
            <w:hideMark/>
          </w:tcPr>
          <w:p w14:paraId="61246FF8" w14:textId="77777777" w:rsidR="001176D6" w:rsidRPr="00186631" w:rsidRDefault="001176D6" w:rsidP="00EB6062">
            <w:pPr>
              <w:spacing w:after="160" w:line="278" w:lineRule="auto"/>
            </w:pPr>
            <w:r w:rsidRPr="00186631">
              <w:t>2024</w:t>
            </w:r>
          </w:p>
        </w:tc>
        <w:tc>
          <w:tcPr>
            <w:tcW w:w="2013" w:type="dxa"/>
            <w:tcMar>
              <w:top w:w="160" w:type="dxa"/>
              <w:left w:w="240" w:type="dxa"/>
              <w:bottom w:w="160" w:type="dxa"/>
              <w:right w:w="15" w:type="dxa"/>
            </w:tcMar>
            <w:vAlign w:val="bottom"/>
            <w:hideMark/>
          </w:tcPr>
          <w:p w14:paraId="4DE874AE" w14:textId="2816F1E5" w:rsidR="00CF6815" w:rsidRPr="00186631" w:rsidRDefault="003604B0" w:rsidP="00CF6815">
            <w:pPr>
              <w:spacing w:after="160" w:line="278" w:lineRule="auto"/>
              <w:ind w:left="-59"/>
              <w:jc w:val="center"/>
            </w:pPr>
            <w:r>
              <w:t>3</w:t>
            </w:r>
            <w:r w:rsidR="00CF6815">
              <w:t>6</w:t>
            </w:r>
            <w:r>
              <w:t>.</w:t>
            </w:r>
            <w:r w:rsidR="00CF6815">
              <w:t>8</w:t>
            </w:r>
          </w:p>
        </w:tc>
        <w:tc>
          <w:tcPr>
            <w:tcW w:w="2309" w:type="dxa"/>
            <w:tcMar>
              <w:top w:w="160" w:type="dxa"/>
              <w:left w:w="240" w:type="dxa"/>
              <w:bottom w:w="160" w:type="dxa"/>
              <w:right w:w="15" w:type="dxa"/>
            </w:tcMar>
            <w:vAlign w:val="bottom"/>
            <w:hideMark/>
          </w:tcPr>
          <w:p w14:paraId="69D10D27" w14:textId="30EA3127" w:rsidR="001176D6" w:rsidRPr="00186631" w:rsidRDefault="003604B0" w:rsidP="003604B0">
            <w:pPr>
              <w:spacing w:after="160" w:line="278" w:lineRule="auto"/>
              <w:ind w:left="-59"/>
              <w:jc w:val="center"/>
            </w:pPr>
            <w:r>
              <w:t>10</w:t>
            </w:r>
            <w:r w:rsidR="00CF6815">
              <w:t>0,486</w:t>
            </w:r>
          </w:p>
        </w:tc>
        <w:tc>
          <w:tcPr>
            <w:tcW w:w="1890" w:type="dxa"/>
            <w:tcMar>
              <w:top w:w="160" w:type="dxa"/>
              <w:left w:w="240" w:type="dxa"/>
              <w:bottom w:w="160" w:type="dxa"/>
              <w:right w:w="15" w:type="dxa"/>
            </w:tcMar>
            <w:vAlign w:val="bottom"/>
            <w:hideMark/>
          </w:tcPr>
          <w:p w14:paraId="13F2781F" w14:textId="06232146" w:rsidR="001176D6" w:rsidRPr="00186631" w:rsidRDefault="003604B0" w:rsidP="00AB2C23">
            <w:pPr>
              <w:spacing w:after="160" w:line="278" w:lineRule="auto"/>
              <w:ind w:left="-59"/>
              <w:jc w:val="center"/>
            </w:pPr>
            <w:r>
              <w:t>461</w:t>
            </w:r>
          </w:p>
        </w:tc>
        <w:tc>
          <w:tcPr>
            <w:tcW w:w="1888" w:type="dxa"/>
            <w:tcMar>
              <w:top w:w="160" w:type="dxa"/>
              <w:left w:w="240" w:type="dxa"/>
              <w:bottom w:w="160" w:type="dxa"/>
              <w:right w:w="15" w:type="dxa"/>
            </w:tcMar>
            <w:vAlign w:val="bottom"/>
            <w:hideMark/>
          </w:tcPr>
          <w:p w14:paraId="57F706C4" w14:textId="2B241225" w:rsidR="001176D6" w:rsidRPr="00186631" w:rsidRDefault="00FF1CD2" w:rsidP="00AB2C23">
            <w:pPr>
              <w:spacing w:after="160" w:line="278" w:lineRule="auto"/>
              <w:ind w:left="-59"/>
              <w:jc w:val="center"/>
            </w:pPr>
            <w:r>
              <w:t>218</w:t>
            </w:r>
          </w:p>
        </w:tc>
      </w:tr>
    </w:tbl>
    <w:p w14:paraId="149AAD8E" w14:textId="77777777" w:rsidR="00EB6062" w:rsidRDefault="00EB6062" w:rsidP="001176D6">
      <w:pPr>
        <w:spacing w:after="160" w:line="278" w:lineRule="auto"/>
      </w:pPr>
    </w:p>
    <w:p w14:paraId="2953B620" w14:textId="2AC84247" w:rsidR="001176D6" w:rsidRPr="00186631" w:rsidRDefault="001176D6" w:rsidP="001176D6">
      <w:pPr>
        <w:spacing w:after="160" w:line="278" w:lineRule="auto"/>
      </w:pPr>
      <w:r w:rsidRPr="00186631">
        <w:t xml:space="preserve">Guidance for ERU estimation and flow analysis was taken from </w:t>
      </w:r>
      <w:proofErr w:type="gramStart"/>
      <w:r w:rsidRPr="00186631">
        <w:t xml:space="preserve">{{ </w:t>
      </w:r>
      <w:proofErr w:type="spellStart"/>
      <w:r w:rsidRPr="00186631">
        <w:t>Cite</w:t>
      </w:r>
      <w:proofErr w:type="gramEnd"/>
      <w:r w:rsidRPr="00186631">
        <w:t>_Guidance_Document</w:t>
      </w:r>
      <w:proofErr w:type="spellEnd"/>
      <w:r w:rsidRPr="00186631">
        <w:t xml:space="preserve">, </w:t>
      </w:r>
      <w:r w:rsidR="00AF52A7">
        <w:t xml:space="preserve">for </w:t>
      </w:r>
      <w:proofErr w:type="gramStart"/>
      <w:r w:rsidR="00AF52A7">
        <w:t xml:space="preserve">instance, </w:t>
      </w:r>
      <w:r w:rsidRPr="00186631">
        <w:t xml:space="preserve"> Washington</w:t>
      </w:r>
      <w:proofErr w:type="gramEnd"/>
      <w:r w:rsidRPr="00186631">
        <w:t xml:space="preserve"> State Department of Ecology's "Criteria for Sewage Works Design" (Orange Book</w:t>
      </w:r>
      <w:proofErr w:type="gramStart"/>
      <w:r w:rsidRPr="00186631">
        <w:t>) }</w:t>
      </w:r>
      <w:proofErr w:type="gramEnd"/>
      <w:r w:rsidRPr="00186631">
        <w:t>}. The Orange Book provides standardized methodologies and typical values used in Washington State, ensuring consistency in engineering assessments. &lt;&lt;check&gt;&gt;</w:t>
      </w:r>
    </w:p>
    <w:p w14:paraId="32FC002D" w14:textId="321D6965" w:rsidR="00EB6062" w:rsidRDefault="001176D6" w:rsidP="001176D6">
      <w:pPr>
        <w:spacing w:after="160" w:line="278" w:lineRule="auto"/>
      </w:pPr>
      <w:r w:rsidRPr="00186631">
        <w:t xml:space="preserve">The average annual flow to the WWTP over this period was calculated to be </w:t>
      </w:r>
      <w:proofErr w:type="gramStart"/>
      <w:r w:rsidRPr="00186631">
        <w:t xml:space="preserve">{{ </w:t>
      </w:r>
      <w:proofErr w:type="spellStart"/>
      <w:r w:rsidRPr="00186631">
        <w:t>Calculated</w:t>
      </w:r>
      <w:proofErr w:type="gramEnd"/>
      <w:r w:rsidRPr="00186631">
        <w:t>_Average_Annual_</w:t>
      </w:r>
      <w:proofErr w:type="gramStart"/>
      <w:r w:rsidRPr="00186631">
        <w:t>Flow</w:t>
      </w:r>
      <w:proofErr w:type="spellEnd"/>
      <w:r w:rsidRPr="00186631">
        <w:t xml:space="preserve"> }</w:t>
      </w:r>
      <w:proofErr w:type="gramEnd"/>
      <w:r w:rsidRPr="00186631">
        <w:t>} gpd. This value is utilized for long-term operational planning, estimating annual O&amp;M costs, and as a fundamental baseline for developing flow projections and assessing overall plant loading against its design capacity.</w:t>
      </w:r>
    </w:p>
    <w:p w14:paraId="505071F0" w14:textId="77777777" w:rsidR="00EB6062" w:rsidRDefault="00EB6062">
      <w:pPr>
        <w:spacing w:after="160" w:line="259" w:lineRule="auto"/>
      </w:pPr>
      <w:r>
        <w:br w:type="page"/>
      </w:r>
    </w:p>
    <w:p w14:paraId="16A23A7C" w14:textId="3D487A7F" w:rsidR="001176D6" w:rsidRPr="002970CE" w:rsidRDefault="00713818" w:rsidP="00DC5B01">
      <w:pPr>
        <w:pStyle w:val="Heading3"/>
      </w:pPr>
      <w:bookmarkStart w:id="85" w:name="_Toc206075602"/>
      <w:r>
        <w:lastRenderedPageBreak/>
        <w:t>ERU Calculation</w:t>
      </w:r>
      <w:r w:rsidR="00F55251">
        <w:t>s</w:t>
      </w:r>
      <w:bookmarkEnd w:id="85"/>
    </w:p>
    <w:p w14:paraId="68AA7678" w14:textId="3F67B645" w:rsidR="001176D6" w:rsidRDefault="001176D6" w:rsidP="001176D6">
      <w:pPr>
        <w:spacing w:after="160" w:line="278" w:lineRule="auto"/>
      </w:pPr>
      <w:r w:rsidRPr="00186631">
        <w:t xml:space="preserve">The </w:t>
      </w:r>
      <w:r w:rsidR="00713818">
        <w:t xml:space="preserve">amount of wastewater generated by </w:t>
      </w:r>
      <w:r w:rsidRPr="00186631">
        <w:t>a typical single-family home</w:t>
      </w:r>
      <w:r w:rsidR="00DD71E6">
        <w:t>, the Equivalent Residential Unit (ERU)</w:t>
      </w:r>
      <w:r w:rsidRPr="00186631">
        <w:t xml:space="preserve"> is a fundamental parameter in wastewater planning, representing the daily hydraulic contribution </w:t>
      </w:r>
      <w:r w:rsidR="002970CE">
        <w:t>generated by a single home or dwelling</w:t>
      </w:r>
      <w:r w:rsidRPr="00186631">
        <w:t>.</w:t>
      </w:r>
      <w:r w:rsidR="00485DD3">
        <w:t xml:space="preserve">  </w:t>
      </w:r>
      <w:r w:rsidR="002970CE">
        <w:t>The ERU flow</w:t>
      </w:r>
      <w:r w:rsidRPr="00186631">
        <w:t xml:space="preserve"> was estimated </w:t>
      </w:r>
      <w:r w:rsidR="002970CE">
        <w:t xml:space="preserve">in multiple ways to as a check against error and to account for the strengths and weaknesses of each method.  </w:t>
      </w:r>
      <w:r w:rsidRPr="00186631">
        <w:t>In facility plans, the ERU concept is used to normalize contributions from various types of connections (residential, commercial, institutional) to a common unit, which simplifies the process of projecting future wastewater flows based on anticipated growth in housing and commercial development.</w:t>
      </w:r>
      <w:r w:rsidR="00DD71E6">
        <w:t xml:space="preserve"> Because of the contribution from I&amp;I and other factors such as the larger variety of uses which make up the commercial and industrial units, residential units are the simplest basis to use as a common basis. </w:t>
      </w:r>
    </w:p>
    <w:p w14:paraId="16FAC6B7" w14:textId="5D8A2F71" w:rsidR="003351E3" w:rsidRDefault="002970CE" w:rsidP="003351E3">
      <w:pPr>
        <w:pStyle w:val="Heading3"/>
      </w:pPr>
      <w:bookmarkStart w:id="86" w:name="_Toc206075603"/>
      <w:r w:rsidRPr="002970CE">
        <w:t>Wastewater ERU</w:t>
      </w:r>
      <w:bookmarkEnd w:id="86"/>
      <w:r w:rsidRPr="002970CE">
        <w:t xml:space="preserve"> </w:t>
      </w:r>
    </w:p>
    <w:p w14:paraId="442C7AF1" w14:textId="1485DCA9" w:rsidR="001176D6" w:rsidRDefault="001176D6" w:rsidP="003351E3">
      <w:pPr>
        <w:spacing w:after="160" w:line="259" w:lineRule="auto"/>
      </w:pPr>
      <w:r w:rsidRPr="00186631">
        <w:t>The rationale behind using winter water consumption data for estimating BSF is that outdoor water use, such as landscape irrigation, is minimal or nonexistent during these colder months. Additionally, while groundwater levels might be seasonally high (potentially increasing infiltration), the direct impact of rainfall-induced </w:t>
      </w:r>
      <w:r w:rsidR="007B3CDD">
        <w:t>inflow</w:t>
      </w:r>
      <w:r w:rsidRPr="00186631">
        <w:t> is generally less compared to wetter storm seasons</w:t>
      </w:r>
      <w:r w:rsidR="00DD71E6">
        <w:t xml:space="preserve"> like spring</w:t>
      </w:r>
      <w:r w:rsidRPr="00186631">
        <w:t xml:space="preserve">, making winter flows more representative of sanitary contributions plus persistent infiltration. </w:t>
      </w:r>
      <w:r w:rsidR="00DD71E6">
        <w:t>To account for the normal portion of</w:t>
      </w:r>
      <w:r w:rsidRPr="00186631">
        <w:t xml:space="preserve"> metered winter water use</w:t>
      </w:r>
      <w:r w:rsidR="00DD71E6">
        <w:t xml:space="preserve"> which typically doesn’t end up in the wastewater system,</w:t>
      </w:r>
      <w:r w:rsidRPr="00186631">
        <w:t xml:space="preserve"> </w:t>
      </w:r>
      <w:r w:rsidR="00DD71E6">
        <w:t>a factor of .9 was applied to the BSF.</w:t>
      </w:r>
    </w:p>
    <w:p w14:paraId="02E2A197" w14:textId="77777777" w:rsidR="00DD71E6" w:rsidRDefault="00DD71E6" w:rsidP="003351E3">
      <w:pPr>
        <w:spacing w:after="160" w:line="259" w:lineRule="auto"/>
      </w:pPr>
    </w:p>
    <w:p w14:paraId="16FDDDF8" w14:textId="4C1ED486" w:rsidR="007B3CDD" w:rsidRDefault="00DC6725" w:rsidP="00F55251">
      <w:pPr>
        <w:pStyle w:val="Heading2"/>
      </w:pPr>
      <w:bookmarkStart w:id="87" w:name="_Toc206075604"/>
      <w:r>
        <w:t>Inflow and Infiltration Analysis</w:t>
      </w:r>
      <w:bookmarkEnd w:id="87"/>
    </w:p>
    <w:p w14:paraId="4FE32CA7" w14:textId="4C0F2E17" w:rsidR="00F55251" w:rsidRDefault="00F55251" w:rsidP="00F55251">
      <w:pPr>
        <w:pStyle w:val="Heading3"/>
      </w:pPr>
      <w:bookmarkStart w:id="88" w:name="_Toc206075605"/>
      <w:r w:rsidRPr="00186631">
        <w:t>Estimating Average Base Sanitary Flow (BSF)</w:t>
      </w:r>
      <w:bookmarkEnd w:id="88"/>
    </w:p>
    <w:p w14:paraId="5934CFB1" w14:textId="2E57AFBE" w:rsidR="00F55251" w:rsidRPr="00F55251" w:rsidRDefault="00F55251" w:rsidP="00F55251">
      <w:pPr>
        <w:spacing w:after="160" w:line="278" w:lineRule="auto"/>
      </w:pPr>
      <w:r w:rsidRPr="00F55251">
        <w:t xml:space="preserve">According to Washington State OFM (WAOFM), a typical single-family home in Tekoa is estimated to have an average of 2.22 residents in 2024. </w:t>
      </w:r>
      <w:r w:rsidR="00696AC6">
        <w:t>Since the</w:t>
      </w:r>
      <w:r w:rsidRPr="00F55251">
        <w:t xml:space="preserve"> City doesn’t </w:t>
      </w:r>
      <w:r w:rsidR="00696AC6">
        <w:t>collect water meter readings</w:t>
      </w:r>
      <w:r w:rsidRPr="00F55251">
        <w:t xml:space="preserve"> in the winter due to snow and freezing, source (well) data w</w:t>
      </w:r>
      <w:r w:rsidR="009D0934">
        <w:t>as</w:t>
      </w:r>
      <w:r w:rsidRPr="00F55251">
        <w:t xml:space="preserve"> used to calculate a per unit average.  Although cleanly delineated year-round meter data would be preferable to winter consumption data alone, winter consumption data is preferable to summer data as a basis for ERU calculations since fewer residents are using domestic water for recreation or irrigation.  To adjust for the fact that not all of the water purchased during any season will make it to the drain, a factor of .95 was applied to the resulting figures, which are summarized in </w:t>
      </w:r>
      <w:r w:rsidRPr="00F55251">
        <w:rPr>
          <w:b/>
          <w:bCs/>
        </w:rPr>
        <w:fldChar w:fldCharType="begin"/>
      </w:r>
      <w:r w:rsidRPr="00F55251">
        <w:rPr>
          <w:b/>
          <w:bCs/>
        </w:rPr>
        <w:instrText xml:space="preserve"> REF _Ref204170293 \h  \* MERGEFORMAT </w:instrText>
      </w:r>
      <w:r w:rsidRPr="00F55251">
        <w:rPr>
          <w:b/>
          <w:bCs/>
        </w:rPr>
      </w:r>
      <w:r w:rsidRPr="00F55251">
        <w:rPr>
          <w:b/>
          <w:bCs/>
        </w:rPr>
        <w:fldChar w:fldCharType="separate"/>
      </w:r>
      <w:r w:rsidR="00EB04C0" w:rsidRPr="00EB04C0">
        <w:rPr>
          <w:b/>
          <w:bCs/>
        </w:rPr>
        <w:t xml:space="preserve">Table </w:t>
      </w:r>
      <w:r w:rsidR="00EB04C0" w:rsidRPr="00EB04C0">
        <w:rPr>
          <w:b/>
          <w:bCs/>
          <w:noProof/>
        </w:rPr>
        <w:t>5</w:t>
      </w:r>
      <w:r w:rsidR="00EB04C0" w:rsidRPr="00EB04C0">
        <w:rPr>
          <w:b/>
          <w:bCs/>
          <w:noProof/>
        </w:rPr>
        <w:noBreakHyphen/>
        <w:t>4</w:t>
      </w:r>
      <w:r w:rsidRPr="00F55251">
        <w:fldChar w:fldCharType="end"/>
      </w:r>
      <w:r w:rsidRPr="00F55251">
        <w:t xml:space="preserve"> below.</w:t>
      </w:r>
    </w:p>
    <w:p w14:paraId="52F8E2F7" w14:textId="276E7DE1" w:rsidR="00F55251" w:rsidRDefault="00F55251" w:rsidP="00F55251">
      <w:pPr>
        <w:spacing w:after="160" w:line="278" w:lineRule="auto"/>
      </w:pPr>
      <w:r w:rsidRPr="00186631">
        <w:t xml:space="preserve">To estimate the Average Base Sanitary Flow (BSF) per ERU, which represents the wastewater flow originating purely from sanitary sources (excluding significant I&amp;I contributions), </w:t>
      </w:r>
      <w:r>
        <w:t xml:space="preserve">the previously derived ERU value by the total number of ERU for the year 2024 (461) to arrive at a figure of 87,776 gpd.  See </w:t>
      </w:r>
      <w:r w:rsidRPr="00C5334D">
        <w:rPr>
          <w:b/>
          <w:bCs/>
        </w:rPr>
        <w:fldChar w:fldCharType="begin"/>
      </w:r>
      <w:r w:rsidRPr="00C5334D">
        <w:rPr>
          <w:b/>
          <w:bCs/>
        </w:rPr>
        <w:instrText xml:space="preserve"> REF _Ref204170293 \h  \* MERGEFORMAT </w:instrText>
      </w:r>
      <w:r w:rsidRPr="00C5334D">
        <w:rPr>
          <w:b/>
          <w:bCs/>
        </w:rPr>
      </w:r>
      <w:r w:rsidRPr="00C5334D">
        <w:rPr>
          <w:b/>
          <w:bCs/>
        </w:rPr>
        <w:fldChar w:fldCharType="separate"/>
      </w:r>
      <w:r w:rsidR="00EB04C0" w:rsidRPr="00EB04C0">
        <w:rPr>
          <w:b/>
          <w:bCs/>
        </w:rPr>
        <w:t xml:space="preserve">Table </w:t>
      </w:r>
      <w:r w:rsidR="00EB04C0" w:rsidRPr="00EB04C0">
        <w:rPr>
          <w:b/>
          <w:bCs/>
          <w:noProof/>
        </w:rPr>
        <w:t>5</w:t>
      </w:r>
      <w:r w:rsidR="00EB04C0" w:rsidRPr="00EB04C0">
        <w:rPr>
          <w:b/>
          <w:bCs/>
          <w:noProof/>
        </w:rPr>
        <w:noBreakHyphen/>
        <w:t>4</w:t>
      </w:r>
      <w:r w:rsidRPr="00C5334D">
        <w:rPr>
          <w:b/>
          <w:bCs/>
        </w:rPr>
        <w:fldChar w:fldCharType="end"/>
      </w:r>
      <w:r>
        <w:t xml:space="preserve"> below.  </w:t>
      </w:r>
    </w:p>
    <w:p w14:paraId="06B534A2" w14:textId="70B0CDB1" w:rsidR="00F55251" w:rsidRDefault="00F55251">
      <w:pPr>
        <w:spacing w:after="160" w:line="259" w:lineRule="auto"/>
      </w:pPr>
      <w:r>
        <w:br w:type="page"/>
      </w:r>
    </w:p>
    <w:p w14:paraId="4D16EDA4" w14:textId="1C165F3A" w:rsidR="00F55251" w:rsidRDefault="00F55251" w:rsidP="00F55251">
      <w:pPr>
        <w:pStyle w:val="Caption"/>
      </w:pPr>
      <w:bookmarkStart w:id="89" w:name="_Ref204170293"/>
      <w:r>
        <w:lastRenderedPageBreak/>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4</w:t>
      </w:r>
      <w:r w:rsidR="000F703F">
        <w:fldChar w:fldCharType="end"/>
      </w:r>
      <w:bookmarkEnd w:id="89"/>
      <w:r>
        <w:t xml:space="preserve"> BSF Calculation Summary (Method 1)</w:t>
      </w:r>
    </w:p>
    <w:tbl>
      <w:tblPr>
        <w:tblW w:w="9480" w:type="dxa"/>
        <w:tblLook w:val="04A0" w:firstRow="1" w:lastRow="0" w:firstColumn="1" w:lastColumn="0" w:noHBand="0" w:noVBand="1"/>
      </w:tblPr>
      <w:tblGrid>
        <w:gridCol w:w="4020"/>
        <w:gridCol w:w="4240"/>
        <w:gridCol w:w="1223"/>
      </w:tblGrid>
      <w:tr w:rsidR="00F55251" w:rsidRPr="00CF6815" w14:paraId="45D3D687" w14:textId="77777777" w:rsidTr="005738B3">
        <w:trPr>
          <w:trHeight w:val="315"/>
        </w:trPr>
        <w:tc>
          <w:tcPr>
            <w:tcW w:w="4020" w:type="dxa"/>
            <w:tcBorders>
              <w:top w:val="single" w:sz="8" w:space="0" w:color="auto"/>
              <w:left w:val="single" w:sz="8" w:space="0" w:color="auto"/>
              <w:bottom w:val="single" w:sz="8" w:space="0" w:color="auto"/>
              <w:right w:val="nil"/>
            </w:tcBorders>
            <w:noWrap/>
            <w:vAlign w:val="bottom"/>
            <w:hideMark/>
          </w:tcPr>
          <w:p w14:paraId="03A7877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Parameter</w:t>
            </w:r>
          </w:p>
        </w:tc>
        <w:tc>
          <w:tcPr>
            <w:tcW w:w="4240" w:type="dxa"/>
            <w:tcBorders>
              <w:top w:val="single" w:sz="8" w:space="0" w:color="auto"/>
              <w:left w:val="nil"/>
              <w:bottom w:val="single" w:sz="8" w:space="0" w:color="auto"/>
              <w:right w:val="nil"/>
            </w:tcBorders>
            <w:noWrap/>
            <w:vAlign w:val="bottom"/>
            <w:hideMark/>
          </w:tcPr>
          <w:p w14:paraId="4D04C6BB"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Notes</w:t>
            </w:r>
          </w:p>
        </w:tc>
        <w:tc>
          <w:tcPr>
            <w:tcW w:w="1220" w:type="dxa"/>
            <w:tcBorders>
              <w:top w:val="single" w:sz="8" w:space="0" w:color="auto"/>
              <w:left w:val="nil"/>
              <w:bottom w:val="single" w:sz="8" w:space="0" w:color="auto"/>
              <w:right w:val="single" w:sz="8" w:space="0" w:color="auto"/>
            </w:tcBorders>
            <w:noWrap/>
            <w:vAlign w:val="bottom"/>
            <w:hideMark/>
          </w:tcPr>
          <w:p w14:paraId="4B48E05B"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Figures</w:t>
            </w:r>
          </w:p>
        </w:tc>
      </w:tr>
      <w:tr w:rsidR="00F55251" w:rsidRPr="00CF6815" w14:paraId="4C84AE1B" w14:textId="77777777" w:rsidTr="005738B3">
        <w:trPr>
          <w:trHeight w:val="300"/>
        </w:trPr>
        <w:tc>
          <w:tcPr>
            <w:tcW w:w="4020" w:type="dxa"/>
            <w:tcBorders>
              <w:top w:val="nil"/>
              <w:left w:val="single" w:sz="8" w:space="0" w:color="auto"/>
              <w:bottom w:val="single" w:sz="4" w:space="0" w:color="auto"/>
              <w:right w:val="single" w:sz="8" w:space="0" w:color="auto"/>
            </w:tcBorders>
            <w:noWrap/>
            <w:vAlign w:val="center"/>
            <w:hideMark/>
          </w:tcPr>
          <w:p w14:paraId="6AD9E03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Total Nov. - Apr. Consumption</w:t>
            </w:r>
          </w:p>
        </w:tc>
        <w:tc>
          <w:tcPr>
            <w:tcW w:w="4240" w:type="dxa"/>
            <w:tcBorders>
              <w:top w:val="nil"/>
              <w:left w:val="nil"/>
              <w:bottom w:val="single" w:sz="4" w:space="0" w:color="auto"/>
              <w:right w:val="single" w:sz="4" w:space="0" w:color="auto"/>
            </w:tcBorders>
            <w:vAlign w:val="center"/>
            <w:hideMark/>
          </w:tcPr>
          <w:p w14:paraId="437BA2C1"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From source consumption data</w:t>
            </w:r>
          </w:p>
        </w:tc>
        <w:tc>
          <w:tcPr>
            <w:tcW w:w="1220" w:type="dxa"/>
            <w:tcBorders>
              <w:top w:val="nil"/>
              <w:left w:val="nil"/>
              <w:bottom w:val="single" w:sz="4" w:space="0" w:color="auto"/>
              <w:right w:val="single" w:sz="8" w:space="0" w:color="auto"/>
            </w:tcBorders>
            <w:noWrap/>
            <w:vAlign w:val="center"/>
            <w:hideMark/>
          </w:tcPr>
          <w:p w14:paraId="791F9ADB"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15,302,000 </w:t>
            </w:r>
          </w:p>
        </w:tc>
      </w:tr>
      <w:tr w:rsidR="00F55251" w:rsidRPr="00CF6815" w14:paraId="306114AA"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1918270A"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Consumption Volume (Gal)</w:t>
            </w:r>
          </w:p>
        </w:tc>
        <w:tc>
          <w:tcPr>
            <w:tcW w:w="4240" w:type="dxa"/>
            <w:tcBorders>
              <w:top w:val="nil"/>
              <w:left w:val="nil"/>
              <w:bottom w:val="single" w:sz="4" w:space="0" w:color="auto"/>
              <w:right w:val="single" w:sz="4" w:space="0" w:color="auto"/>
            </w:tcBorders>
            <w:vAlign w:val="center"/>
            <w:hideMark/>
          </w:tcPr>
          <w:p w14:paraId="4E9E6D52"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Accounts for DSL and removes commercial flow</w:t>
            </w:r>
          </w:p>
        </w:tc>
        <w:tc>
          <w:tcPr>
            <w:tcW w:w="1220" w:type="dxa"/>
            <w:tcBorders>
              <w:top w:val="nil"/>
              <w:left w:val="nil"/>
              <w:bottom w:val="single" w:sz="4" w:space="0" w:color="auto"/>
              <w:right w:val="single" w:sz="8" w:space="0" w:color="auto"/>
            </w:tcBorders>
            <w:noWrap/>
            <w:vAlign w:val="center"/>
            <w:hideMark/>
          </w:tcPr>
          <w:p w14:paraId="2ED4AF98"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12,394,620 </w:t>
            </w:r>
          </w:p>
        </w:tc>
      </w:tr>
      <w:tr w:rsidR="00F55251" w:rsidRPr="00CF6815" w14:paraId="53C15855"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17628B50"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Winter Residential Flow (gpd)</w:t>
            </w:r>
          </w:p>
        </w:tc>
        <w:tc>
          <w:tcPr>
            <w:tcW w:w="4240" w:type="dxa"/>
            <w:tcBorders>
              <w:top w:val="nil"/>
              <w:left w:val="nil"/>
              <w:bottom w:val="single" w:sz="4" w:space="0" w:color="auto"/>
              <w:right w:val="single" w:sz="4" w:space="0" w:color="auto"/>
            </w:tcBorders>
            <w:vAlign w:val="center"/>
            <w:hideMark/>
          </w:tcPr>
          <w:p w14:paraId="3A872F77"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consumption divided by 181 days (Nov. through Apr.)</w:t>
            </w:r>
          </w:p>
        </w:tc>
        <w:tc>
          <w:tcPr>
            <w:tcW w:w="1220" w:type="dxa"/>
            <w:tcBorders>
              <w:top w:val="nil"/>
              <w:left w:val="nil"/>
              <w:bottom w:val="single" w:sz="4" w:space="0" w:color="auto"/>
              <w:right w:val="single" w:sz="8" w:space="0" w:color="auto"/>
            </w:tcBorders>
            <w:noWrap/>
            <w:vAlign w:val="center"/>
            <w:hideMark/>
          </w:tcPr>
          <w:p w14:paraId="6F34B2EE"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68,479 </w:t>
            </w:r>
          </w:p>
        </w:tc>
      </w:tr>
      <w:tr w:rsidR="00F55251" w:rsidRPr="00CF6815" w14:paraId="69440CA4"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3B66A918"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Per Capita Winter Residential Flow (gpd)</w:t>
            </w:r>
          </w:p>
        </w:tc>
        <w:tc>
          <w:tcPr>
            <w:tcW w:w="4240" w:type="dxa"/>
            <w:tcBorders>
              <w:top w:val="nil"/>
              <w:left w:val="nil"/>
              <w:bottom w:val="single" w:sz="4" w:space="0" w:color="auto"/>
              <w:right w:val="single" w:sz="4" w:space="0" w:color="auto"/>
            </w:tcBorders>
            <w:vAlign w:val="center"/>
            <w:hideMark/>
          </w:tcPr>
          <w:p w14:paraId="6C71CCFE"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Assumed 820 population and factored by .95</w:t>
            </w:r>
          </w:p>
        </w:tc>
        <w:tc>
          <w:tcPr>
            <w:tcW w:w="1220" w:type="dxa"/>
            <w:tcBorders>
              <w:top w:val="nil"/>
              <w:left w:val="nil"/>
              <w:bottom w:val="single" w:sz="4" w:space="0" w:color="auto"/>
              <w:right w:val="single" w:sz="8" w:space="0" w:color="auto"/>
            </w:tcBorders>
            <w:noWrap/>
            <w:vAlign w:val="center"/>
            <w:hideMark/>
          </w:tcPr>
          <w:p w14:paraId="64D20CDB"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79</w:t>
            </w:r>
          </w:p>
        </w:tc>
      </w:tr>
      <w:tr w:rsidR="00F55251" w:rsidRPr="00CF6815" w14:paraId="6F9626AB" w14:textId="77777777" w:rsidTr="005738B3">
        <w:trPr>
          <w:trHeight w:val="600"/>
        </w:trPr>
        <w:tc>
          <w:tcPr>
            <w:tcW w:w="4020" w:type="dxa"/>
            <w:tcBorders>
              <w:top w:val="nil"/>
              <w:left w:val="single" w:sz="8" w:space="0" w:color="auto"/>
              <w:bottom w:val="single" w:sz="4" w:space="0" w:color="auto"/>
              <w:right w:val="single" w:sz="8" w:space="0" w:color="auto"/>
            </w:tcBorders>
            <w:noWrap/>
            <w:vAlign w:val="center"/>
            <w:hideMark/>
          </w:tcPr>
          <w:p w14:paraId="72A5DCAC"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Residential ERU (gpd)</w:t>
            </w:r>
          </w:p>
        </w:tc>
        <w:tc>
          <w:tcPr>
            <w:tcW w:w="4240" w:type="dxa"/>
            <w:tcBorders>
              <w:top w:val="nil"/>
              <w:left w:val="nil"/>
              <w:bottom w:val="single" w:sz="4" w:space="0" w:color="auto"/>
              <w:right w:val="single" w:sz="4" w:space="0" w:color="auto"/>
            </w:tcBorders>
            <w:vAlign w:val="center"/>
            <w:hideMark/>
          </w:tcPr>
          <w:p w14:paraId="600F9E4E" w14:textId="7B93A830"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Assumes 2.</w:t>
            </w:r>
            <w:r w:rsidR="005B6A4F">
              <w:rPr>
                <w:rFonts w:ascii="Aptos Narrow" w:eastAsia="Times New Roman" w:hAnsi="Aptos Narrow"/>
                <w:color w:val="000000"/>
              </w:rPr>
              <w:t>22</w:t>
            </w:r>
            <w:r w:rsidRPr="00CF6815">
              <w:rPr>
                <w:rFonts w:ascii="Aptos Narrow" w:eastAsia="Times New Roman" w:hAnsi="Aptos Narrow"/>
                <w:color w:val="000000"/>
              </w:rPr>
              <w:t xml:space="preserve"> persons per household from OFM</w:t>
            </w:r>
          </w:p>
        </w:tc>
        <w:tc>
          <w:tcPr>
            <w:tcW w:w="1220" w:type="dxa"/>
            <w:tcBorders>
              <w:top w:val="nil"/>
              <w:left w:val="nil"/>
              <w:bottom w:val="single" w:sz="4" w:space="0" w:color="auto"/>
              <w:right w:val="single" w:sz="8" w:space="0" w:color="auto"/>
            </w:tcBorders>
            <w:noWrap/>
            <w:vAlign w:val="center"/>
            <w:hideMark/>
          </w:tcPr>
          <w:p w14:paraId="5238FEDC"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190 </w:t>
            </w:r>
          </w:p>
        </w:tc>
      </w:tr>
      <w:tr w:rsidR="00F55251" w:rsidRPr="00CF6815" w14:paraId="549DDE16" w14:textId="77777777" w:rsidTr="005738B3">
        <w:trPr>
          <w:trHeight w:val="315"/>
        </w:trPr>
        <w:tc>
          <w:tcPr>
            <w:tcW w:w="4020" w:type="dxa"/>
            <w:tcBorders>
              <w:top w:val="nil"/>
              <w:left w:val="single" w:sz="8" w:space="0" w:color="auto"/>
              <w:bottom w:val="single" w:sz="8" w:space="0" w:color="auto"/>
              <w:right w:val="single" w:sz="8" w:space="0" w:color="auto"/>
            </w:tcBorders>
            <w:noWrap/>
            <w:vAlign w:val="center"/>
            <w:hideMark/>
          </w:tcPr>
          <w:p w14:paraId="6E566BC6" w14:textId="77777777" w:rsidR="00F55251" w:rsidRPr="00CF6815" w:rsidRDefault="00F55251" w:rsidP="005738B3">
            <w:pPr>
              <w:spacing w:after="0" w:line="240" w:lineRule="auto"/>
              <w:rPr>
                <w:rFonts w:ascii="Aptos Narrow" w:eastAsia="Times New Roman" w:hAnsi="Aptos Narrow"/>
                <w:b/>
                <w:bCs/>
                <w:color w:val="000000"/>
              </w:rPr>
            </w:pPr>
            <w:r w:rsidRPr="00CF6815">
              <w:rPr>
                <w:rFonts w:ascii="Aptos Narrow" w:eastAsia="Times New Roman" w:hAnsi="Aptos Narrow"/>
                <w:b/>
                <w:bCs/>
                <w:color w:val="000000"/>
              </w:rPr>
              <w:t>Base Sanitary Flow (gpd)</w:t>
            </w:r>
          </w:p>
        </w:tc>
        <w:tc>
          <w:tcPr>
            <w:tcW w:w="4240" w:type="dxa"/>
            <w:tcBorders>
              <w:top w:val="nil"/>
              <w:left w:val="nil"/>
              <w:bottom w:val="single" w:sz="8" w:space="0" w:color="auto"/>
              <w:right w:val="single" w:sz="4" w:space="0" w:color="auto"/>
            </w:tcBorders>
            <w:vAlign w:val="center"/>
            <w:hideMark/>
          </w:tcPr>
          <w:p w14:paraId="04717C4D"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Residential ERU applied to total ERUs (461)</w:t>
            </w:r>
          </w:p>
        </w:tc>
        <w:tc>
          <w:tcPr>
            <w:tcW w:w="1220" w:type="dxa"/>
            <w:tcBorders>
              <w:top w:val="nil"/>
              <w:left w:val="nil"/>
              <w:bottom w:val="single" w:sz="8" w:space="0" w:color="auto"/>
              <w:right w:val="single" w:sz="8" w:space="0" w:color="auto"/>
            </w:tcBorders>
            <w:noWrap/>
            <w:vAlign w:val="center"/>
            <w:hideMark/>
          </w:tcPr>
          <w:p w14:paraId="10BA42B5" w14:textId="77777777" w:rsidR="00F55251" w:rsidRPr="00CF6815" w:rsidRDefault="00F55251" w:rsidP="005738B3">
            <w:pPr>
              <w:spacing w:after="0" w:line="240" w:lineRule="auto"/>
              <w:rPr>
                <w:rFonts w:ascii="Aptos Narrow" w:eastAsia="Times New Roman" w:hAnsi="Aptos Narrow"/>
                <w:color w:val="000000"/>
              </w:rPr>
            </w:pPr>
            <w:r w:rsidRPr="00CF6815">
              <w:rPr>
                <w:rFonts w:ascii="Aptos Narrow" w:eastAsia="Times New Roman" w:hAnsi="Aptos Narrow"/>
                <w:color w:val="000000"/>
              </w:rPr>
              <w:t xml:space="preserve">           87,776 </w:t>
            </w:r>
          </w:p>
        </w:tc>
      </w:tr>
    </w:tbl>
    <w:p w14:paraId="7AEBB640" w14:textId="77777777" w:rsidR="00F55251" w:rsidRDefault="00F55251" w:rsidP="001176D6">
      <w:pPr>
        <w:spacing w:after="160" w:line="278" w:lineRule="auto"/>
        <w:rPr>
          <w:b/>
          <w:bCs/>
        </w:rPr>
      </w:pPr>
    </w:p>
    <w:p w14:paraId="324BDEB0" w14:textId="1403148E" w:rsidR="009C35D0" w:rsidRPr="009C35D0" w:rsidRDefault="00F55251" w:rsidP="00F55251">
      <w:pPr>
        <w:pStyle w:val="Caption"/>
      </w:pPr>
      <w:r>
        <w:t xml:space="preserve">Table </w:t>
      </w:r>
      <w:r w:rsidR="000F703F">
        <w:fldChar w:fldCharType="begin"/>
      </w:r>
      <w:r w:rsidR="000F703F">
        <w:instrText xml:space="preserve"> STYLEREF 1 \s </w:instrText>
      </w:r>
      <w:r w:rsidR="000F703F">
        <w:fldChar w:fldCharType="separate"/>
      </w:r>
      <w:r w:rsidR="00EB04C0">
        <w:rPr>
          <w:noProof/>
        </w:rPr>
        <w:t>5</w:t>
      </w:r>
      <w:r w:rsidR="000F703F">
        <w:fldChar w:fldCharType="end"/>
      </w:r>
      <w:r w:rsidR="000F703F">
        <w:noBreakHyphen/>
      </w:r>
      <w:r w:rsidR="000F703F">
        <w:fldChar w:fldCharType="begin"/>
      </w:r>
      <w:r w:rsidR="000F703F">
        <w:instrText xml:space="preserve"> SEQ Table \* ARABIC \s 1 </w:instrText>
      </w:r>
      <w:r w:rsidR="000F703F">
        <w:fldChar w:fldCharType="separate"/>
      </w:r>
      <w:r w:rsidR="00EB04C0">
        <w:rPr>
          <w:noProof/>
        </w:rPr>
        <w:t>5</w:t>
      </w:r>
      <w:r w:rsidR="000F703F">
        <w:fldChar w:fldCharType="end"/>
      </w:r>
      <w:r w:rsidR="005B6A4F">
        <w:t xml:space="preserve"> </w:t>
      </w:r>
      <w:r w:rsidR="009C35D0">
        <w:rPr>
          <w:bCs/>
        </w:rPr>
        <w:t xml:space="preserve">I&amp;I </w:t>
      </w:r>
      <w:r w:rsidR="00C06E91">
        <w:rPr>
          <w:bCs/>
        </w:rPr>
        <w:t>Segregation</w:t>
      </w:r>
      <w:r w:rsidR="00A57027">
        <w:rPr>
          <w:bCs/>
        </w:rPr>
        <w:t xml:space="preserve"> (GWI and RDII)</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4599"/>
        <w:gridCol w:w="2716"/>
        <w:gridCol w:w="2130"/>
      </w:tblGrid>
      <w:tr w:rsidR="003C0ED9" w:rsidRPr="00085DB5" w14:paraId="28FA4DBA" w14:textId="77777777" w:rsidTr="0029297B">
        <w:trPr>
          <w:tblHeader/>
        </w:trPr>
        <w:tc>
          <w:tcPr>
            <w:tcW w:w="0" w:type="auto"/>
            <w:tcMar>
              <w:top w:w="160" w:type="dxa"/>
              <w:left w:w="240" w:type="dxa"/>
              <w:bottom w:w="160" w:type="dxa"/>
              <w:right w:w="15" w:type="dxa"/>
            </w:tcMar>
            <w:vAlign w:val="bottom"/>
            <w:hideMark/>
          </w:tcPr>
          <w:p w14:paraId="569B1014" w14:textId="52BCEA5A" w:rsidR="003C0ED9" w:rsidRPr="00085DB5" w:rsidRDefault="003C0ED9" w:rsidP="00C93350">
            <w:pPr>
              <w:spacing w:after="160" w:line="278" w:lineRule="auto"/>
              <w:jc w:val="center"/>
              <w:rPr>
                <w:b/>
                <w:bCs/>
                <w:highlight w:val="yellow"/>
              </w:rPr>
            </w:pPr>
            <w:r w:rsidRPr="00085DB5">
              <w:rPr>
                <w:b/>
                <w:bCs/>
                <w:highlight w:val="yellow"/>
              </w:rPr>
              <w:t>Parameter</w:t>
            </w:r>
          </w:p>
        </w:tc>
        <w:tc>
          <w:tcPr>
            <w:tcW w:w="0" w:type="auto"/>
            <w:tcMar>
              <w:top w:w="160" w:type="dxa"/>
              <w:left w:w="240" w:type="dxa"/>
              <w:bottom w:w="160" w:type="dxa"/>
              <w:right w:w="15" w:type="dxa"/>
            </w:tcMar>
            <w:vAlign w:val="bottom"/>
            <w:hideMark/>
          </w:tcPr>
          <w:p w14:paraId="15C4A3DD" w14:textId="77777777" w:rsidR="003C0ED9" w:rsidRPr="00085DB5" w:rsidRDefault="003C0ED9" w:rsidP="00C81558">
            <w:pPr>
              <w:spacing w:after="160" w:line="278" w:lineRule="auto"/>
              <w:ind w:right="285"/>
              <w:jc w:val="center"/>
              <w:rPr>
                <w:b/>
                <w:bCs/>
                <w:highlight w:val="yellow"/>
              </w:rPr>
            </w:pPr>
            <w:r w:rsidRPr="00085DB5">
              <w:rPr>
                <w:b/>
                <w:bCs/>
                <w:highlight w:val="yellow"/>
              </w:rPr>
              <w:t>Formula</w:t>
            </w:r>
          </w:p>
        </w:tc>
        <w:tc>
          <w:tcPr>
            <w:tcW w:w="2130" w:type="dxa"/>
            <w:tcMar>
              <w:top w:w="160" w:type="dxa"/>
              <w:left w:w="240" w:type="dxa"/>
              <w:bottom w:w="160" w:type="dxa"/>
              <w:right w:w="15" w:type="dxa"/>
            </w:tcMar>
            <w:vAlign w:val="bottom"/>
            <w:hideMark/>
          </w:tcPr>
          <w:p w14:paraId="33CF0B89" w14:textId="2C62090C" w:rsidR="003C0ED9" w:rsidRPr="00085DB5" w:rsidRDefault="003C0ED9" w:rsidP="00C81558">
            <w:pPr>
              <w:spacing w:after="160" w:line="278" w:lineRule="auto"/>
              <w:ind w:right="346"/>
              <w:jc w:val="center"/>
              <w:rPr>
                <w:b/>
                <w:bCs/>
                <w:highlight w:val="yellow"/>
              </w:rPr>
            </w:pPr>
            <w:r w:rsidRPr="00085DB5">
              <w:rPr>
                <w:b/>
                <w:bCs/>
                <w:highlight w:val="yellow"/>
              </w:rPr>
              <w:t>Value (</w:t>
            </w:r>
            <w:r w:rsidR="008906BC" w:rsidRPr="00085DB5">
              <w:rPr>
                <w:b/>
                <w:bCs/>
                <w:highlight w:val="yellow"/>
              </w:rPr>
              <w:t>MGD</w:t>
            </w:r>
            <w:r w:rsidRPr="00085DB5">
              <w:rPr>
                <w:b/>
                <w:bCs/>
                <w:highlight w:val="yellow"/>
              </w:rPr>
              <w:t>)</w:t>
            </w:r>
          </w:p>
        </w:tc>
      </w:tr>
      <w:tr w:rsidR="003C0ED9" w:rsidRPr="00085DB5" w14:paraId="4CC7F112" w14:textId="77777777" w:rsidTr="0029297B">
        <w:tc>
          <w:tcPr>
            <w:tcW w:w="0" w:type="auto"/>
            <w:tcMar>
              <w:top w:w="160" w:type="dxa"/>
              <w:left w:w="240" w:type="dxa"/>
              <w:bottom w:w="160" w:type="dxa"/>
              <w:right w:w="15" w:type="dxa"/>
            </w:tcMar>
            <w:vAlign w:val="bottom"/>
            <w:hideMark/>
          </w:tcPr>
          <w:p w14:paraId="2584B2F0" w14:textId="080FE247" w:rsidR="003C0ED9" w:rsidRPr="00085DB5" w:rsidRDefault="003C0ED9" w:rsidP="00C81558">
            <w:pPr>
              <w:spacing w:after="160" w:line="278" w:lineRule="auto"/>
              <w:jc w:val="center"/>
              <w:rPr>
                <w:highlight w:val="yellow"/>
              </w:rPr>
            </w:pPr>
            <w:r w:rsidRPr="00085DB5">
              <w:rPr>
                <w:b/>
                <w:bCs/>
                <w:highlight w:val="yellow"/>
              </w:rPr>
              <w:t>Groundwater Infiltration (GWI)</w:t>
            </w:r>
          </w:p>
        </w:tc>
        <w:tc>
          <w:tcPr>
            <w:tcW w:w="0" w:type="auto"/>
            <w:tcMar>
              <w:top w:w="160" w:type="dxa"/>
              <w:left w:w="240" w:type="dxa"/>
              <w:bottom w:w="160" w:type="dxa"/>
              <w:right w:w="15" w:type="dxa"/>
            </w:tcMar>
            <w:vAlign w:val="bottom"/>
            <w:hideMark/>
          </w:tcPr>
          <w:p w14:paraId="6ED156E9" w14:textId="016A33B0" w:rsidR="003C0ED9" w:rsidRPr="00085DB5" w:rsidRDefault="008906BC" w:rsidP="00C81558">
            <w:pPr>
              <w:spacing w:after="160" w:line="278" w:lineRule="auto"/>
              <w:ind w:right="285"/>
              <w:jc w:val="center"/>
              <w:rPr>
                <w:highlight w:val="yellow"/>
              </w:rPr>
            </w:pPr>
            <w:proofErr w:type="spellStart"/>
            <w:r w:rsidRPr="00085DB5">
              <w:rPr>
                <w:highlight w:val="yellow"/>
              </w:rPr>
              <w:t>ADW</w:t>
            </w:r>
            <w:r w:rsidRPr="00085DB5">
              <w:rPr>
                <w:highlight w:val="yellow"/>
                <w:vertAlign w:val="subscript"/>
              </w:rPr>
              <w:t>Peak</w:t>
            </w:r>
            <w:proofErr w:type="spellEnd"/>
            <w:r w:rsidRPr="00085DB5">
              <w:rPr>
                <w:highlight w:val="yellow"/>
                <w:vertAlign w:val="subscript"/>
              </w:rPr>
              <w:t xml:space="preserve"> </w:t>
            </w:r>
            <w:r w:rsidRPr="00085DB5">
              <w:rPr>
                <w:highlight w:val="yellow"/>
              </w:rPr>
              <w:t>– BSF = GWI</w:t>
            </w:r>
          </w:p>
        </w:tc>
        <w:tc>
          <w:tcPr>
            <w:tcW w:w="2130" w:type="dxa"/>
            <w:tcMar>
              <w:top w:w="160" w:type="dxa"/>
              <w:left w:w="240" w:type="dxa"/>
              <w:bottom w:w="160" w:type="dxa"/>
              <w:right w:w="15" w:type="dxa"/>
            </w:tcMar>
            <w:vAlign w:val="bottom"/>
            <w:hideMark/>
          </w:tcPr>
          <w:p w14:paraId="70000B8C" w14:textId="06122E3F" w:rsidR="003C0ED9" w:rsidRPr="00085DB5" w:rsidRDefault="008906BC" w:rsidP="00C81558">
            <w:pPr>
              <w:spacing w:after="160" w:line="278" w:lineRule="auto"/>
              <w:ind w:right="346"/>
              <w:jc w:val="center"/>
              <w:rPr>
                <w:highlight w:val="yellow"/>
              </w:rPr>
            </w:pPr>
            <w:r w:rsidRPr="00085DB5">
              <w:rPr>
                <w:highlight w:val="yellow"/>
              </w:rPr>
              <w:t>0.071</w:t>
            </w:r>
          </w:p>
        </w:tc>
      </w:tr>
      <w:tr w:rsidR="003C0ED9" w:rsidRPr="003C0ED9" w14:paraId="771B41C1" w14:textId="77777777" w:rsidTr="0029297B">
        <w:tc>
          <w:tcPr>
            <w:tcW w:w="0" w:type="auto"/>
            <w:tcMar>
              <w:top w:w="160" w:type="dxa"/>
              <w:left w:w="240" w:type="dxa"/>
              <w:bottom w:w="160" w:type="dxa"/>
              <w:right w:w="15" w:type="dxa"/>
            </w:tcMar>
            <w:vAlign w:val="bottom"/>
            <w:hideMark/>
          </w:tcPr>
          <w:p w14:paraId="2D781914" w14:textId="77777777" w:rsidR="003C0ED9" w:rsidRPr="00085DB5" w:rsidRDefault="003C0ED9" w:rsidP="00C81558">
            <w:pPr>
              <w:spacing w:after="160" w:line="278" w:lineRule="auto"/>
              <w:jc w:val="center"/>
              <w:rPr>
                <w:highlight w:val="yellow"/>
              </w:rPr>
            </w:pPr>
            <w:r w:rsidRPr="00085DB5">
              <w:rPr>
                <w:b/>
                <w:bCs/>
                <w:highlight w:val="yellow"/>
              </w:rPr>
              <w:t>Rainfall-Derived Infiltration &amp; Inflow (RDII)</w:t>
            </w:r>
          </w:p>
        </w:tc>
        <w:tc>
          <w:tcPr>
            <w:tcW w:w="0" w:type="auto"/>
            <w:tcMar>
              <w:top w:w="160" w:type="dxa"/>
              <w:left w:w="240" w:type="dxa"/>
              <w:bottom w:w="160" w:type="dxa"/>
              <w:right w:w="15" w:type="dxa"/>
            </w:tcMar>
            <w:vAlign w:val="bottom"/>
            <w:hideMark/>
          </w:tcPr>
          <w:p w14:paraId="7366F06D" w14:textId="77777777" w:rsidR="003C0ED9" w:rsidRPr="00085DB5" w:rsidRDefault="003C0ED9" w:rsidP="00C81558">
            <w:pPr>
              <w:spacing w:after="160" w:line="278" w:lineRule="auto"/>
              <w:ind w:right="285"/>
              <w:jc w:val="center"/>
              <w:rPr>
                <w:highlight w:val="yellow"/>
              </w:rPr>
            </w:pPr>
            <w:r w:rsidRPr="00085DB5">
              <w:rPr>
                <w:highlight w:val="yellow"/>
              </w:rPr>
              <w:t>RDII = AWWF - ADWF</w:t>
            </w:r>
          </w:p>
        </w:tc>
        <w:tc>
          <w:tcPr>
            <w:tcW w:w="2130" w:type="dxa"/>
            <w:tcMar>
              <w:top w:w="160" w:type="dxa"/>
              <w:left w:w="240" w:type="dxa"/>
              <w:bottom w:w="160" w:type="dxa"/>
              <w:right w:w="15" w:type="dxa"/>
            </w:tcMar>
            <w:vAlign w:val="bottom"/>
            <w:hideMark/>
          </w:tcPr>
          <w:p w14:paraId="4F226F79" w14:textId="179A2C1E" w:rsidR="003C0ED9" w:rsidRPr="003C0ED9" w:rsidRDefault="00E653A5" w:rsidP="00C81558">
            <w:pPr>
              <w:spacing w:after="160" w:line="278" w:lineRule="auto"/>
              <w:ind w:right="346"/>
              <w:jc w:val="center"/>
            </w:pPr>
            <w:r w:rsidRPr="00085DB5">
              <w:rPr>
                <w:highlight w:val="yellow"/>
              </w:rPr>
              <w:t>57</w:t>
            </w:r>
          </w:p>
        </w:tc>
      </w:tr>
    </w:tbl>
    <w:p w14:paraId="5FC0F55A" w14:textId="77777777" w:rsidR="00E653A5" w:rsidRDefault="00E653A5" w:rsidP="001176D6">
      <w:pPr>
        <w:spacing w:after="160" w:line="278" w:lineRule="auto"/>
      </w:pPr>
    </w:p>
    <w:p w14:paraId="25F19775" w14:textId="44AC421C" w:rsidR="001176D6" w:rsidRPr="00186631" w:rsidRDefault="001176D6" w:rsidP="00F55251">
      <w:pPr>
        <w:pStyle w:val="Heading3"/>
      </w:pPr>
      <w:bookmarkStart w:id="90" w:name="_Toc206075606"/>
      <w:r w:rsidRPr="00186631">
        <w:t>Peak Hour Flow</w:t>
      </w:r>
      <w:bookmarkEnd w:id="90"/>
    </w:p>
    <w:p w14:paraId="404C1B2D" w14:textId="1B48A983" w:rsidR="001176D6" w:rsidRPr="00186631" w:rsidRDefault="001176D6" w:rsidP="001176D6">
      <w:pPr>
        <w:spacing w:after="160" w:line="278" w:lineRule="auto"/>
      </w:pPr>
      <w:r w:rsidRPr="00186631">
        <w:t xml:space="preserve">Peak Hour Flow (PHF), also referred to as Peak Hourly Design Flow (PHDF), represents the maximum rate of wastewater flow expected to reach the WWTP or pass through any component of the collection system within a single hour (or sometimes a shorter, more instantaneous peak). This value is critical for the hydraulic design of </w:t>
      </w:r>
      <w:r w:rsidR="003C0ED9">
        <w:t>many</w:t>
      </w:r>
      <w:r w:rsidRPr="00186631">
        <w:t xml:space="preserve"> components of the sewer system, including pipe diameters, pump capacities, lift station wet well sizing, and the hydraulic capacity of various treatment plant units (</w:t>
      </w:r>
      <w:r w:rsidR="00AF52A7">
        <w:t xml:space="preserve">for instance, </w:t>
      </w:r>
      <w:r w:rsidRPr="00186631">
        <w:t xml:space="preserve"> screens, grit chambers, primary clarifiers), to ensure they can handle these peak loads without overflowing, surcharging, or experiencing operational issues such as reduced treatment efficiency.</w:t>
      </w:r>
    </w:p>
    <w:p w14:paraId="42BB659D" w14:textId="4989480C" w:rsidR="001176D6" w:rsidRDefault="001176D6" w:rsidP="001176D6">
      <w:pPr>
        <w:spacing w:after="160" w:line="278" w:lineRule="auto"/>
      </w:pPr>
      <w:r w:rsidRPr="00186631">
        <w:t xml:space="preserve">Based on an inspection of flow data from </w:t>
      </w:r>
      <w:r w:rsidR="003C0ED9">
        <w:t>2022</w:t>
      </w:r>
      <w:r w:rsidRPr="00186631">
        <w:t xml:space="preserve"> to </w:t>
      </w:r>
      <w:r w:rsidR="003C0ED9">
        <w:t>2024</w:t>
      </w:r>
      <w:r w:rsidRPr="00186631">
        <w:t xml:space="preserve">, the highest peak flows </w:t>
      </w:r>
      <w:r w:rsidR="00281291">
        <w:t xml:space="preserve">for Tekoa’s system </w:t>
      </w:r>
      <w:r w:rsidRPr="00186631">
        <w:t>on</w:t>
      </w:r>
      <w:r w:rsidR="00281291">
        <w:t xml:space="preserve"> the dates listed in </w:t>
      </w:r>
      <w:r w:rsidR="00281291" w:rsidRPr="00F63C45">
        <w:rPr>
          <w:b/>
          <w:bCs/>
        </w:rPr>
        <w:t>Table 5.3-3</w:t>
      </w:r>
      <w:r w:rsidR="00281291">
        <w:t xml:space="preserve"> below.</w:t>
      </w:r>
      <w:r w:rsidRPr="00186631">
        <w:t xml:space="preserve"> These events </w:t>
      </w:r>
      <w:r w:rsidR="00F63C45">
        <w:t>occurred during</w:t>
      </w:r>
      <w:r w:rsidRPr="00186631">
        <w:t>, or shortly after, significant rainfall events, indicating a strong RDII component contributing to the peak</w:t>
      </w:r>
      <w:r w:rsidR="00F63C45">
        <w:t>s</w:t>
      </w:r>
      <w:r w:rsidRPr="00186631">
        <w:t xml:space="preserve">. </w:t>
      </w:r>
    </w:p>
    <w:p w14:paraId="5802A2D1" w14:textId="22C4109E" w:rsidR="003C0ED9" w:rsidRDefault="003C0ED9">
      <w:pPr>
        <w:spacing w:after="160" w:line="259" w:lineRule="auto"/>
      </w:pPr>
      <w:r>
        <w:br w:type="page"/>
      </w:r>
    </w:p>
    <w:p w14:paraId="2A3610D4" w14:textId="184C74E5" w:rsidR="001176D6" w:rsidRPr="00186631" w:rsidRDefault="003C0ED9" w:rsidP="001176D6">
      <w:pPr>
        <w:spacing w:after="160" w:line="278" w:lineRule="auto"/>
      </w:pPr>
      <w:r>
        <w:rPr>
          <w:b/>
          <w:bCs/>
        </w:rPr>
        <w:lastRenderedPageBreak/>
        <w:t>Table 5.3-3</w:t>
      </w:r>
      <w:r w:rsidR="001176D6" w:rsidRPr="00186631">
        <w:rPr>
          <w:b/>
          <w:bCs/>
        </w:rPr>
        <w:t>: Summary of Rainfall Data for Peak Flow Events</w:t>
      </w:r>
    </w:p>
    <w:tbl>
      <w:tblPr>
        <w:tblW w:w="94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2155"/>
        <w:gridCol w:w="2091"/>
        <w:gridCol w:w="5199"/>
      </w:tblGrid>
      <w:tr w:rsidR="00697C5C" w:rsidRPr="00186631" w14:paraId="26E11F48" w14:textId="77777777" w:rsidTr="00697C5C">
        <w:trPr>
          <w:tblHeader/>
        </w:trPr>
        <w:tc>
          <w:tcPr>
            <w:tcW w:w="2155" w:type="dxa"/>
            <w:tcMar>
              <w:top w:w="160" w:type="dxa"/>
              <w:left w:w="240" w:type="dxa"/>
              <w:bottom w:w="160" w:type="dxa"/>
              <w:right w:w="15" w:type="dxa"/>
            </w:tcMar>
            <w:vAlign w:val="bottom"/>
            <w:hideMark/>
          </w:tcPr>
          <w:p w14:paraId="773051DB" w14:textId="77777777" w:rsidR="001176D6" w:rsidRPr="00186631" w:rsidRDefault="001176D6" w:rsidP="00697C5C">
            <w:pPr>
              <w:spacing w:after="160" w:line="278" w:lineRule="auto"/>
              <w:ind w:right="255"/>
              <w:jc w:val="center"/>
              <w:rPr>
                <w:b/>
                <w:bCs/>
              </w:rPr>
            </w:pPr>
            <w:r w:rsidRPr="00186631">
              <w:rPr>
                <w:b/>
                <w:bCs/>
              </w:rPr>
              <w:t>Date</w:t>
            </w:r>
          </w:p>
        </w:tc>
        <w:tc>
          <w:tcPr>
            <w:tcW w:w="2091" w:type="dxa"/>
            <w:tcMar>
              <w:top w:w="160" w:type="dxa"/>
              <w:left w:w="240" w:type="dxa"/>
              <w:bottom w:w="160" w:type="dxa"/>
              <w:right w:w="15" w:type="dxa"/>
            </w:tcMar>
            <w:vAlign w:val="bottom"/>
            <w:hideMark/>
          </w:tcPr>
          <w:p w14:paraId="13C12B48" w14:textId="77777777" w:rsidR="001176D6" w:rsidRPr="00186631" w:rsidRDefault="001176D6" w:rsidP="00697C5C">
            <w:pPr>
              <w:spacing w:after="160" w:line="278" w:lineRule="auto"/>
              <w:ind w:right="360"/>
              <w:jc w:val="center"/>
              <w:rPr>
                <w:b/>
                <w:bCs/>
              </w:rPr>
            </w:pPr>
            <w:r w:rsidRPr="00186631">
              <w:rPr>
                <w:b/>
                <w:bCs/>
              </w:rPr>
              <w:t>Rainfall Depth (inches)</w:t>
            </w:r>
          </w:p>
        </w:tc>
        <w:tc>
          <w:tcPr>
            <w:tcW w:w="5199" w:type="dxa"/>
            <w:tcMar>
              <w:top w:w="160" w:type="dxa"/>
              <w:left w:w="240" w:type="dxa"/>
              <w:bottom w:w="160" w:type="dxa"/>
              <w:right w:w="15" w:type="dxa"/>
            </w:tcMar>
            <w:vAlign w:val="bottom"/>
            <w:hideMark/>
          </w:tcPr>
          <w:p w14:paraId="74A63235" w14:textId="77777777" w:rsidR="001176D6" w:rsidRPr="00186631" w:rsidRDefault="001176D6" w:rsidP="00697C5C">
            <w:pPr>
              <w:spacing w:after="160" w:line="278" w:lineRule="auto"/>
              <w:ind w:right="256"/>
              <w:jc w:val="center"/>
              <w:rPr>
                <w:b/>
                <w:bCs/>
              </w:rPr>
            </w:pPr>
            <w:r w:rsidRPr="00186631">
              <w:rPr>
                <w:b/>
                <w:bCs/>
              </w:rPr>
              <w:t>Notes</w:t>
            </w:r>
          </w:p>
        </w:tc>
      </w:tr>
      <w:tr w:rsidR="001176D6" w:rsidRPr="00186631" w14:paraId="69EB5470" w14:textId="77777777" w:rsidTr="00697C5C">
        <w:tc>
          <w:tcPr>
            <w:tcW w:w="2155" w:type="dxa"/>
            <w:tcMar>
              <w:top w:w="160" w:type="dxa"/>
              <w:left w:w="240" w:type="dxa"/>
              <w:bottom w:w="160" w:type="dxa"/>
              <w:right w:w="15" w:type="dxa"/>
            </w:tcMar>
            <w:vAlign w:val="bottom"/>
            <w:hideMark/>
          </w:tcPr>
          <w:p w14:paraId="2579C2BB" w14:textId="3F765DA9" w:rsidR="001176D6" w:rsidRPr="00186631" w:rsidRDefault="00697C5C" w:rsidP="00697C5C">
            <w:pPr>
              <w:spacing w:after="160" w:line="278" w:lineRule="auto"/>
              <w:ind w:right="255"/>
              <w:jc w:val="center"/>
            </w:pPr>
            <w:r>
              <w:t>June 13, 2022</w:t>
            </w:r>
          </w:p>
        </w:tc>
        <w:tc>
          <w:tcPr>
            <w:tcW w:w="2091" w:type="dxa"/>
            <w:tcMar>
              <w:top w:w="160" w:type="dxa"/>
              <w:left w:w="240" w:type="dxa"/>
              <w:bottom w:w="160" w:type="dxa"/>
              <w:right w:w="15" w:type="dxa"/>
            </w:tcMar>
            <w:vAlign w:val="bottom"/>
            <w:hideMark/>
          </w:tcPr>
          <w:p w14:paraId="4B3054E7" w14:textId="37F0FB5C" w:rsidR="001176D6" w:rsidRPr="00186631" w:rsidRDefault="00697C5C" w:rsidP="00697C5C">
            <w:pPr>
              <w:spacing w:after="160" w:line="278" w:lineRule="auto"/>
              <w:ind w:right="360"/>
              <w:jc w:val="center"/>
            </w:pPr>
            <w:r>
              <w:t>0.66</w:t>
            </w:r>
          </w:p>
        </w:tc>
        <w:tc>
          <w:tcPr>
            <w:tcW w:w="5199" w:type="dxa"/>
            <w:tcMar>
              <w:top w:w="160" w:type="dxa"/>
              <w:left w:w="240" w:type="dxa"/>
              <w:bottom w:w="160" w:type="dxa"/>
              <w:right w:w="15" w:type="dxa"/>
            </w:tcMar>
            <w:vAlign w:val="bottom"/>
            <w:hideMark/>
          </w:tcPr>
          <w:p w14:paraId="1835FB03" w14:textId="7AECD305" w:rsidR="001176D6" w:rsidRPr="00186631" w:rsidRDefault="00697C5C" w:rsidP="00697C5C">
            <w:pPr>
              <w:spacing w:after="160" w:line="278" w:lineRule="auto"/>
              <w:ind w:right="166"/>
            </w:pPr>
            <w:r>
              <w:t>Occurred during a rainfall even</w:t>
            </w:r>
            <w:r w:rsidR="00F63C45">
              <w:t>t</w:t>
            </w:r>
            <w:r>
              <w:t xml:space="preserve"> from 6/10 to 6/14, two days after a </w:t>
            </w:r>
            <w:proofErr w:type="gramStart"/>
            <w:r>
              <w:t>1.06 inch</w:t>
            </w:r>
            <w:proofErr w:type="gramEnd"/>
            <w:r>
              <w:t xml:space="preserve"> precipitation event on 6/7</w:t>
            </w:r>
          </w:p>
        </w:tc>
      </w:tr>
      <w:tr w:rsidR="001176D6" w:rsidRPr="00186631" w14:paraId="7815E29D" w14:textId="77777777" w:rsidTr="00697C5C">
        <w:tc>
          <w:tcPr>
            <w:tcW w:w="2155" w:type="dxa"/>
            <w:tcMar>
              <w:top w:w="160" w:type="dxa"/>
              <w:left w:w="240" w:type="dxa"/>
              <w:bottom w:w="160" w:type="dxa"/>
              <w:right w:w="15" w:type="dxa"/>
            </w:tcMar>
            <w:vAlign w:val="bottom"/>
            <w:hideMark/>
          </w:tcPr>
          <w:p w14:paraId="04134F4B" w14:textId="21A28B1B" w:rsidR="001176D6" w:rsidRPr="00186631" w:rsidRDefault="00697C5C" w:rsidP="00697C5C">
            <w:pPr>
              <w:spacing w:after="160" w:line="278" w:lineRule="auto"/>
              <w:ind w:right="255"/>
              <w:jc w:val="center"/>
            </w:pPr>
            <w:r>
              <w:t>December 2, 2023</w:t>
            </w:r>
          </w:p>
        </w:tc>
        <w:tc>
          <w:tcPr>
            <w:tcW w:w="2091" w:type="dxa"/>
            <w:tcMar>
              <w:top w:w="160" w:type="dxa"/>
              <w:left w:w="240" w:type="dxa"/>
              <w:bottom w:w="160" w:type="dxa"/>
              <w:right w:w="15" w:type="dxa"/>
            </w:tcMar>
            <w:vAlign w:val="bottom"/>
            <w:hideMark/>
          </w:tcPr>
          <w:p w14:paraId="73D5945C" w14:textId="5CF83E27" w:rsidR="001176D6" w:rsidRPr="00186631" w:rsidRDefault="00697C5C" w:rsidP="00697C5C">
            <w:pPr>
              <w:spacing w:after="160" w:line="278" w:lineRule="auto"/>
              <w:ind w:right="360"/>
              <w:jc w:val="center"/>
            </w:pPr>
            <w:r>
              <w:t>0.54</w:t>
            </w:r>
          </w:p>
        </w:tc>
        <w:tc>
          <w:tcPr>
            <w:tcW w:w="5199" w:type="dxa"/>
            <w:tcMar>
              <w:top w:w="160" w:type="dxa"/>
              <w:left w:w="240" w:type="dxa"/>
              <w:bottom w:w="160" w:type="dxa"/>
              <w:right w:w="15" w:type="dxa"/>
            </w:tcMar>
            <w:vAlign w:val="bottom"/>
            <w:hideMark/>
          </w:tcPr>
          <w:p w14:paraId="63A97C64" w14:textId="16B75CC0" w:rsidR="001176D6" w:rsidRPr="00186631" w:rsidRDefault="00F63C45" w:rsidP="00697C5C">
            <w:pPr>
              <w:spacing w:after="160" w:line="278" w:lineRule="auto"/>
              <w:ind w:right="256"/>
              <w:jc w:val="center"/>
            </w:pPr>
            <w:r>
              <w:t>Occurred during a rainfall event from 12/1 to 12/12</w:t>
            </w:r>
          </w:p>
        </w:tc>
      </w:tr>
      <w:tr w:rsidR="001176D6" w:rsidRPr="00186631" w14:paraId="02D92CF8" w14:textId="77777777" w:rsidTr="00697C5C">
        <w:tc>
          <w:tcPr>
            <w:tcW w:w="2155" w:type="dxa"/>
            <w:tcMar>
              <w:top w:w="160" w:type="dxa"/>
              <w:left w:w="240" w:type="dxa"/>
              <w:bottom w:w="160" w:type="dxa"/>
              <w:right w:w="15" w:type="dxa"/>
            </w:tcMar>
            <w:vAlign w:val="bottom"/>
            <w:hideMark/>
          </w:tcPr>
          <w:p w14:paraId="7AA39C84" w14:textId="5CB20777" w:rsidR="001176D6" w:rsidRPr="00186631" w:rsidRDefault="00F63C45" w:rsidP="00697C5C">
            <w:pPr>
              <w:spacing w:after="160" w:line="278" w:lineRule="auto"/>
              <w:ind w:right="255"/>
              <w:jc w:val="center"/>
            </w:pPr>
            <w:r>
              <w:t>January 2, 2024</w:t>
            </w:r>
          </w:p>
        </w:tc>
        <w:tc>
          <w:tcPr>
            <w:tcW w:w="2091" w:type="dxa"/>
            <w:tcMar>
              <w:top w:w="160" w:type="dxa"/>
              <w:left w:w="240" w:type="dxa"/>
              <w:bottom w:w="160" w:type="dxa"/>
              <w:right w:w="15" w:type="dxa"/>
            </w:tcMar>
            <w:vAlign w:val="bottom"/>
            <w:hideMark/>
          </w:tcPr>
          <w:p w14:paraId="71B85AFA" w14:textId="36DE2951" w:rsidR="001176D6" w:rsidRPr="00186631" w:rsidRDefault="00F63C45" w:rsidP="00697C5C">
            <w:pPr>
              <w:spacing w:after="160" w:line="278" w:lineRule="auto"/>
              <w:ind w:right="360"/>
              <w:jc w:val="center"/>
            </w:pPr>
            <w:r>
              <w:t>0.05</w:t>
            </w:r>
          </w:p>
        </w:tc>
        <w:tc>
          <w:tcPr>
            <w:tcW w:w="5199" w:type="dxa"/>
            <w:tcMar>
              <w:top w:w="160" w:type="dxa"/>
              <w:left w:w="240" w:type="dxa"/>
              <w:bottom w:w="160" w:type="dxa"/>
              <w:right w:w="15" w:type="dxa"/>
            </w:tcMar>
            <w:vAlign w:val="bottom"/>
            <w:hideMark/>
          </w:tcPr>
          <w:p w14:paraId="48871FBB" w14:textId="759B67B8" w:rsidR="001176D6" w:rsidRPr="00186631" w:rsidRDefault="00F63C45" w:rsidP="00697C5C">
            <w:pPr>
              <w:spacing w:after="160" w:line="278" w:lineRule="auto"/>
              <w:ind w:right="256"/>
            </w:pPr>
            <w:r>
              <w:t>Occurred after a 0.5 in rainfall event on 12/31/23</w:t>
            </w:r>
          </w:p>
        </w:tc>
      </w:tr>
    </w:tbl>
    <w:p w14:paraId="548429C3" w14:textId="77777777" w:rsidR="003C0ED9" w:rsidRDefault="003C0ED9" w:rsidP="001176D6">
      <w:pPr>
        <w:spacing w:after="160" w:line="278" w:lineRule="auto"/>
        <w:rPr>
          <w:b/>
          <w:bCs/>
        </w:rPr>
      </w:pPr>
    </w:p>
    <w:p w14:paraId="609EC603" w14:textId="7832EB92" w:rsidR="001176D6" w:rsidRPr="005A2F8C" w:rsidRDefault="001176D6" w:rsidP="005A2F8C">
      <w:pPr>
        <w:pStyle w:val="111aHeading4"/>
        <w:rPr>
          <w:b w:val="0"/>
          <w:bCs/>
        </w:rPr>
      </w:pPr>
      <w:r w:rsidRPr="005A2F8C">
        <w:rPr>
          <w:bCs/>
        </w:rPr>
        <w:t>5.3.3(a) Peak Hour Flow Calculation</w:t>
      </w:r>
    </w:p>
    <w:p w14:paraId="461F4978" w14:textId="21540550" w:rsidR="001176D6" w:rsidRPr="00186631" w:rsidRDefault="001176D6" w:rsidP="001176D6">
      <w:pPr>
        <w:spacing w:after="160" w:line="278" w:lineRule="auto"/>
      </w:pPr>
      <w:r w:rsidRPr="00186631">
        <w:t>The peak hour flow was calculated by first identifying the highest recorded daily wastewater volume from</w:t>
      </w:r>
      <w:r w:rsidR="00281291">
        <w:t xml:space="preserve"> the</w:t>
      </w:r>
      <w:r w:rsidRPr="00186631">
        <w:t xml:space="preserve"> </w:t>
      </w:r>
      <w:r w:rsidR="00281291">
        <w:t xml:space="preserve">2022 to 2024 sample period. The </w:t>
      </w:r>
      <w:r w:rsidRPr="00186631">
        <w:t>highest daily volume observed was</w:t>
      </w:r>
      <w:r w:rsidR="00281291">
        <w:t xml:space="preserve"> 1.18 MG</w:t>
      </w:r>
      <w:r w:rsidRPr="00186631">
        <w:t xml:space="preserve"> on </w:t>
      </w:r>
      <w:r w:rsidR="00281291">
        <w:t>June 13</w:t>
      </w:r>
      <w:r w:rsidR="00281291" w:rsidRPr="00281291">
        <w:rPr>
          <w:vertAlign w:val="superscript"/>
        </w:rPr>
        <w:t>th</w:t>
      </w:r>
      <w:r w:rsidR="00281291">
        <w:t>, 2022.</w:t>
      </w:r>
      <w:r w:rsidRPr="00186631">
        <w:t xml:space="preserve"> </w:t>
      </w:r>
      <w:r w:rsidR="00281291">
        <w:t>W</w:t>
      </w:r>
      <w:r w:rsidRPr="00186631">
        <w:t xml:space="preserve">hen attributed to the </w:t>
      </w:r>
      <w:r w:rsidR="00281291">
        <w:t>number of active</w:t>
      </w:r>
      <w:r w:rsidRPr="00186631">
        <w:t xml:space="preserve"> ERUs </w:t>
      </w:r>
      <w:r w:rsidR="00281291">
        <w:t>in 2022</w:t>
      </w:r>
      <w:r w:rsidRPr="00186631">
        <w:t>,</w:t>
      </w:r>
      <w:r w:rsidR="00281291">
        <w:t xml:space="preserve"> it</w:t>
      </w:r>
      <w:r w:rsidRPr="00186631">
        <w:t xml:space="preserve"> translates </w:t>
      </w:r>
      <w:r w:rsidR="00281291" w:rsidRPr="00085DB5">
        <w:rPr>
          <w:highlight w:val="yellow"/>
        </w:rPr>
        <w:t>25,650</w:t>
      </w:r>
      <w:r w:rsidRPr="00085DB5">
        <w:rPr>
          <w:highlight w:val="yellow"/>
        </w:rPr>
        <w:t xml:space="preserve"> gpd/ERU.</w:t>
      </w:r>
      <w:r w:rsidRPr="00186631">
        <w:t xml:space="preserve"> This daily volume per ERU is then converted to an average daily flow rate </w:t>
      </w:r>
      <w:proofErr w:type="gramStart"/>
      <w:r w:rsidRPr="00186631">
        <w:t>in</w:t>
      </w:r>
      <w:proofErr w:type="gramEnd"/>
      <w:r w:rsidRPr="00186631">
        <w:t xml:space="preserve"> gallons per minute (GPM) for </w:t>
      </w:r>
      <w:r w:rsidR="00281291">
        <w:t xml:space="preserve">a flow rate </w:t>
      </w:r>
      <w:proofErr w:type="gramStart"/>
      <w:r w:rsidR="00281291">
        <w:t xml:space="preserve">of </w:t>
      </w:r>
      <w:r w:rsidRPr="00186631">
        <w:t>.</w:t>
      </w:r>
      <w:proofErr w:type="gramEnd"/>
      <w:r w:rsidRPr="00186631">
        <w:t xml:space="preserve"> </w:t>
      </w:r>
    </w:p>
    <w:p w14:paraId="3E973A47" w14:textId="6BADDF4B" w:rsidR="000A6C44" w:rsidRDefault="001176D6" w:rsidP="001176D6">
      <w:pPr>
        <w:spacing w:after="160" w:line="278" w:lineRule="auto"/>
      </w:pPr>
      <w:r w:rsidRPr="00186631">
        <w:t>To estimate the peak</w:t>
      </w:r>
      <w:r w:rsidR="003C0ED9">
        <w:t xml:space="preserve"> hour</w:t>
      </w:r>
      <w:r w:rsidRPr="00186631">
        <w:t xml:space="preserve"> flow from this highest average daily flow rate, a diurnal peaking factor is applied. This factor accounts for the typical variations in water use </w:t>
      </w:r>
      <w:r w:rsidR="000A6C44">
        <w:t>-----------------------0</w:t>
      </w:r>
      <w:r w:rsidRPr="00186631">
        <w:t xml:space="preserve">s }}, a peaking factor of {{ </w:t>
      </w:r>
      <w:proofErr w:type="spellStart"/>
      <w:r w:rsidRPr="00186631">
        <w:t>Peaking_Factor_Value</w:t>
      </w:r>
      <w:proofErr w:type="spellEnd"/>
      <w:r w:rsidRPr="00186631">
        <w:t xml:space="preserve">, </w:t>
      </w:r>
      <w:r w:rsidR="00AF52A7">
        <w:t xml:space="preserve">for instance, </w:t>
      </w:r>
      <w:r w:rsidRPr="00186631">
        <w:t xml:space="preserve"> using the Harmon formula, Babbitt formula, or a typical range like 2.5 to 4.0 for smaller systems }} was used.</w:t>
      </w:r>
      <w:r w:rsidRPr="00186631">
        <w:br/>
        <w:t>Therefore, Peak Hour Flow (GPM) = (Highest Daily Flow Rate in GPM) ×</w:t>
      </w:r>
      <w:r w:rsidR="000A6C44">
        <w:t>[;</w:t>
      </w:r>
    </w:p>
    <w:p w14:paraId="2E7D665B" w14:textId="41427F79" w:rsidR="004450A4" w:rsidRPr="000A6C44" w:rsidRDefault="004450A4" w:rsidP="004450A4">
      <w:pPr>
        <w:spacing w:after="160" w:line="278" w:lineRule="auto"/>
      </w:pPr>
      <w:r w:rsidRPr="000A6C44">
        <w:t xml:space="preserve"> </w:t>
      </w:r>
    </w:p>
    <w:p w14:paraId="39524C0C" w14:textId="0643540B" w:rsidR="001176D6" w:rsidRPr="000A6C44" w:rsidRDefault="000A6C44" w:rsidP="001176D6">
      <w:pPr>
        <w:spacing w:after="160" w:line="278" w:lineRule="auto"/>
      </w:pPr>
      <w:r w:rsidRPr="000A6C44">
        <w:t>‘</w:t>
      </w:r>
      <w:proofErr w:type="spellStart"/>
      <w:proofErr w:type="gramStart"/>
      <w:r w:rsidR="001176D6" w:rsidRPr="000A6C44">
        <w:t>me</w:t>
      </w:r>
      <w:proofErr w:type="gramEnd"/>
      <w:r w:rsidR="001176D6" w:rsidRPr="000A6C44">
        <w:t>_of_Town</w:t>
      </w:r>
      <w:proofErr w:type="spellEnd"/>
      <w:r w:rsidR="001176D6" w:rsidRPr="000A6C44">
        <w:t>/</w:t>
      </w:r>
      <w:proofErr w:type="gramStart"/>
      <w:r w:rsidR="001176D6" w:rsidRPr="000A6C44">
        <w:t>Utility }</w:t>
      </w:r>
      <w:proofErr w:type="gramEnd"/>
      <w:r w:rsidR="001176D6" w:rsidRPr="000A6C44">
        <w:t xml:space="preserve">}, this results in a calculated Peak Hour Flow of </w:t>
      </w:r>
      <w:proofErr w:type="gramStart"/>
      <w:r w:rsidR="001176D6" w:rsidRPr="000A6C44">
        <w:t xml:space="preserve">{{ </w:t>
      </w:r>
      <w:r>
        <w:t>‘</w:t>
      </w:r>
      <w:proofErr w:type="gramEnd"/>
      <w:r>
        <w:t>/</w:t>
      </w:r>
      <w:proofErr w:type="gramStart"/>
      <w:r>
        <w:t>8</w:t>
      </w:r>
      <w:r w:rsidR="001176D6" w:rsidRPr="000A6C44">
        <w:t xml:space="preserve"> }</w:t>
      </w:r>
      <w:proofErr w:type="gramEnd"/>
      <w:r w:rsidR="001176D6" w:rsidRPr="000A6C44">
        <w:t>} GPM.</w:t>
      </w:r>
    </w:p>
    <w:p w14:paraId="253C3ED4" w14:textId="77777777" w:rsidR="001176D6" w:rsidRPr="00186631" w:rsidRDefault="001176D6" w:rsidP="0085615E">
      <w:pPr>
        <w:pStyle w:val="111aHeading4"/>
      </w:pPr>
      <w:r w:rsidRPr="00186631">
        <w:t>5.3.3(b) Assumptions and Simplifications</w:t>
      </w:r>
    </w:p>
    <w:p w14:paraId="13431606" w14:textId="77777777" w:rsidR="001176D6" w:rsidRPr="00186631" w:rsidRDefault="001176D6" w:rsidP="001176D6">
      <w:pPr>
        <w:spacing w:after="160" w:line="278" w:lineRule="auto"/>
      </w:pPr>
      <w:r w:rsidRPr="00186631">
        <w:t>The following assumptions were made in the derivation of the peak hour flow calculations:</w:t>
      </w:r>
    </w:p>
    <w:p w14:paraId="0FB090D7" w14:textId="7D2190A8" w:rsidR="001176D6" w:rsidRPr="00186631" w:rsidRDefault="001176D6" w:rsidP="00E42F26">
      <w:pPr>
        <w:numPr>
          <w:ilvl w:val="0"/>
          <w:numId w:val="8"/>
        </w:numPr>
        <w:spacing w:after="160" w:line="278" w:lineRule="auto"/>
      </w:pPr>
      <w:r w:rsidRPr="00186631">
        <w:t xml:space="preserve">It was assumed that contributions from </w:t>
      </w:r>
      <w:proofErr w:type="gramStart"/>
      <w:r w:rsidRPr="00186631">
        <w:t xml:space="preserve">{{ </w:t>
      </w:r>
      <w:proofErr w:type="spellStart"/>
      <w:r w:rsidRPr="00186631">
        <w:t>Commercial</w:t>
      </w:r>
      <w:proofErr w:type="gramEnd"/>
      <w:r w:rsidRPr="00186631">
        <w:t>_Institutional_Sources_Assumption</w:t>
      </w:r>
      <w:proofErr w:type="spellEnd"/>
      <w:r w:rsidRPr="00186631">
        <w:t xml:space="preserve">, </w:t>
      </w:r>
      <w:r w:rsidR="00AF52A7">
        <w:t xml:space="preserve">for </w:t>
      </w:r>
      <w:proofErr w:type="gramStart"/>
      <w:r w:rsidR="00AF52A7">
        <w:t xml:space="preserve">instance, </w:t>
      </w:r>
      <w:r w:rsidRPr="00186631">
        <w:t xml:space="preserve"> commercial</w:t>
      </w:r>
      <w:proofErr w:type="gramEnd"/>
      <w:r w:rsidRPr="00186631">
        <w:t xml:space="preserve"> and institutional sources within the service area exhibit similar diurnal peaking patterns to residential flows, or their contribution to the overall peak flow is relatively small and thus adequately accounted for within the selected overall peaking </w:t>
      </w:r>
      <w:proofErr w:type="gramStart"/>
      <w:r w:rsidRPr="00186631">
        <w:t>factor }</w:t>
      </w:r>
      <w:proofErr w:type="gramEnd"/>
      <w:r w:rsidRPr="00186631">
        <w:t xml:space="preserve">}. This is because </w:t>
      </w:r>
      <w:proofErr w:type="gramStart"/>
      <w:r w:rsidRPr="00186631">
        <w:t xml:space="preserve">{{ </w:t>
      </w:r>
      <w:proofErr w:type="spellStart"/>
      <w:r w:rsidRPr="00186631">
        <w:t>Rationale</w:t>
      </w:r>
      <w:proofErr w:type="gramEnd"/>
      <w:r w:rsidRPr="00186631">
        <w:t>_Commercial</w:t>
      </w:r>
      <w:proofErr w:type="spellEnd"/>
      <w:r w:rsidRPr="00186631">
        <w:t xml:space="preserve">, </w:t>
      </w:r>
      <w:r w:rsidR="00AF52A7">
        <w:t xml:space="preserve">for </w:t>
      </w:r>
      <w:proofErr w:type="gramStart"/>
      <w:r w:rsidR="00AF52A7">
        <w:t xml:space="preserve">instance, </w:t>
      </w:r>
      <w:r w:rsidRPr="00186631">
        <w:t xml:space="preserve"> the</w:t>
      </w:r>
      <w:proofErr w:type="gramEnd"/>
      <w:r w:rsidRPr="00186631">
        <w:t xml:space="preserve"> service area is predominantly residential with limited large commercial/institutional users that would have significantly different peak discharge </w:t>
      </w:r>
      <w:proofErr w:type="gramStart"/>
      <w:r w:rsidRPr="00186631">
        <w:t>times }</w:t>
      </w:r>
      <w:proofErr w:type="gramEnd"/>
      <w:r w:rsidRPr="00186631">
        <w:t>}. &lt;&lt;check&gt;&gt;</w:t>
      </w:r>
    </w:p>
    <w:p w14:paraId="03B1457A" w14:textId="1618FD7B" w:rsidR="001176D6" w:rsidRPr="00186631" w:rsidRDefault="001176D6" w:rsidP="00E42F26">
      <w:pPr>
        <w:numPr>
          <w:ilvl w:val="0"/>
          <w:numId w:val="8"/>
        </w:numPr>
        <w:spacing w:after="160" w:line="278" w:lineRule="auto"/>
      </w:pPr>
      <w:r w:rsidRPr="00186631">
        <w:lastRenderedPageBreak/>
        <w:t xml:space="preserve">It was assumed that there are </w:t>
      </w:r>
      <w:proofErr w:type="gramStart"/>
      <w:r w:rsidRPr="00186631">
        <w:t>{{ No</w:t>
      </w:r>
      <w:proofErr w:type="gramEnd"/>
      <w:r w:rsidRPr="00186631">
        <w:t>/</w:t>
      </w:r>
      <w:proofErr w:type="gramStart"/>
      <w:r w:rsidRPr="00186631">
        <w:t>Minimal }</w:t>
      </w:r>
      <w:proofErr w:type="gramEnd"/>
      <w:r w:rsidRPr="00186631">
        <w:t xml:space="preserve">} significant industrial dischargers whose batch discharges or unique operational schedules could disproportionately affect or create atypical peak flows outside the normal diurnal pattern. This is based on </w:t>
      </w:r>
      <w:proofErr w:type="gramStart"/>
      <w:r w:rsidRPr="00186631">
        <w:t xml:space="preserve">{{ </w:t>
      </w:r>
      <w:proofErr w:type="spellStart"/>
      <w:r w:rsidRPr="00186631">
        <w:t>Rationale</w:t>
      </w:r>
      <w:proofErr w:type="gramEnd"/>
      <w:r w:rsidRPr="00186631">
        <w:t>_Industrial</w:t>
      </w:r>
      <w:proofErr w:type="spellEnd"/>
      <w:r w:rsidRPr="00186631">
        <w:t xml:space="preserve">, </w:t>
      </w:r>
      <w:r w:rsidR="00AF52A7">
        <w:t xml:space="preserve">for </w:t>
      </w:r>
      <w:proofErr w:type="gramStart"/>
      <w:r w:rsidR="00AF52A7">
        <w:t xml:space="preserve">instance, </w:t>
      </w:r>
      <w:r w:rsidRPr="00186631">
        <w:t xml:space="preserve"> a</w:t>
      </w:r>
      <w:proofErr w:type="gramEnd"/>
      <w:r w:rsidRPr="00186631">
        <w:t xml:space="preserve"> review of connected users and discharge </w:t>
      </w:r>
      <w:proofErr w:type="gramStart"/>
      <w:r w:rsidRPr="00186631">
        <w:t>permits }</w:t>
      </w:r>
      <w:proofErr w:type="gramEnd"/>
      <w:r w:rsidRPr="00186631">
        <w:t>}. &lt;&lt;check&gt;&gt;</w:t>
      </w:r>
    </w:p>
    <w:p w14:paraId="42C303BB" w14:textId="77777777" w:rsidR="001176D6" w:rsidRPr="00186631" w:rsidRDefault="001176D6" w:rsidP="00E42F26">
      <w:pPr>
        <w:numPr>
          <w:ilvl w:val="0"/>
          <w:numId w:val="8"/>
        </w:numPr>
        <w:spacing w:after="160" w:line="278" w:lineRule="auto"/>
      </w:pPr>
      <w:r w:rsidRPr="00186631">
        <w:t xml:space="preserve">The applied peaking factor is representative of the combined diurnal wastewater generation patterns for the mix of users in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&lt;&lt;check&gt;&gt;</w:t>
      </w:r>
    </w:p>
    <w:p w14:paraId="4E72EF6E" w14:textId="6F7E69A5" w:rsidR="001176D6" w:rsidRPr="00186631" w:rsidRDefault="001176D6" w:rsidP="00F55251">
      <w:pPr>
        <w:pStyle w:val="Heading3"/>
      </w:pPr>
      <w:bookmarkStart w:id="91" w:name="_Toc206075607"/>
      <w:r w:rsidRPr="00186631">
        <w:t>Minimum Flow</w:t>
      </w:r>
      <w:bookmarkEnd w:id="91"/>
    </w:p>
    <w:p w14:paraId="2A582847" w14:textId="30A4DEC8" w:rsidR="001176D6" w:rsidRPr="00186631" w:rsidRDefault="001176D6" w:rsidP="001176D6">
      <w:pPr>
        <w:spacing w:after="160" w:line="278" w:lineRule="auto"/>
      </w:pPr>
      <w:r w:rsidRPr="00186631">
        <w:t xml:space="preserve">Calculating daily minimum flows is necessary to ensure that self-cleansing velocities are maintained within the gravity portions of the sewer collection system, preventing the deposition of solids and subsequent blockages, odor issues, and corrosion. It is also important for the proper operation of pumps (to avoid excessive </w:t>
      </w:r>
      <w:proofErr w:type="gramStart"/>
      <w:r w:rsidRPr="00186631">
        <w:t>short-cycling</w:t>
      </w:r>
      <w:proofErr w:type="gramEnd"/>
      <w:r w:rsidRPr="00186631">
        <w:t xml:space="preserve"> which can damage equipment) and some treatment processes that may be sensitive to very low flow conditions or require a minimum hydraulic throughput.</w:t>
      </w:r>
    </w:p>
    <w:p w14:paraId="130DF30E" w14:textId="38D27175" w:rsidR="001176D6" w:rsidRPr="00186631" w:rsidRDefault="001176D6" w:rsidP="001176D6">
      <w:pPr>
        <w:spacing w:after="160" w:line="278" w:lineRule="auto"/>
      </w:pPr>
      <w:r w:rsidRPr="00186631">
        <w:t xml:space="preserve">Based on the inspection of flow data from </w:t>
      </w:r>
      <w:r w:rsidR="00785082">
        <w:t>2022</w:t>
      </w:r>
      <w:r w:rsidRPr="00186631">
        <w:t xml:space="preserve"> to </w:t>
      </w:r>
      <w:r w:rsidR="00785082">
        <w:t>2024</w:t>
      </w:r>
      <w:r w:rsidRPr="00186631">
        <w:t>, the minimum daily influent volume</w:t>
      </w:r>
      <w:r w:rsidR="00F32C2B">
        <w:t xml:space="preserve"> for the period under consideration was on August 23</w:t>
      </w:r>
      <w:r w:rsidR="00F32C2B" w:rsidRPr="00F32C2B">
        <w:rPr>
          <w:vertAlign w:val="superscript"/>
        </w:rPr>
        <w:t>rd</w:t>
      </w:r>
      <w:r w:rsidR="00F32C2B">
        <w:t>,</w:t>
      </w:r>
      <w:r w:rsidR="003872CA">
        <w:t xml:space="preserve"> 2024</w:t>
      </w:r>
      <w:r w:rsidRPr="00186631">
        <w:t xml:space="preserve">. </w:t>
      </w:r>
      <w:r w:rsidR="00F32C2B">
        <w:t xml:space="preserve"> This value was divided by the 2024 ERUs to produce a minimum daily flow per ERU </w:t>
      </w:r>
      <w:r w:rsidRPr="00186631">
        <w:t xml:space="preserve">to </w:t>
      </w:r>
      <w:r w:rsidR="00F32C2B">
        <w:t xml:space="preserve">arrive at a value of </w:t>
      </w:r>
      <w:proofErr w:type="gramStart"/>
      <w:r w:rsidRPr="00186631">
        <w:t xml:space="preserve">{{ </w:t>
      </w:r>
      <w:proofErr w:type="spellStart"/>
      <w:r w:rsidRPr="00186631">
        <w:t>Minimum</w:t>
      </w:r>
      <w:proofErr w:type="gramEnd"/>
      <w:r w:rsidRPr="00186631">
        <w:t>_Daily_Flow_per_</w:t>
      </w:r>
      <w:proofErr w:type="gramStart"/>
      <w:r w:rsidRPr="00186631">
        <w:t>ERU</w:t>
      </w:r>
      <w:proofErr w:type="spellEnd"/>
      <w:r w:rsidRPr="00186631">
        <w:t xml:space="preserve"> }</w:t>
      </w:r>
      <w:proofErr w:type="gramEnd"/>
      <w:r w:rsidRPr="00186631">
        <w:t xml:space="preserve">} gpd/ERU, or approximately </w:t>
      </w:r>
      <w:r w:rsidR="00F32C2B">
        <w:t>24.2</w:t>
      </w:r>
      <w:r w:rsidRPr="00186631">
        <w:t xml:space="preserve"> </w:t>
      </w:r>
      <w:proofErr w:type="spellStart"/>
      <w:r w:rsidRPr="00186631">
        <w:t>gpm</w:t>
      </w:r>
      <w:proofErr w:type="spellEnd"/>
      <w:r w:rsidRPr="00186631">
        <w:t xml:space="preserve"> per capita (assuming </w:t>
      </w:r>
      <w:proofErr w:type="gramStart"/>
      <w:r w:rsidRPr="00186631">
        <w:t xml:space="preserve">{{ </w:t>
      </w:r>
      <w:proofErr w:type="spellStart"/>
      <w:r w:rsidRPr="00186631">
        <w:t>Avg</w:t>
      </w:r>
      <w:proofErr w:type="gramEnd"/>
      <w:r w:rsidRPr="00186631">
        <w:t>_Persons_per_</w:t>
      </w:r>
      <w:proofErr w:type="gramStart"/>
      <w:r w:rsidRPr="00186631">
        <w:t>ERU</w:t>
      </w:r>
      <w:proofErr w:type="spellEnd"/>
      <w:r w:rsidRPr="00186631">
        <w:t xml:space="preserve"> }</w:t>
      </w:r>
      <w:proofErr w:type="gramEnd"/>
      <w:r w:rsidRPr="00186631">
        <w:t>} persons/ERU).</w:t>
      </w:r>
    </w:p>
    <w:p w14:paraId="19320999" w14:textId="446427F4" w:rsidR="001176D6" w:rsidRPr="00186631" w:rsidRDefault="001176D6" w:rsidP="001176D6">
      <w:pPr>
        <w:spacing w:after="160" w:line="278" w:lineRule="auto"/>
      </w:pPr>
      <w:r w:rsidRPr="00186631">
        <w:t xml:space="preserve">To estimate a "peak hour minimum flow," or more accurately, the lowest instantaneous flow expected during the diurnal cycle on a minimum flow day, the minimum average daily flow rate is considered. Even during the day with the lowest total flow, there will still be diurnal variations with very low </w:t>
      </w:r>
      <w:proofErr w:type="gramStart"/>
      <w:r w:rsidRPr="00186631">
        <w:t>flows</w:t>
      </w:r>
      <w:proofErr w:type="gramEnd"/>
      <w:r w:rsidRPr="00186631">
        <w:t xml:space="preserve"> typically occurring in the late-night/early-morning hours. &lt;&lt;check&gt;&gt; This can be estimated using a minimum diurnal factor </w:t>
      </w:r>
      <w:r w:rsidRPr="00186631">
        <w:rPr>
          <w:highlight w:val="yellow"/>
        </w:rPr>
        <w:t>(</w:t>
      </w:r>
      <w:r w:rsidR="00AF52A7">
        <w:rPr>
          <w:highlight w:val="yellow"/>
        </w:rPr>
        <w:t xml:space="preserve">for </w:t>
      </w:r>
      <w:proofErr w:type="gramStart"/>
      <w:r w:rsidR="00AF52A7">
        <w:rPr>
          <w:highlight w:val="yellow"/>
        </w:rPr>
        <w:t xml:space="preserve">instance, </w:t>
      </w:r>
      <w:r w:rsidRPr="00186631">
        <w:rPr>
          <w:highlight w:val="yellow"/>
        </w:rPr>
        <w:t xml:space="preserve"> {{ </w:t>
      </w:r>
      <w:proofErr w:type="spellStart"/>
      <w:r w:rsidRPr="00186631">
        <w:rPr>
          <w:highlight w:val="yellow"/>
        </w:rPr>
        <w:t>Minimum</w:t>
      </w:r>
      <w:proofErr w:type="gramEnd"/>
      <w:r w:rsidRPr="00186631">
        <w:rPr>
          <w:highlight w:val="yellow"/>
        </w:rPr>
        <w:t>_Diurnal_Factor_Value</w:t>
      </w:r>
      <w:proofErr w:type="spellEnd"/>
      <w:r w:rsidRPr="00186631">
        <w:rPr>
          <w:highlight w:val="yellow"/>
        </w:rPr>
        <w:t xml:space="preserve">, </w:t>
      </w:r>
      <w:r w:rsidR="00AF52A7">
        <w:rPr>
          <w:highlight w:val="yellow"/>
        </w:rPr>
        <w:t xml:space="preserve">for </w:t>
      </w:r>
      <w:proofErr w:type="gramStart"/>
      <w:r w:rsidR="00AF52A7">
        <w:rPr>
          <w:highlight w:val="yellow"/>
        </w:rPr>
        <w:t xml:space="preserve">instance, </w:t>
      </w:r>
      <w:r w:rsidRPr="00186631">
        <w:rPr>
          <w:highlight w:val="yellow"/>
        </w:rPr>
        <w:t xml:space="preserve"> 0.25</w:t>
      </w:r>
      <w:proofErr w:type="gramEnd"/>
      <w:r w:rsidRPr="00186631">
        <w:rPr>
          <w:highlight w:val="yellow"/>
        </w:rPr>
        <w:t xml:space="preserve"> to </w:t>
      </w:r>
      <w:proofErr w:type="gramStart"/>
      <w:r w:rsidRPr="00186631">
        <w:rPr>
          <w:highlight w:val="yellow"/>
        </w:rPr>
        <w:t>0.5 }</w:t>
      </w:r>
      <w:proofErr w:type="gramEnd"/>
      <w:r w:rsidRPr="00186631">
        <w:rPr>
          <w:highlight w:val="yellow"/>
        </w:rPr>
        <w:t>} times the average flow on that minimum day)</w:t>
      </w:r>
      <w:r w:rsidRPr="00186631">
        <w:t xml:space="preserve">. This minimum instantaneous flow is the critical condition for assessing if velocities in sewers are sufficient to prevent solids deposition, especially in flatter gradient pipes. </w:t>
      </w:r>
    </w:p>
    <w:p w14:paraId="2FA6FE30" w14:textId="22F9A14A" w:rsidR="001176D6" w:rsidRPr="00186631" w:rsidRDefault="001176D6" w:rsidP="001176D6">
      <w:pPr>
        <w:spacing w:after="160" w:line="278" w:lineRule="auto"/>
      </w:pPr>
      <w:r w:rsidRPr="00186631">
        <w:t xml:space="preserve">Ensuring adequate cleansing velocity (typically around 2 feet per second when flowing at least half full for sanitary sewers) at minimum flow conditions is important because it helps maintain the operational efficiency and longevity of the collection system. It prevents the buildup of solids, which can lead to reduced pipe capacity, accelerated corrosion from septic conditions, nuisance odor generation, and an increased need for costly and disruptive sewer cleaning operations. </w:t>
      </w:r>
    </w:p>
    <w:p w14:paraId="3472357B" w14:textId="38DD5525" w:rsidR="001176D6" w:rsidRPr="00186631" w:rsidRDefault="001176D6" w:rsidP="00F55251">
      <w:pPr>
        <w:pStyle w:val="Heading3"/>
      </w:pPr>
      <w:bookmarkStart w:id="92" w:name="_Toc206075608"/>
      <w:r w:rsidRPr="00186631">
        <w:t>Dry Weather Flow</w:t>
      </w:r>
      <w:bookmarkEnd w:id="92"/>
    </w:p>
    <w:p w14:paraId="1C7A7272" w14:textId="7D736061" w:rsidR="001176D6" w:rsidRPr="00186631" w:rsidRDefault="001176D6" w:rsidP="001176D6">
      <w:pPr>
        <w:spacing w:after="160" w:line="278" w:lineRule="auto"/>
      </w:pPr>
      <w:r w:rsidRPr="00186631">
        <w:t xml:space="preserve">Average Dry Weather Flow (ADWF) is defined as the total wastewater flow entering the treatment facility during an extended dry period, typically lasting 7 to 14 consecutive days, when direct rainfall-induced inflow is negligible. This flow consists of the true sanitary flow (Qs) generated by residential, commercial, and institutional users, combined with groundwater infiltration (QGWI) that may seep into the collection system through pipe defects, joints, or manholes, especially when groundwater levels are seasonally high. It explicitly excludes significant, direct commercial or industrial process discharges that are not part of the baseline sanitary load, if any. </w:t>
      </w:r>
    </w:p>
    <w:p w14:paraId="20855330" w14:textId="5805D590" w:rsidR="001176D6" w:rsidRPr="00186631" w:rsidRDefault="001176D6" w:rsidP="001176D6">
      <w:pPr>
        <w:spacing w:after="160" w:line="278" w:lineRule="auto"/>
      </w:pPr>
      <w:r w:rsidRPr="00186631">
        <w:lastRenderedPageBreak/>
        <w:t>The assumption of "no additional inflow" during dry weather conditions is critical for isolating the sanitary and groundwater infiltration components. Inflow is primarily associated with direct stormwater entry into the sanitary sewer system, commonly from sources such as improperly connected sump pumps, roof leaders, foundation drains, or cross-connections with storm drains, all of which are activated by precipitation events. By analyzing flow during periods without rainfall, these direct inflow contributions are minimized or eliminated, allowing for a more accurate assessment of the baseline wastewater generation and persistent infiltration. &lt;&lt;check&gt;&gt;</w:t>
      </w:r>
    </w:p>
    <w:p w14:paraId="35D50EC3" w14:textId="77777777" w:rsidR="001176D6" w:rsidRPr="00186631" w:rsidRDefault="001176D6" w:rsidP="001176D6">
      <w:pPr>
        <w:spacing w:after="160" w:line="278" w:lineRule="auto"/>
      </w:pPr>
      <w:r w:rsidRPr="00186631">
        <w:t>Quantitatively, ADWF can be represented as:</w:t>
      </w:r>
      <w:r w:rsidRPr="00186631">
        <w:br/>
        <w:t>ADWF = Q</w:t>
      </w:r>
      <w:r w:rsidRPr="00186631">
        <w:rPr>
          <w:vertAlign w:val="subscript"/>
        </w:rPr>
        <w:t>s</w:t>
      </w:r>
      <w:r w:rsidRPr="00186631">
        <w:t xml:space="preserve"> + Q</w:t>
      </w:r>
      <w:r w:rsidRPr="00186631">
        <w:rPr>
          <w:vertAlign w:val="subscript"/>
        </w:rPr>
        <w:t>GWI</w:t>
      </w:r>
      <w:r w:rsidRPr="00186631">
        <w:br/>
        <w:t>Where:</w:t>
      </w:r>
    </w:p>
    <w:p w14:paraId="49A41CC4" w14:textId="6AC7CDE7" w:rsidR="001176D6" w:rsidRPr="00186631" w:rsidRDefault="001176D6" w:rsidP="00E42F26">
      <w:pPr>
        <w:numPr>
          <w:ilvl w:val="0"/>
          <w:numId w:val="9"/>
        </w:numPr>
        <w:spacing w:after="160" w:line="278" w:lineRule="auto"/>
      </w:pPr>
      <w:r w:rsidRPr="00186631">
        <w:t>ADWF = Average Dry Weather Flow (gpd)</w:t>
      </w:r>
    </w:p>
    <w:p w14:paraId="37F06172" w14:textId="77777777" w:rsidR="001176D6" w:rsidRPr="00186631" w:rsidRDefault="001176D6" w:rsidP="00E42F26">
      <w:pPr>
        <w:numPr>
          <w:ilvl w:val="0"/>
          <w:numId w:val="9"/>
        </w:numPr>
        <w:spacing w:after="160" w:line="278" w:lineRule="auto"/>
      </w:pPr>
      <w:r w:rsidRPr="00186631">
        <w:t>Q</w:t>
      </w:r>
      <w:r w:rsidRPr="00186631">
        <w:rPr>
          <w:vertAlign w:val="subscript"/>
        </w:rPr>
        <w:t>s</w:t>
      </w:r>
      <w:r w:rsidRPr="00186631">
        <w:t> = Base Sanitary Flow from domestic, commercial, and institutional sources (gpd)</w:t>
      </w:r>
    </w:p>
    <w:p w14:paraId="1BD72EE1" w14:textId="77777777" w:rsidR="001176D6" w:rsidRPr="00186631" w:rsidRDefault="001176D6" w:rsidP="00E42F26">
      <w:pPr>
        <w:numPr>
          <w:ilvl w:val="0"/>
          <w:numId w:val="9"/>
        </w:numPr>
        <w:spacing w:after="160" w:line="278" w:lineRule="auto"/>
      </w:pPr>
      <w:r w:rsidRPr="00186631">
        <w:t>Q</w:t>
      </w:r>
      <w:r w:rsidRPr="00186631">
        <w:rPr>
          <w:vertAlign w:val="subscript"/>
        </w:rPr>
        <w:t>GWI</w:t>
      </w:r>
      <w:r w:rsidRPr="00186631">
        <w:t> = Groundwater Infiltration (gpd)</w:t>
      </w:r>
    </w:p>
    <w:p w14:paraId="292E26C3" w14:textId="48AD4313" w:rsidR="001176D6" w:rsidRDefault="001176D6" w:rsidP="001176D6">
      <w:pPr>
        <w:spacing w:after="160" w:line="278" w:lineRule="auto"/>
      </w:pPr>
      <w:r w:rsidRPr="00186631">
        <w:t xml:space="preserve">The process of deriving ADWF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involved a review of historical Discharge Monitoring Reports (DMRs) for the period </w:t>
      </w:r>
      <w:proofErr w:type="gramStart"/>
      <w:r w:rsidRPr="00186631">
        <w:t xml:space="preserve">{{ </w:t>
      </w:r>
      <w:proofErr w:type="spellStart"/>
      <w:r w:rsidRPr="00186631">
        <w:t>Start</w:t>
      </w:r>
      <w:proofErr w:type="gramEnd"/>
      <w:r w:rsidRPr="00186631">
        <w:t>_Year_DMR_Analysis_</w:t>
      </w:r>
      <w:proofErr w:type="gramStart"/>
      <w:r w:rsidRPr="00186631">
        <w:t>ADWF</w:t>
      </w:r>
      <w:proofErr w:type="spellEnd"/>
      <w:r w:rsidRPr="00186631">
        <w:t xml:space="preserve"> }</w:t>
      </w:r>
      <w:proofErr w:type="gramEnd"/>
      <w:r w:rsidRPr="00186631">
        <w:t xml:space="preserve">} to </w:t>
      </w:r>
      <w:proofErr w:type="gramStart"/>
      <w:r w:rsidRPr="00186631">
        <w:t xml:space="preserve">{{ </w:t>
      </w:r>
      <w:proofErr w:type="spellStart"/>
      <w:r w:rsidRPr="00186631">
        <w:t>End</w:t>
      </w:r>
      <w:proofErr w:type="gramEnd"/>
      <w:r w:rsidRPr="00186631">
        <w:t>_Year_DMR_Analysis_</w:t>
      </w:r>
      <w:proofErr w:type="gramStart"/>
      <w:r w:rsidRPr="00186631">
        <w:t>ADWF</w:t>
      </w:r>
      <w:proofErr w:type="spellEnd"/>
      <w:r w:rsidRPr="00186631">
        <w:t xml:space="preserve"> }</w:t>
      </w:r>
      <w:proofErr w:type="gramEnd"/>
      <w:r w:rsidRPr="00186631">
        <w:t xml:space="preserve">}, in conjunction with daily precipitation data from the </w:t>
      </w:r>
      <w:proofErr w:type="gramStart"/>
      <w:r w:rsidRPr="00186631">
        <w:t xml:space="preserve">{{ </w:t>
      </w:r>
      <w:proofErr w:type="spellStart"/>
      <w:r w:rsidRPr="00186631">
        <w:t>NOAA</w:t>
      </w:r>
      <w:proofErr w:type="gramEnd"/>
      <w:r w:rsidRPr="00186631">
        <w:t>_Station_Name_</w:t>
      </w:r>
      <w:proofErr w:type="gramStart"/>
      <w:r w:rsidRPr="00186631">
        <w:t>ADWF</w:t>
      </w:r>
      <w:proofErr w:type="spellEnd"/>
      <w:r w:rsidRPr="00186631">
        <w:t xml:space="preserve"> }</w:t>
      </w:r>
      <w:proofErr w:type="gramEnd"/>
      <w:r w:rsidRPr="00186631">
        <w:t xml:space="preserve">} weather station for the same period. A continuous dry period, defined as at least </w:t>
      </w:r>
      <w:proofErr w:type="gramStart"/>
      <w:r w:rsidRPr="00186631">
        <w:t xml:space="preserve">{{ </w:t>
      </w:r>
      <w:proofErr w:type="spellStart"/>
      <w:r w:rsidRPr="00186631">
        <w:t>Min</w:t>
      </w:r>
      <w:proofErr w:type="gramEnd"/>
      <w:r w:rsidRPr="00186631">
        <w:t>_Dry_Days_for_ADWF</w:t>
      </w:r>
      <w:proofErr w:type="spellEnd"/>
      <w:r w:rsidRPr="00186631">
        <w:t xml:space="preserve">, </w:t>
      </w:r>
      <w:r w:rsidR="00AF52A7">
        <w:t xml:space="preserve">for </w:t>
      </w:r>
      <w:proofErr w:type="gramStart"/>
      <w:r w:rsidR="00AF52A7">
        <w:t xml:space="preserve">instance, </w:t>
      </w:r>
      <w:r w:rsidRPr="00186631">
        <w:t xml:space="preserve"> 7</w:t>
      </w:r>
      <w:proofErr w:type="gramEnd"/>
      <w:r w:rsidRPr="00186631">
        <w:t xml:space="preserve"> to </w:t>
      </w:r>
      <w:proofErr w:type="gramStart"/>
      <w:r w:rsidRPr="00186631">
        <w:t>14 }</w:t>
      </w:r>
      <w:proofErr w:type="gramEnd"/>
      <w:r w:rsidRPr="00186631">
        <w:t xml:space="preserve">} days with no measurable precipitation (or precipitation below a minimal threshold of </w:t>
      </w:r>
      <w:proofErr w:type="gramStart"/>
      <w:r w:rsidRPr="00186631">
        <w:t xml:space="preserve">{{ </w:t>
      </w:r>
      <w:proofErr w:type="spellStart"/>
      <w:r w:rsidRPr="00186631">
        <w:t>Max</w:t>
      </w:r>
      <w:proofErr w:type="gramEnd"/>
      <w:r w:rsidRPr="00186631">
        <w:t>_Precip_Threshold_for_Dry_Day</w:t>
      </w:r>
      <w:proofErr w:type="spellEnd"/>
      <w:r w:rsidRPr="00186631">
        <w:t xml:space="preserve">, </w:t>
      </w:r>
      <w:r w:rsidR="00AF52A7">
        <w:t xml:space="preserve">for </w:t>
      </w:r>
      <w:proofErr w:type="gramStart"/>
      <w:r w:rsidR="00AF52A7">
        <w:t xml:space="preserve">instance, </w:t>
      </w:r>
      <w:r w:rsidRPr="00186631">
        <w:t xml:space="preserve"> 0.01</w:t>
      </w:r>
      <w:proofErr w:type="gramEnd"/>
      <w:r w:rsidRPr="00186631">
        <w:t xml:space="preserve"> </w:t>
      </w:r>
      <w:proofErr w:type="gramStart"/>
      <w:r w:rsidRPr="00186631">
        <w:t>inches }</w:t>
      </w:r>
      <w:proofErr w:type="gramEnd"/>
      <w:r w:rsidRPr="00186631">
        <w:t>}), was identified. The average daily influent flow recorded at the WWTP during this identified period was then calculated to determine the ADWF. This methodical selection ensures the data represents true dry weather conditions. &lt;&lt;check&gt;&gt;</w:t>
      </w:r>
    </w:p>
    <w:p w14:paraId="3E22870C" w14:textId="4DA3A090" w:rsidR="007B00E9" w:rsidRDefault="007B00E9">
      <w:pPr>
        <w:spacing w:after="160" w:line="259" w:lineRule="auto"/>
      </w:pPr>
      <w:r>
        <w:br w:type="page"/>
      </w:r>
    </w:p>
    <w:p w14:paraId="6A91C314" w14:textId="77777777" w:rsidR="001176D6" w:rsidRPr="00186631" w:rsidRDefault="001176D6" w:rsidP="001176D6">
      <w:pPr>
        <w:spacing w:after="160" w:line="278" w:lineRule="auto"/>
      </w:pPr>
      <w:r w:rsidRPr="00186631">
        <w:rPr>
          <w:b/>
          <w:bCs/>
        </w:rPr>
        <w:lastRenderedPageBreak/>
        <w:t xml:space="preserve">Table </w:t>
      </w:r>
      <w:proofErr w:type="gramStart"/>
      <w:r w:rsidRPr="00186631">
        <w:rPr>
          <w:b/>
          <w:bCs/>
        </w:rPr>
        <w:t xml:space="preserve">{{ </w:t>
      </w:r>
      <w:proofErr w:type="spellStart"/>
      <w:r w:rsidRPr="00186631">
        <w:rPr>
          <w:b/>
          <w:bCs/>
        </w:rPr>
        <w:t>Table</w:t>
      </w:r>
      <w:proofErr w:type="gramEnd"/>
      <w:r w:rsidRPr="00186631">
        <w:rPr>
          <w:b/>
          <w:bCs/>
        </w:rPr>
        <w:t>_Number_ADWF_</w:t>
      </w:r>
      <w:proofErr w:type="gramStart"/>
      <w:r w:rsidRPr="00186631">
        <w:rPr>
          <w:b/>
          <w:bCs/>
        </w:rPr>
        <w:t>Data</w:t>
      </w:r>
      <w:proofErr w:type="spellEnd"/>
      <w:r w:rsidRPr="00186631">
        <w:rPr>
          <w:b/>
          <w:bCs/>
        </w:rPr>
        <w:t xml:space="preserve"> }</w:t>
      </w:r>
      <w:proofErr w:type="gramEnd"/>
      <w:r w:rsidRPr="00186631">
        <w:rPr>
          <w:b/>
          <w:bCs/>
        </w:rPr>
        <w:t>}: Total Dry Weather Flow Data for Selected Period</w:t>
      </w:r>
    </w:p>
    <w:tbl>
      <w:tblPr>
        <w:tblW w:w="1041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3026"/>
        <w:gridCol w:w="2900"/>
        <w:gridCol w:w="4484"/>
      </w:tblGrid>
      <w:tr w:rsidR="001176D6" w:rsidRPr="00186631" w14:paraId="556C2FBD" w14:textId="77777777" w:rsidTr="00F32C2B">
        <w:trPr>
          <w:tblHeader/>
        </w:trPr>
        <w:tc>
          <w:tcPr>
            <w:tcW w:w="0" w:type="auto"/>
            <w:tcMar>
              <w:top w:w="160" w:type="dxa"/>
              <w:left w:w="240" w:type="dxa"/>
              <w:bottom w:w="160" w:type="dxa"/>
              <w:right w:w="15" w:type="dxa"/>
            </w:tcMar>
            <w:vAlign w:val="bottom"/>
            <w:hideMark/>
          </w:tcPr>
          <w:p w14:paraId="74F5D7F7" w14:textId="77777777" w:rsidR="001176D6" w:rsidRPr="00186631" w:rsidRDefault="001176D6" w:rsidP="00C93350">
            <w:pPr>
              <w:spacing w:after="160" w:line="278" w:lineRule="auto"/>
              <w:jc w:val="center"/>
              <w:rPr>
                <w:b/>
                <w:bCs/>
              </w:rPr>
            </w:pPr>
            <w:r w:rsidRPr="00186631">
              <w:rPr>
                <w:b/>
                <w:bCs/>
              </w:rPr>
              <w:t>Date</w:t>
            </w:r>
          </w:p>
        </w:tc>
        <w:tc>
          <w:tcPr>
            <w:tcW w:w="0" w:type="auto"/>
            <w:tcMar>
              <w:top w:w="160" w:type="dxa"/>
              <w:left w:w="240" w:type="dxa"/>
              <w:bottom w:w="160" w:type="dxa"/>
              <w:right w:w="15" w:type="dxa"/>
            </w:tcMar>
            <w:vAlign w:val="bottom"/>
            <w:hideMark/>
          </w:tcPr>
          <w:p w14:paraId="166B08AF" w14:textId="77777777" w:rsidR="001176D6" w:rsidRPr="00186631" w:rsidRDefault="001176D6" w:rsidP="00C93350">
            <w:pPr>
              <w:spacing w:after="160" w:line="278" w:lineRule="auto"/>
              <w:jc w:val="center"/>
              <w:rPr>
                <w:b/>
                <w:bCs/>
              </w:rPr>
            </w:pPr>
            <w:r w:rsidRPr="00186631">
              <w:rPr>
                <w:b/>
                <w:bCs/>
              </w:rPr>
              <w:t>Day of Week</w:t>
            </w:r>
          </w:p>
        </w:tc>
        <w:tc>
          <w:tcPr>
            <w:tcW w:w="0" w:type="auto"/>
            <w:tcMar>
              <w:top w:w="160" w:type="dxa"/>
              <w:left w:w="240" w:type="dxa"/>
              <w:bottom w:w="160" w:type="dxa"/>
              <w:right w:w="15" w:type="dxa"/>
            </w:tcMar>
            <w:vAlign w:val="bottom"/>
            <w:hideMark/>
          </w:tcPr>
          <w:p w14:paraId="2338CF0F" w14:textId="59A14991" w:rsidR="001176D6" w:rsidRPr="00186631" w:rsidRDefault="001176D6" w:rsidP="00C93350">
            <w:pPr>
              <w:spacing w:after="160" w:line="278" w:lineRule="auto"/>
              <w:jc w:val="center"/>
              <w:rPr>
                <w:b/>
                <w:bCs/>
              </w:rPr>
            </w:pPr>
            <w:r w:rsidRPr="00186631">
              <w:rPr>
                <w:b/>
                <w:bCs/>
              </w:rPr>
              <w:t>ADWF</w:t>
            </w:r>
            <w:r w:rsidR="00C93350">
              <w:rPr>
                <w:b/>
                <w:bCs/>
              </w:rPr>
              <w:t xml:space="preserve"> </w:t>
            </w:r>
            <w:r w:rsidRPr="00186631">
              <w:rPr>
                <w:b/>
                <w:bCs/>
              </w:rPr>
              <w:t>(gpd)</w:t>
            </w:r>
          </w:p>
        </w:tc>
      </w:tr>
      <w:tr w:rsidR="001176D6" w:rsidRPr="00186631" w14:paraId="314FD587" w14:textId="77777777" w:rsidTr="00F32C2B">
        <w:tc>
          <w:tcPr>
            <w:tcW w:w="0" w:type="auto"/>
            <w:tcMar>
              <w:top w:w="160" w:type="dxa"/>
              <w:left w:w="240" w:type="dxa"/>
              <w:bottom w:w="160" w:type="dxa"/>
              <w:right w:w="15" w:type="dxa"/>
            </w:tcMar>
            <w:vAlign w:val="bottom"/>
            <w:hideMark/>
          </w:tcPr>
          <w:p w14:paraId="327055D4" w14:textId="77777777" w:rsidR="001176D6" w:rsidRPr="00186631" w:rsidRDefault="001176D6" w:rsidP="002D5961">
            <w:pPr>
              <w:spacing w:after="160" w:line="278" w:lineRule="auto"/>
            </w:pPr>
            <w:proofErr w:type="gramStart"/>
            <w:r w:rsidRPr="00186631">
              <w:t>{{ ADWF</w:t>
            </w:r>
            <w:proofErr w:type="gramEnd"/>
            <w:r w:rsidRPr="00186631">
              <w:t>_Date_1 }}</w:t>
            </w:r>
          </w:p>
        </w:tc>
        <w:tc>
          <w:tcPr>
            <w:tcW w:w="0" w:type="auto"/>
            <w:tcMar>
              <w:top w:w="160" w:type="dxa"/>
              <w:left w:w="240" w:type="dxa"/>
              <w:bottom w:w="160" w:type="dxa"/>
              <w:right w:w="15" w:type="dxa"/>
            </w:tcMar>
            <w:vAlign w:val="bottom"/>
            <w:hideMark/>
          </w:tcPr>
          <w:p w14:paraId="1A997CA3" w14:textId="77777777" w:rsidR="001176D6" w:rsidRPr="00186631" w:rsidRDefault="001176D6" w:rsidP="002D5961">
            <w:pPr>
              <w:spacing w:after="160" w:line="278" w:lineRule="auto"/>
            </w:pPr>
            <w:proofErr w:type="gramStart"/>
            <w:r w:rsidRPr="00186631">
              <w:t>{{ ADWF</w:t>
            </w:r>
            <w:proofErr w:type="gramEnd"/>
            <w:r w:rsidRPr="00186631">
              <w:t>_Day_1 }}</w:t>
            </w:r>
          </w:p>
        </w:tc>
        <w:tc>
          <w:tcPr>
            <w:tcW w:w="0" w:type="auto"/>
            <w:tcMar>
              <w:top w:w="160" w:type="dxa"/>
              <w:left w:w="240" w:type="dxa"/>
              <w:bottom w:w="160" w:type="dxa"/>
              <w:right w:w="15" w:type="dxa"/>
            </w:tcMar>
            <w:vAlign w:val="bottom"/>
            <w:hideMark/>
          </w:tcPr>
          <w:p w14:paraId="0D4F2BCB" w14:textId="77777777" w:rsidR="001176D6" w:rsidRPr="00186631" w:rsidRDefault="001176D6" w:rsidP="002D5961">
            <w:pPr>
              <w:spacing w:after="160" w:line="278" w:lineRule="auto"/>
            </w:pPr>
            <w:proofErr w:type="gramStart"/>
            <w:r w:rsidRPr="00186631">
              <w:t>{{ ADWF</w:t>
            </w:r>
            <w:proofErr w:type="gramEnd"/>
            <w:r w:rsidRPr="00186631">
              <w:t>_Flow_1 }}</w:t>
            </w:r>
          </w:p>
        </w:tc>
      </w:tr>
      <w:tr w:rsidR="001176D6" w:rsidRPr="00186631" w14:paraId="40FD2E11" w14:textId="77777777" w:rsidTr="00F32C2B">
        <w:tc>
          <w:tcPr>
            <w:tcW w:w="0" w:type="auto"/>
            <w:tcMar>
              <w:top w:w="160" w:type="dxa"/>
              <w:left w:w="240" w:type="dxa"/>
              <w:bottom w:w="160" w:type="dxa"/>
              <w:right w:w="15" w:type="dxa"/>
            </w:tcMar>
            <w:vAlign w:val="bottom"/>
            <w:hideMark/>
          </w:tcPr>
          <w:p w14:paraId="5EBF5A28" w14:textId="77777777" w:rsidR="001176D6" w:rsidRPr="00186631" w:rsidRDefault="001176D6" w:rsidP="002D5961">
            <w:pPr>
              <w:spacing w:after="160" w:line="278" w:lineRule="auto"/>
            </w:pPr>
            <w:proofErr w:type="gramStart"/>
            <w:r w:rsidRPr="00186631">
              <w:t>{{ ADWF</w:t>
            </w:r>
            <w:proofErr w:type="gramEnd"/>
            <w:r w:rsidRPr="00186631">
              <w:t>_Date_2 }}</w:t>
            </w:r>
          </w:p>
        </w:tc>
        <w:tc>
          <w:tcPr>
            <w:tcW w:w="0" w:type="auto"/>
            <w:tcMar>
              <w:top w:w="160" w:type="dxa"/>
              <w:left w:w="240" w:type="dxa"/>
              <w:bottom w:w="160" w:type="dxa"/>
              <w:right w:w="15" w:type="dxa"/>
            </w:tcMar>
            <w:vAlign w:val="bottom"/>
            <w:hideMark/>
          </w:tcPr>
          <w:p w14:paraId="6DF2A09F" w14:textId="77777777" w:rsidR="001176D6" w:rsidRPr="00186631" w:rsidRDefault="001176D6" w:rsidP="002D5961">
            <w:pPr>
              <w:spacing w:after="160" w:line="278" w:lineRule="auto"/>
            </w:pPr>
            <w:proofErr w:type="gramStart"/>
            <w:r w:rsidRPr="00186631">
              <w:t>{{ ADWF</w:t>
            </w:r>
            <w:proofErr w:type="gramEnd"/>
            <w:r w:rsidRPr="00186631">
              <w:t>_Day_2 }}</w:t>
            </w:r>
          </w:p>
        </w:tc>
        <w:tc>
          <w:tcPr>
            <w:tcW w:w="0" w:type="auto"/>
            <w:tcMar>
              <w:top w:w="160" w:type="dxa"/>
              <w:left w:w="240" w:type="dxa"/>
              <w:bottom w:w="160" w:type="dxa"/>
              <w:right w:w="15" w:type="dxa"/>
            </w:tcMar>
            <w:vAlign w:val="bottom"/>
            <w:hideMark/>
          </w:tcPr>
          <w:p w14:paraId="1008E9C7" w14:textId="77777777" w:rsidR="001176D6" w:rsidRPr="00186631" w:rsidRDefault="001176D6" w:rsidP="002D5961">
            <w:pPr>
              <w:spacing w:after="160" w:line="278" w:lineRule="auto"/>
            </w:pPr>
            <w:proofErr w:type="gramStart"/>
            <w:r w:rsidRPr="00186631">
              <w:t>{{ ADWF</w:t>
            </w:r>
            <w:proofErr w:type="gramEnd"/>
            <w:r w:rsidRPr="00186631">
              <w:t>_Flow_2 }}</w:t>
            </w:r>
          </w:p>
        </w:tc>
      </w:tr>
      <w:tr w:rsidR="001176D6" w:rsidRPr="00186631" w14:paraId="61FE80C4" w14:textId="77777777" w:rsidTr="00F32C2B">
        <w:tc>
          <w:tcPr>
            <w:tcW w:w="0" w:type="auto"/>
            <w:tcMar>
              <w:top w:w="160" w:type="dxa"/>
              <w:left w:w="240" w:type="dxa"/>
              <w:bottom w:w="160" w:type="dxa"/>
              <w:right w:w="15" w:type="dxa"/>
            </w:tcMar>
            <w:vAlign w:val="bottom"/>
            <w:hideMark/>
          </w:tcPr>
          <w:p w14:paraId="4BDD138C" w14:textId="77777777" w:rsidR="001176D6" w:rsidRPr="00186631" w:rsidRDefault="001176D6" w:rsidP="002D5961">
            <w:pPr>
              <w:spacing w:after="160" w:line="278" w:lineRule="auto"/>
            </w:pPr>
            <w:proofErr w:type="gramStart"/>
            <w:r w:rsidRPr="00186631">
              <w:t>{{ ADWF</w:t>
            </w:r>
            <w:proofErr w:type="gramEnd"/>
            <w:r w:rsidRPr="00186631">
              <w:t>_Date_3 }}</w:t>
            </w:r>
          </w:p>
        </w:tc>
        <w:tc>
          <w:tcPr>
            <w:tcW w:w="0" w:type="auto"/>
            <w:tcMar>
              <w:top w:w="160" w:type="dxa"/>
              <w:left w:w="240" w:type="dxa"/>
              <w:bottom w:w="160" w:type="dxa"/>
              <w:right w:w="15" w:type="dxa"/>
            </w:tcMar>
            <w:vAlign w:val="bottom"/>
            <w:hideMark/>
          </w:tcPr>
          <w:p w14:paraId="7B43C5BC" w14:textId="77777777" w:rsidR="001176D6" w:rsidRPr="00186631" w:rsidRDefault="001176D6" w:rsidP="002D5961">
            <w:pPr>
              <w:spacing w:after="160" w:line="278" w:lineRule="auto"/>
            </w:pPr>
            <w:proofErr w:type="gramStart"/>
            <w:r w:rsidRPr="00186631">
              <w:t>{{ ADWF</w:t>
            </w:r>
            <w:proofErr w:type="gramEnd"/>
            <w:r w:rsidRPr="00186631">
              <w:t>_Day_3 }}</w:t>
            </w:r>
          </w:p>
        </w:tc>
        <w:tc>
          <w:tcPr>
            <w:tcW w:w="0" w:type="auto"/>
            <w:tcMar>
              <w:top w:w="160" w:type="dxa"/>
              <w:left w:w="240" w:type="dxa"/>
              <w:bottom w:w="160" w:type="dxa"/>
              <w:right w:w="15" w:type="dxa"/>
            </w:tcMar>
            <w:vAlign w:val="bottom"/>
            <w:hideMark/>
          </w:tcPr>
          <w:p w14:paraId="7205C25E" w14:textId="77777777" w:rsidR="001176D6" w:rsidRPr="00186631" w:rsidRDefault="001176D6" w:rsidP="002D5961">
            <w:pPr>
              <w:spacing w:after="160" w:line="278" w:lineRule="auto"/>
            </w:pPr>
            <w:proofErr w:type="gramStart"/>
            <w:r w:rsidRPr="00186631">
              <w:t>{{ ADWF</w:t>
            </w:r>
            <w:proofErr w:type="gramEnd"/>
            <w:r w:rsidRPr="00186631">
              <w:t>_Flow_3 }}</w:t>
            </w:r>
          </w:p>
        </w:tc>
      </w:tr>
      <w:tr w:rsidR="001176D6" w:rsidRPr="00186631" w14:paraId="561F715E" w14:textId="77777777" w:rsidTr="00F32C2B">
        <w:tc>
          <w:tcPr>
            <w:tcW w:w="0" w:type="auto"/>
            <w:tcMar>
              <w:top w:w="160" w:type="dxa"/>
              <w:left w:w="240" w:type="dxa"/>
              <w:bottom w:w="160" w:type="dxa"/>
              <w:right w:w="15" w:type="dxa"/>
            </w:tcMar>
            <w:vAlign w:val="bottom"/>
            <w:hideMark/>
          </w:tcPr>
          <w:p w14:paraId="7B9EB95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392C27" w14:textId="77777777" w:rsidR="001176D6" w:rsidRPr="00186631" w:rsidRDefault="001176D6" w:rsidP="002D5961">
            <w:pPr>
              <w:spacing w:after="160" w:line="278" w:lineRule="auto"/>
            </w:pPr>
            <w:r w:rsidRPr="00186631">
              <w:t>...</w:t>
            </w:r>
          </w:p>
        </w:tc>
        <w:tc>
          <w:tcPr>
            <w:tcW w:w="0" w:type="auto"/>
            <w:tcMar>
              <w:top w:w="160" w:type="dxa"/>
              <w:left w:w="240" w:type="dxa"/>
              <w:bottom w:w="160" w:type="dxa"/>
              <w:right w:w="15" w:type="dxa"/>
            </w:tcMar>
            <w:vAlign w:val="bottom"/>
            <w:hideMark/>
          </w:tcPr>
          <w:p w14:paraId="135F9D3A" w14:textId="77777777" w:rsidR="001176D6" w:rsidRPr="00186631" w:rsidRDefault="001176D6" w:rsidP="002D5961">
            <w:pPr>
              <w:spacing w:after="160" w:line="278" w:lineRule="auto"/>
            </w:pPr>
            <w:r w:rsidRPr="00186631">
              <w:t>...</w:t>
            </w:r>
          </w:p>
        </w:tc>
      </w:tr>
      <w:tr w:rsidR="001176D6" w:rsidRPr="00186631" w14:paraId="7E9AF9CF" w14:textId="77777777" w:rsidTr="00F32C2B">
        <w:tc>
          <w:tcPr>
            <w:tcW w:w="0" w:type="auto"/>
            <w:tcMar>
              <w:top w:w="160" w:type="dxa"/>
              <w:left w:w="240" w:type="dxa"/>
              <w:bottom w:w="160" w:type="dxa"/>
              <w:right w:w="15" w:type="dxa"/>
            </w:tcMar>
            <w:vAlign w:val="bottom"/>
            <w:hideMark/>
          </w:tcPr>
          <w:p w14:paraId="0F4CFEF0"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_Date_N</w:t>
            </w:r>
            <w:proofErr w:type="spellEnd"/>
            <w:r w:rsidRPr="00186631">
              <w:t xml:space="preserve"> }}</w:t>
            </w:r>
          </w:p>
        </w:tc>
        <w:tc>
          <w:tcPr>
            <w:tcW w:w="0" w:type="auto"/>
            <w:tcMar>
              <w:top w:w="160" w:type="dxa"/>
              <w:left w:w="240" w:type="dxa"/>
              <w:bottom w:w="160" w:type="dxa"/>
              <w:right w:w="15" w:type="dxa"/>
            </w:tcMar>
            <w:vAlign w:val="bottom"/>
            <w:hideMark/>
          </w:tcPr>
          <w:p w14:paraId="17DD0439"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_Day_N</w:t>
            </w:r>
            <w:proofErr w:type="spellEnd"/>
            <w:r w:rsidRPr="00186631">
              <w:t xml:space="preserve"> }}</w:t>
            </w:r>
          </w:p>
        </w:tc>
        <w:tc>
          <w:tcPr>
            <w:tcW w:w="0" w:type="auto"/>
            <w:tcMar>
              <w:top w:w="160" w:type="dxa"/>
              <w:left w:w="240" w:type="dxa"/>
              <w:bottom w:w="160" w:type="dxa"/>
              <w:right w:w="15" w:type="dxa"/>
            </w:tcMar>
            <w:vAlign w:val="bottom"/>
            <w:hideMark/>
          </w:tcPr>
          <w:p w14:paraId="14F7B9AE" w14:textId="77777777" w:rsidR="001176D6" w:rsidRPr="00186631" w:rsidRDefault="001176D6" w:rsidP="002D5961">
            <w:pPr>
              <w:spacing w:after="160" w:line="278" w:lineRule="auto"/>
            </w:pPr>
            <w:proofErr w:type="gramStart"/>
            <w:r w:rsidRPr="00186631">
              <w:t xml:space="preserve">{{ </w:t>
            </w:r>
            <w:proofErr w:type="spellStart"/>
            <w:r w:rsidRPr="00186631">
              <w:t>ADWF</w:t>
            </w:r>
            <w:proofErr w:type="gramEnd"/>
            <w:r w:rsidRPr="00186631">
              <w:t>_Flow_N</w:t>
            </w:r>
            <w:proofErr w:type="spellEnd"/>
            <w:r w:rsidRPr="00186631">
              <w:t xml:space="preserve"> }}</w:t>
            </w:r>
          </w:p>
        </w:tc>
      </w:tr>
      <w:tr w:rsidR="001176D6" w:rsidRPr="00186631" w14:paraId="6EB0FB0C" w14:textId="77777777" w:rsidTr="00F32C2B">
        <w:tc>
          <w:tcPr>
            <w:tcW w:w="0" w:type="auto"/>
            <w:tcMar>
              <w:top w:w="160" w:type="dxa"/>
              <w:left w:w="240" w:type="dxa"/>
              <w:bottom w:w="160" w:type="dxa"/>
              <w:right w:w="15" w:type="dxa"/>
            </w:tcMar>
            <w:vAlign w:val="bottom"/>
            <w:hideMark/>
          </w:tcPr>
          <w:p w14:paraId="1A6E83D8" w14:textId="77777777" w:rsidR="001176D6" w:rsidRPr="00186631" w:rsidRDefault="001176D6" w:rsidP="002D5961">
            <w:pPr>
              <w:spacing w:after="160" w:line="278" w:lineRule="auto"/>
            </w:pPr>
            <w:r w:rsidRPr="00186631">
              <w:rPr>
                <w:b/>
                <w:bCs/>
              </w:rPr>
              <w:t>Average ADWF</w:t>
            </w:r>
          </w:p>
        </w:tc>
        <w:tc>
          <w:tcPr>
            <w:tcW w:w="0" w:type="auto"/>
            <w:tcMar>
              <w:top w:w="160" w:type="dxa"/>
              <w:left w:w="240" w:type="dxa"/>
              <w:bottom w:w="160" w:type="dxa"/>
              <w:right w:w="15" w:type="dxa"/>
            </w:tcMar>
            <w:vAlign w:val="bottom"/>
            <w:hideMark/>
          </w:tcPr>
          <w:p w14:paraId="1CC4C2DF" w14:textId="77777777" w:rsidR="001176D6" w:rsidRPr="00186631" w:rsidRDefault="001176D6" w:rsidP="002D5961">
            <w:pPr>
              <w:spacing w:after="160" w:line="278" w:lineRule="auto"/>
            </w:pPr>
          </w:p>
        </w:tc>
        <w:tc>
          <w:tcPr>
            <w:tcW w:w="0" w:type="auto"/>
            <w:tcMar>
              <w:top w:w="160" w:type="dxa"/>
              <w:left w:w="240" w:type="dxa"/>
              <w:bottom w:w="160" w:type="dxa"/>
              <w:right w:w="15" w:type="dxa"/>
            </w:tcMar>
            <w:vAlign w:val="bottom"/>
            <w:hideMark/>
          </w:tcPr>
          <w:p w14:paraId="4374B0D7" w14:textId="77777777" w:rsidR="001176D6" w:rsidRPr="00186631" w:rsidRDefault="001176D6" w:rsidP="002D5961">
            <w:pPr>
              <w:spacing w:after="160" w:line="278" w:lineRule="auto"/>
            </w:pPr>
            <w:proofErr w:type="gramStart"/>
            <w:r w:rsidRPr="00186631">
              <w:rPr>
                <w:b/>
                <w:bCs/>
              </w:rPr>
              <w:t xml:space="preserve">{{ </w:t>
            </w:r>
            <w:proofErr w:type="spellStart"/>
            <w:r w:rsidRPr="00186631">
              <w:rPr>
                <w:b/>
                <w:bCs/>
              </w:rPr>
              <w:t>Calculated</w:t>
            </w:r>
            <w:proofErr w:type="gramEnd"/>
            <w:r w:rsidRPr="00186631">
              <w:rPr>
                <w:b/>
                <w:bCs/>
              </w:rPr>
              <w:t>_ADWF_Value</w:t>
            </w:r>
            <w:proofErr w:type="spellEnd"/>
            <w:r w:rsidRPr="00186631">
              <w:rPr>
                <w:b/>
                <w:bCs/>
              </w:rPr>
              <w:t xml:space="preserve"> }}</w:t>
            </w:r>
          </w:p>
        </w:tc>
      </w:tr>
    </w:tbl>
    <w:p w14:paraId="169BFE7D" w14:textId="77777777" w:rsidR="001176D6" w:rsidRPr="00186631" w:rsidRDefault="001176D6" w:rsidP="001176D6">
      <w:pPr>
        <w:spacing w:after="160" w:line="278" w:lineRule="auto"/>
      </w:pPr>
      <w:r w:rsidRPr="00186631">
        <w:t xml:space="preserve">The period from {{ </w:t>
      </w:r>
      <w:proofErr w:type="spellStart"/>
      <w:r w:rsidRPr="00186631">
        <w:t>ADWF_Period_Start_Date</w:t>
      </w:r>
      <w:proofErr w:type="spellEnd"/>
      <w:r w:rsidRPr="00186631">
        <w:t xml:space="preserve"> }} to {{ </w:t>
      </w:r>
      <w:proofErr w:type="spellStart"/>
      <w:r w:rsidRPr="00186631">
        <w:t>ADWF_Period_End_Date</w:t>
      </w:r>
      <w:proofErr w:type="spellEnd"/>
      <w:r w:rsidRPr="00186631">
        <w:t xml:space="preserve"> }} (summarized in </w:t>
      </w:r>
      <w:r w:rsidRPr="00186631">
        <w:rPr>
          <w:b/>
          <w:bCs/>
        </w:rPr>
        <w:t xml:space="preserve">Table {{ </w:t>
      </w:r>
      <w:proofErr w:type="spellStart"/>
      <w:r w:rsidRPr="00186631">
        <w:rPr>
          <w:b/>
          <w:bCs/>
        </w:rPr>
        <w:t>Table_Number_ADWF_Data</w:t>
      </w:r>
      <w:proofErr w:type="spellEnd"/>
      <w:r w:rsidRPr="00186631">
        <w:rPr>
          <w:b/>
          <w:bCs/>
        </w:rPr>
        <w:t xml:space="preserve"> }}</w:t>
      </w:r>
      <w:r w:rsidRPr="00186631">
        <w:t xml:space="preserve">) was chosen for ADWF calculation as it represented {{ </w:t>
      </w:r>
      <w:proofErr w:type="spellStart"/>
      <w:r w:rsidRPr="00186631">
        <w:t>Number_of_Dry_Days_in_Period</w:t>
      </w:r>
      <w:proofErr w:type="spellEnd"/>
      <w:r w:rsidRPr="00186631">
        <w:t xml:space="preserve"> }} consecutive days without significant precipitation and the recorded flows during this time did not exhibit anomalous spikes or drops that might indicate unusual operational conditions or unrecorded minor precipitation events. Such consistency is key to obtaining a representative ADWF value. &lt;&lt;check&gt;&gt;</w:t>
      </w:r>
    </w:p>
    <w:p w14:paraId="797EB016" w14:textId="431D4CAC" w:rsidR="001176D6" w:rsidRPr="00186631" w:rsidRDefault="001176D6" w:rsidP="001176D6">
      <w:pPr>
        <w:spacing w:after="160" w:line="278" w:lineRule="auto"/>
      </w:pPr>
      <w:r w:rsidRPr="00186631">
        <w:t xml:space="preserve">The calculated ADWF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is </w:t>
      </w:r>
      <w:proofErr w:type="gramStart"/>
      <w:r w:rsidRPr="00186631">
        <w:t xml:space="preserve">{{ </w:t>
      </w:r>
      <w:proofErr w:type="spellStart"/>
      <w:r w:rsidRPr="00186631">
        <w:t>Calculated</w:t>
      </w:r>
      <w:proofErr w:type="gramEnd"/>
      <w:r w:rsidRPr="00186631">
        <w:t>_ADWF_</w:t>
      </w:r>
      <w:proofErr w:type="gramStart"/>
      <w:r w:rsidRPr="00186631">
        <w:t>Value</w:t>
      </w:r>
      <w:proofErr w:type="spellEnd"/>
      <w:r w:rsidRPr="00186631">
        <w:t xml:space="preserve"> }</w:t>
      </w:r>
      <w:proofErr w:type="gramEnd"/>
      <w:r w:rsidRPr="00186631">
        <w:t xml:space="preserve">} gpd. Based on the estimated population of </w:t>
      </w:r>
      <w:proofErr w:type="gramStart"/>
      <w:r w:rsidRPr="00186631">
        <w:t xml:space="preserve">{{ </w:t>
      </w:r>
      <w:proofErr w:type="spellStart"/>
      <w:r w:rsidRPr="00186631">
        <w:t>Population</w:t>
      </w:r>
      <w:proofErr w:type="gramEnd"/>
      <w:r w:rsidRPr="00186631">
        <w:t>_at_Time_of_ADWF_</w:t>
      </w:r>
      <w:proofErr w:type="gramStart"/>
      <w:r w:rsidRPr="00186631">
        <w:t>Period</w:t>
      </w:r>
      <w:proofErr w:type="spellEnd"/>
      <w:r w:rsidRPr="00186631">
        <w:t xml:space="preserve"> }</w:t>
      </w:r>
      <w:proofErr w:type="gramEnd"/>
      <w:r w:rsidRPr="00186631">
        <w:t xml:space="preserve">} during this period, the ADWF per capita is approximately </w:t>
      </w:r>
      <w:proofErr w:type="gramStart"/>
      <w:r w:rsidRPr="00186631">
        <w:t xml:space="preserve">{{ </w:t>
      </w:r>
      <w:proofErr w:type="spellStart"/>
      <w:r w:rsidRPr="00186631">
        <w:t>ADWF</w:t>
      </w:r>
      <w:proofErr w:type="gramEnd"/>
      <w:r w:rsidRPr="00186631">
        <w:t>_per_Capita_</w:t>
      </w:r>
      <w:proofErr w:type="gramStart"/>
      <w:r w:rsidRPr="00186631">
        <w:t>Value</w:t>
      </w:r>
      <w:proofErr w:type="spellEnd"/>
      <w:r w:rsidRPr="00186631">
        <w:t xml:space="preserve"> }</w:t>
      </w:r>
      <w:proofErr w:type="gramEnd"/>
      <w:r w:rsidRPr="00186631">
        <w:t>} gallons per capita per day (</w:t>
      </w:r>
      <w:proofErr w:type="spellStart"/>
      <w:r w:rsidRPr="00186631">
        <w:t>gpcd</w:t>
      </w:r>
      <w:proofErr w:type="spellEnd"/>
      <w:r w:rsidRPr="00186631">
        <w:t xml:space="preserve">). This figure gives an indication of the average daily water use per person that enters the sewer system from sanitary sources, combined with any groundwater infiltration occurring during these dry conditions. It is a baseline measure of system loading absent storm impacts. &lt;&lt;check&gt;&gt; The U.S. Environmental Protection Agency (EPA) often uses a benchmark of 120 </w:t>
      </w:r>
      <w:proofErr w:type="spellStart"/>
      <w:r w:rsidRPr="00186631">
        <w:t>gpcd</w:t>
      </w:r>
      <w:proofErr w:type="spellEnd"/>
      <w:r w:rsidRPr="00186631">
        <w:t xml:space="preserve"> for evaluating infiltration and inflow (I/I), as outlined in documents like the "Handbook for Sewer System Infrastructure Analysis and Rehabilitation" (EPA/625/6-91/030) or similar I/I analysis guidance. &lt;&lt;check&gt;&gt; This 120 </w:t>
      </w:r>
      <w:proofErr w:type="spellStart"/>
      <w:r w:rsidRPr="00186631">
        <w:t>gpcd</w:t>
      </w:r>
      <w:proofErr w:type="spellEnd"/>
      <w:r w:rsidRPr="00186631">
        <w:t xml:space="preserve"> value typically includes a component for reasonable base sanitary flow (</w:t>
      </w:r>
      <w:r w:rsidR="00AF52A7">
        <w:t xml:space="preserve">for </w:t>
      </w:r>
      <w:proofErr w:type="gramStart"/>
      <w:r w:rsidR="00AF52A7">
        <w:t xml:space="preserve">instance, </w:t>
      </w:r>
      <w:r w:rsidRPr="00186631">
        <w:t xml:space="preserve"> an</w:t>
      </w:r>
      <w:proofErr w:type="gramEnd"/>
      <w:r w:rsidRPr="00186631">
        <w:t xml:space="preserve"> average of 70-80 </w:t>
      </w:r>
      <w:proofErr w:type="spellStart"/>
      <w:r w:rsidRPr="00186631">
        <w:t>gpcd</w:t>
      </w:r>
      <w:proofErr w:type="spellEnd"/>
      <w:r w:rsidRPr="00186631">
        <w:t xml:space="preserve"> nationwide, though this can vary regionally) and an allowance for non-excessive groundwater infiltration (</w:t>
      </w:r>
      <w:r w:rsidR="00AF52A7">
        <w:t xml:space="preserve">for </w:t>
      </w:r>
      <w:proofErr w:type="gramStart"/>
      <w:r w:rsidR="00AF52A7">
        <w:t xml:space="preserve">instance, </w:t>
      </w:r>
      <w:r w:rsidRPr="00186631">
        <w:t xml:space="preserve"> around</w:t>
      </w:r>
      <w:proofErr w:type="gramEnd"/>
      <w:r w:rsidRPr="00186631">
        <w:t xml:space="preserve"> 40-50 </w:t>
      </w:r>
      <w:proofErr w:type="spellStart"/>
      <w:r w:rsidRPr="00186631">
        <w:t>gpcd</w:t>
      </w:r>
      <w:proofErr w:type="spellEnd"/>
      <w:r w:rsidRPr="00186631">
        <w:t xml:space="preserve">, or a common design allowance like 500-1500 gallons per day per inch-mile of sewer). &lt;&lt;check&gt;&gt; Comparing the calculated {{ </w:t>
      </w:r>
      <w:proofErr w:type="spellStart"/>
      <w:r w:rsidRPr="00186631">
        <w:t>ADWF_per_Capita_Value</w:t>
      </w:r>
      <w:proofErr w:type="spellEnd"/>
      <w:r w:rsidRPr="00186631">
        <w:t xml:space="preserve"> }} </w:t>
      </w:r>
      <w:proofErr w:type="spellStart"/>
      <w:r w:rsidRPr="00186631">
        <w:t>gpcd</w:t>
      </w:r>
      <w:proofErr w:type="spellEnd"/>
      <w:r w:rsidRPr="00186631">
        <w:t xml:space="preserve"> to this EPA guideline suggests that {{ Interpretation_of_Comparison_to_120_gpcd, </w:t>
      </w:r>
      <w:r w:rsidR="00AF52A7">
        <w:t xml:space="preserve">for instance, </w:t>
      </w:r>
      <w:r w:rsidRPr="00186631">
        <w:t xml:space="preserve"> "groundwater infiltration may be a manageable component of the dry weather flow," or "groundwater </w:t>
      </w:r>
      <w:r w:rsidRPr="00186631">
        <w:lastRenderedPageBreak/>
        <w:t xml:space="preserve">infiltration appears to be a significant contributor, warranting further investigation," or "the per capita flow is well below the guideline, indicating a relatively tight system during dry weather which is positive but should be verified against expected sanitary flows." }} </w:t>
      </w:r>
      <w:proofErr w:type="gramStart"/>
      <w:r w:rsidRPr="00186631">
        <w:t>&lt;&lt;check&gt;&gt; Further investigation</w:t>
      </w:r>
      <w:proofErr w:type="gramEnd"/>
      <w:r w:rsidRPr="00186631">
        <w:t xml:space="preserve"> into I/I sources is detailed in Chapter </w:t>
      </w:r>
      <w:proofErr w:type="gramStart"/>
      <w:r w:rsidRPr="00186631">
        <w:t xml:space="preserve">{{ </w:t>
      </w:r>
      <w:proofErr w:type="spellStart"/>
      <w:r w:rsidRPr="00186631">
        <w:t>Chapter</w:t>
      </w:r>
      <w:proofErr w:type="gramEnd"/>
      <w:r w:rsidRPr="00186631">
        <w:t>_Number_for_I_I_</w:t>
      </w:r>
      <w:proofErr w:type="gramStart"/>
      <w:r w:rsidRPr="00186631">
        <w:t>Analysis</w:t>
      </w:r>
      <w:proofErr w:type="spellEnd"/>
      <w:r w:rsidRPr="00186631">
        <w:t xml:space="preserve"> }</w:t>
      </w:r>
      <w:proofErr w:type="gramEnd"/>
      <w:r w:rsidRPr="00186631">
        <w:t>}.</w:t>
      </w:r>
    </w:p>
    <w:p w14:paraId="0C36426B" w14:textId="77777777" w:rsidR="001176D6" w:rsidRPr="00186631" w:rsidRDefault="001176D6" w:rsidP="001176D6">
      <w:pPr>
        <w:spacing w:after="160" w:line="278" w:lineRule="auto"/>
      </w:pPr>
      <w:r w:rsidRPr="00186631">
        <w:t>An ADWF significantly below expected sanitary flow could indicate issues such as exfiltration in parts of the system or unusually low per capita water use, while an ADWF significantly above expected sanitary flow points towards higher levels of groundwater infiltration. &lt;&lt;check&gt;&gt;</w:t>
      </w:r>
      <w:r w:rsidRPr="00186631">
        <w:br/>
        <w:t>&lt;&lt;INSERT DISCUSSION ABOUT LEAKY MANHOLES HERE: Manholes, especially older brick or precast concrete structures, can be major sources of groundwater infiltration even during dry weather if the surrounding water table is above the manhole invert or defects in the structure. Common defects include cracked barrels, deteriorated mortar in brick manholes, leaking pipe-to-manhole seals (often called "boots" or gaskets), and compromised frame-to-cone seals. During seasonally high groundwater, water can seep continuously through these defects. If the ADWF is considerably higher than the estimated Base Sanitary Flow (BSF), it strongly suggests that such persistent infiltration from sources like leaky manholes and pipe joints is a significant contributor to the total flow. Findings from any closed-circuit television (CCTV) inspections or smoke/dye testing that identified active infiltration at manholes would be referenced here to support this. For example, "CCTV inspections conducted in {{Year}} identified {{Number}} manholes in the {{</w:t>
      </w:r>
      <w:proofErr w:type="spellStart"/>
      <w:r w:rsidRPr="00186631">
        <w:t>Area_Name</w:t>
      </w:r>
      <w:proofErr w:type="spellEnd"/>
      <w:r w:rsidRPr="00186631">
        <w:t>}} basin exhibiting signs of active infiltration under dry weather conditions." This sets the stage for targeted manhole rehabilitation as an I/I reduction strategy.&gt;&gt; &lt;&lt;check&gt;&gt;</w:t>
      </w:r>
    </w:p>
    <w:p w14:paraId="189EB141" w14:textId="7507646D" w:rsidR="001176D6" w:rsidRPr="00186631" w:rsidRDefault="001176D6" w:rsidP="00F55251">
      <w:pPr>
        <w:pStyle w:val="Heading3"/>
      </w:pPr>
      <w:bookmarkStart w:id="93" w:name="_Toc206075609"/>
      <w:r w:rsidRPr="00186631">
        <w:t>Wet Weather Flow</w:t>
      </w:r>
      <w:bookmarkEnd w:id="93"/>
    </w:p>
    <w:p w14:paraId="1B02CECD" w14:textId="77777777" w:rsidR="001176D6" w:rsidRPr="00186631" w:rsidRDefault="001176D6" w:rsidP="001176D6">
      <w:pPr>
        <w:spacing w:after="160" w:line="278" w:lineRule="auto"/>
      </w:pPr>
      <w:r w:rsidRPr="00186631">
        <w:t>Rainfall-Derived Infiltration and Inflow (RDII) is the extraneous surface and groundwater that enters the sanitary sewer system exclusively as a direct consequence of precipitation events. It is composed of two primary components:</w:t>
      </w:r>
    </w:p>
    <w:p w14:paraId="55C44D30" w14:textId="1B901CE4" w:rsidR="001176D6" w:rsidRPr="00186631" w:rsidRDefault="001176D6" w:rsidP="00E42F26">
      <w:pPr>
        <w:numPr>
          <w:ilvl w:val="0"/>
          <w:numId w:val="10"/>
        </w:numPr>
        <w:spacing w:after="160" w:line="278" w:lineRule="auto"/>
      </w:pPr>
      <w:r w:rsidRPr="00186631">
        <w:rPr>
          <w:b/>
          <w:bCs/>
          <w:i/>
          <w:iCs/>
        </w:rPr>
        <w:t>Inflow</w:t>
      </w:r>
      <w:r w:rsidRPr="00186631">
        <w:t xml:space="preserve">: Stormwater that enters the sewer system rapidly and directly. Common sources include direct connections like roof leaders, yard drains, catch basins connected to the sanitary sewer, sump pumps improperly discharged to the sanitary sewer, holes in manhole covers, or structurally failed pipes that allow surface water to pour in. </w:t>
      </w:r>
    </w:p>
    <w:p w14:paraId="4022F44E" w14:textId="77777777" w:rsidR="00C93350" w:rsidRDefault="001176D6" w:rsidP="00E42F26">
      <w:pPr>
        <w:numPr>
          <w:ilvl w:val="0"/>
          <w:numId w:val="10"/>
        </w:numPr>
        <w:spacing w:after="160" w:line="278" w:lineRule="auto"/>
      </w:pPr>
      <w:r w:rsidRPr="00186631">
        <w:rPr>
          <w:b/>
          <w:bCs/>
          <w:i/>
          <w:iCs/>
        </w:rPr>
        <w:t>Infiltration</w:t>
      </w:r>
      <w:r w:rsidRPr="00186631">
        <w:t xml:space="preserve">: Groundwater that enters the system more slowly through defects below the ground surface, such as cracks in pipes, deteriorated pipe joints, faulty service connections, and leaky manholes. The rate of this infiltration is often exacerbated by a rise in the groundwater table due to prolonged or intense rainfall saturating the surrounding soil. </w:t>
      </w:r>
    </w:p>
    <w:p w14:paraId="66D2058C" w14:textId="0F650014" w:rsidR="001176D6" w:rsidRPr="00186631" w:rsidRDefault="001176D6" w:rsidP="00C93350">
      <w:pPr>
        <w:spacing w:after="160" w:line="278" w:lineRule="auto"/>
      </w:pPr>
      <w:r w:rsidRPr="00186631">
        <w:br/>
        <w:t xml:space="preserve">RDII is a major concern in wastewater management as it can consume valuable hydraulic capacity in both the collection system pipes and the WWTP. Excessive RDII can lead to sanitary sewer overflows, cause basement backups, reduce treatment efficiency at </w:t>
      </w:r>
      <w:proofErr w:type="gramStart"/>
      <w:r w:rsidRPr="00186631">
        <w:t>the WWTP</w:t>
      </w:r>
      <w:proofErr w:type="gramEnd"/>
      <w:r w:rsidRPr="00186631">
        <w:t xml:space="preserve"> due to dilution and hydraulic overloading, and significantly </w:t>
      </w:r>
      <w:proofErr w:type="gramStart"/>
      <w:r w:rsidRPr="00186631">
        <w:t>increase pumping and treatment</w:t>
      </w:r>
      <w:proofErr w:type="gramEnd"/>
      <w:r w:rsidRPr="00186631">
        <w:t xml:space="preserve"> operational costs.</w:t>
      </w:r>
    </w:p>
    <w:p w14:paraId="222BC745" w14:textId="316C2898" w:rsidR="001176D6" w:rsidRPr="00186631" w:rsidRDefault="001176D6" w:rsidP="001176D6">
      <w:pPr>
        <w:spacing w:after="160" w:line="278" w:lineRule="auto"/>
      </w:pPr>
      <w:r w:rsidRPr="00186631">
        <w:lastRenderedPageBreak/>
        <w:t>Mathematically, the total Wet Weather Flow (WWF) during a storm event can be expressed by considering RDII along with the base flow components:</w:t>
      </w:r>
      <w:r w:rsidRPr="00186631">
        <w:br/>
        <w:t>WWF</w:t>
      </w:r>
      <w:r w:rsidR="004D6A48">
        <w:t xml:space="preserve"> </w:t>
      </w:r>
      <w:r w:rsidRPr="00186631">
        <w:t>= Q</w:t>
      </w:r>
      <w:r w:rsidRPr="00186631">
        <w:rPr>
          <w:vertAlign w:val="subscript"/>
        </w:rPr>
        <w:t>s</w:t>
      </w:r>
      <w:r w:rsidRPr="00186631">
        <w:t xml:space="preserve"> + Q</w:t>
      </w:r>
      <w:r w:rsidRPr="00186631">
        <w:rPr>
          <w:vertAlign w:val="subscript"/>
        </w:rPr>
        <w:t>GWI</w:t>
      </w:r>
      <w:r w:rsidRPr="00186631">
        <w:t xml:space="preserve"> + Q</w:t>
      </w:r>
      <w:r w:rsidRPr="00186631">
        <w:rPr>
          <w:vertAlign w:val="subscript"/>
        </w:rPr>
        <w:t>RDII</w:t>
      </w:r>
      <w:r w:rsidRPr="00186631">
        <w:br/>
        <w:t>Where:</w:t>
      </w:r>
    </w:p>
    <w:p w14:paraId="04885BC4" w14:textId="394361BE" w:rsidR="001176D6" w:rsidRPr="00186631" w:rsidRDefault="001176D6" w:rsidP="00E42F26">
      <w:pPr>
        <w:numPr>
          <w:ilvl w:val="0"/>
          <w:numId w:val="11"/>
        </w:numPr>
        <w:spacing w:after="160" w:line="278" w:lineRule="auto"/>
      </w:pPr>
      <w:r w:rsidRPr="00186631">
        <w:t>WWF = Total Wet Weather Flow (</w:t>
      </w:r>
      <w:r w:rsidR="00AF52A7">
        <w:t xml:space="preserve">for </w:t>
      </w:r>
      <w:proofErr w:type="gramStart"/>
      <w:r w:rsidR="00AF52A7">
        <w:t xml:space="preserve">instance, </w:t>
      </w:r>
      <w:r w:rsidRPr="00186631">
        <w:t xml:space="preserve"> in</w:t>
      </w:r>
      <w:proofErr w:type="gramEnd"/>
      <w:r w:rsidRPr="00186631">
        <w:t xml:space="preserve"> gpd) during the event.</w:t>
      </w:r>
    </w:p>
    <w:p w14:paraId="7E351C6E" w14:textId="394200BC" w:rsidR="001176D6" w:rsidRPr="00186631" w:rsidRDefault="001176D6" w:rsidP="00E42F26">
      <w:pPr>
        <w:numPr>
          <w:ilvl w:val="0"/>
          <w:numId w:val="11"/>
        </w:numPr>
        <w:spacing w:after="160" w:line="278" w:lineRule="auto"/>
      </w:pPr>
      <w:r w:rsidRPr="00186631">
        <w:t>Q</w:t>
      </w:r>
      <w:r w:rsidRPr="00186631">
        <w:rPr>
          <w:vertAlign w:val="subscript"/>
        </w:rPr>
        <w:t>s</w:t>
      </w:r>
      <w:r w:rsidR="004D6A48">
        <w:rPr>
          <w:vertAlign w:val="subscript"/>
        </w:rPr>
        <w:t xml:space="preserve"> </w:t>
      </w:r>
      <w:r w:rsidR="004D6A48">
        <w:t>(gpd)</w:t>
      </w:r>
      <w:r w:rsidRPr="00186631">
        <w:t> = Base Sanitary Flow (gpd) – the component from user discharges.</w:t>
      </w:r>
    </w:p>
    <w:p w14:paraId="5690AAEF" w14:textId="7B38D77A" w:rsidR="001176D6" w:rsidRPr="00186631" w:rsidRDefault="001176D6" w:rsidP="00E42F26">
      <w:pPr>
        <w:numPr>
          <w:ilvl w:val="0"/>
          <w:numId w:val="11"/>
        </w:numPr>
        <w:spacing w:after="160" w:line="278" w:lineRule="auto"/>
      </w:pPr>
      <w:r w:rsidRPr="00186631">
        <w:t>Q</w:t>
      </w:r>
      <w:r w:rsidRPr="00186631">
        <w:rPr>
          <w:vertAlign w:val="subscript"/>
        </w:rPr>
        <w:t>GWI</w:t>
      </w:r>
      <w:r w:rsidRPr="00186631">
        <w:t> </w:t>
      </w:r>
      <w:r w:rsidR="004D6A48">
        <w:t xml:space="preserve">(gpd) </w:t>
      </w:r>
      <w:r w:rsidRPr="00186631">
        <w:t>= Groundwater Infiltration (gpd)</w:t>
      </w:r>
      <w:r w:rsidR="004D6A48">
        <w:t xml:space="preserve">. </w:t>
      </w:r>
      <w:r w:rsidR="004D6A48" w:rsidRPr="00186631">
        <w:t>Q</w:t>
      </w:r>
      <w:r w:rsidR="004D6A48" w:rsidRPr="00186631">
        <w:rPr>
          <w:vertAlign w:val="subscript"/>
        </w:rPr>
        <w:t>GWI</w:t>
      </w:r>
      <w:r w:rsidR="004D6A48">
        <w:t xml:space="preserve"> is </w:t>
      </w:r>
      <w:r w:rsidRPr="00186631">
        <w:t>the persistent infiltration component typically present even in dry weather, though it may increase during wet weather due to higher groundwater tables.</w:t>
      </w:r>
    </w:p>
    <w:p w14:paraId="06FA8026" w14:textId="515CD14E" w:rsidR="001176D6" w:rsidRPr="00186631" w:rsidRDefault="001176D6" w:rsidP="00E42F26">
      <w:pPr>
        <w:numPr>
          <w:ilvl w:val="0"/>
          <w:numId w:val="11"/>
        </w:numPr>
        <w:spacing w:after="160" w:line="278" w:lineRule="auto"/>
      </w:pPr>
      <w:r w:rsidRPr="00186631">
        <w:t>Q</w:t>
      </w:r>
      <w:r w:rsidRPr="00186631">
        <w:rPr>
          <w:vertAlign w:val="subscript"/>
        </w:rPr>
        <w:t>RDII</w:t>
      </w:r>
      <w:r w:rsidR="004D6A48">
        <w:t xml:space="preserve"> (gpd) </w:t>
      </w:r>
      <w:r w:rsidRPr="00186631">
        <w:t xml:space="preserve">= Rainfall-Derived Infiltration and Inflow </w:t>
      </w:r>
      <w:r w:rsidR="004D6A48">
        <w:t>is</w:t>
      </w:r>
      <w:r w:rsidRPr="00186631">
        <w:t xml:space="preserve"> the additional flow directly attributable to the rainfall event.</w:t>
      </w:r>
    </w:p>
    <w:p w14:paraId="5312E5CE" w14:textId="0AD6399A" w:rsidR="001176D6" w:rsidRPr="00186631" w:rsidRDefault="001176D6" w:rsidP="001176D6">
      <w:pPr>
        <w:spacing w:after="160" w:line="278" w:lineRule="auto"/>
      </w:pPr>
      <w:r w:rsidRPr="00186631">
        <w:t xml:space="preserve">To perform the wet weather flow analysis for </w:t>
      </w:r>
      <w:r w:rsidR="004D6A48">
        <w:t xml:space="preserve">Tekoa’s collection system, </w:t>
      </w:r>
      <w:r w:rsidRPr="00186631">
        <w:t xml:space="preserve">daily precipitation data from the Rosalia NOAA weather station (Station ID: </w:t>
      </w:r>
      <w:proofErr w:type="gramStart"/>
      <w:r w:rsidRPr="00186631">
        <w:t xml:space="preserve">{{ </w:t>
      </w:r>
      <w:proofErr w:type="spellStart"/>
      <w:r w:rsidRPr="00186631">
        <w:t>NOAA</w:t>
      </w:r>
      <w:proofErr w:type="gramEnd"/>
      <w:r w:rsidRPr="00186631">
        <w:t>_Station_ID_</w:t>
      </w:r>
      <w:proofErr w:type="gramStart"/>
      <w:r w:rsidRPr="00186631">
        <w:t>Rosalia</w:t>
      </w:r>
      <w:proofErr w:type="spellEnd"/>
      <w:r w:rsidRPr="00186631">
        <w:t xml:space="preserve"> }</w:t>
      </w:r>
      <w:proofErr w:type="gramEnd"/>
      <w:r w:rsidRPr="00186631">
        <w:t xml:space="preserve">}) for the period 2022 to 2024 was correlated with influent flow data recorded at </w:t>
      </w:r>
      <w:proofErr w:type="gramStart"/>
      <w:r w:rsidRPr="00186631">
        <w:t xml:space="preserve">the </w:t>
      </w:r>
      <w:r w:rsidR="004D6A48">
        <w:t>Tekoa’s</w:t>
      </w:r>
      <w:proofErr w:type="gramEnd"/>
      <w:r w:rsidRPr="00186631">
        <w:t xml:space="preserve"> WWTP as reported in DMRs. </w:t>
      </w:r>
      <w:proofErr w:type="gramStart"/>
      <w:r w:rsidRPr="00186631">
        <w:t>The Rosalia</w:t>
      </w:r>
      <w:proofErr w:type="gramEnd"/>
      <w:r w:rsidRPr="00186631">
        <w:t xml:space="preserve"> station is considered representative for regional precipitation patterns affecting the service area.</w:t>
      </w:r>
    </w:p>
    <w:p w14:paraId="1706EBED" w14:textId="6F0F3BF9" w:rsidR="001176D6" w:rsidRPr="00186631" w:rsidRDefault="001176D6" w:rsidP="001176D6">
      <w:pPr>
        <w:spacing w:after="160" w:line="278" w:lineRule="auto"/>
      </w:pPr>
      <w:r w:rsidRPr="00186631">
        <w:t>Wet Weather Flow (WWF) is qualitatively defined as the significantly increased and often rapidly fluctuating flow observed at the WWTP during and immediately following a rainfall event. This flow includes the normal ADWF components (sanitary flow and baseline groundwater infiltration) plus the additional, often substantial, volume contributed by RDII. The magnitude, timing (how quickly the flow responds to rain), and duration of the WWF response depend on numerous factors. These include rainfall intensity, total rainfall volume, and duration; antecedent moisture conditions (ho</w:t>
      </w:r>
      <w:r w:rsidR="004D6A48">
        <w:t>w</w:t>
      </w:r>
      <w:r w:rsidRPr="00186631">
        <w:t xml:space="preserve"> saturated the ground was before the storm); the physical condition and age of the sewer system (more defects lead to more I&amp;I); soil types and geology; groundwater levels; the topography of the service area; and the extent of directly connected impervious surfaces.</w:t>
      </w:r>
    </w:p>
    <w:p w14:paraId="4E7ED3D0" w14:textId="2633B70F" w:rsidR="001176D6" w:rsidRDefault="001176D6" w:rsidP="007B00E9">
      <w:pPr>
        <w:spacing w:after="160" w:line="278" w:lineRule="auto"/>
      </w:pPr>
      <w:r w:rsidRPr="00186631">
        <w:t xml:space="preserve">The analysis of WWF for </w:t>
      </w:r>
      <w:proofErr w:type="gramStart"/>
      <w:r w:rsidRPr="00186631">
        <w:t xml:space="preserve">{{ </w:t>
      </w:r>
      <w:proofErr w:type="spellStart"/>
      <w:r w:rsidRPr="00186631">
        <w:t>Name</w:t>
      </w:r>
      <w:proofErr w:type="gramEnd"/>
      <w:r w:rsidRPr="00186631">
        <w:t>_of_Town</w:t>
      </w:r>
      <w:proofErr w:type="spellEnd"/>
      <w:r w:rsidRPr="00186631">
        <w:t>/</w:t>
      </w:r>
      <w:proofErr w:type="gramStart"/>
      <w:r w:rsidRPr="00186631">
        <w:t>Utility }</w:t>
      </w:r>
      <w:proofErr w:type="gramEnd"/>
      <w:r w:rsidRPr="00186631">
        <w:t xml:space="preserve">} involved identifying peak flow events from the DMR data that corresponded with significant rainfall events recorded at the Rosalia station. For example, during the storm event of </w:t>
      </w:r>
      <w:proofErr w:type="gramStart"/>
      <w:r w:rsidRPr="00186631">
        <w:t xml:space="preserve">{{ </w:t>
      </w:r>
      <w:proofErr w:type="spellStart"/>
      <w:r w:rsidRPr="00186631">
        <w:t>Date</w:t>
      </w:r>
      <w:proofErr w:type="gramEnd"/>
      <w:r w:rsidRPr="00186631">
        <w:t>_of_Peak_WWF_</w:t>
      </w:r>
      <w:proofErr w:type="gramStart"/>
      <w:r w:rsidRPr="00186631">
        <w:t>Storm</w:t>
      </w:r>
      <w:proofErr w:type="spellEnd"/>
      <w:r w:rsidRPr="00186631">
        <w:t xml:space="preserve"> }</w:t>
      </w:r>
      <w:proofErr w:type="gramEnd"/>
      <w:r w:rsidRPr="00186631">
        <w:t xml:space="preserve">}, which recorded </w:t>
      </w:r>
      <w:proofErr w:type="gramStart"/>
      <w:r w:rsidRPr="00186631">
        <w:t xml:space="preserve">{{ </w:t>
      </w:r>
      <w:proofErr w:type="spellStart"/>
      <w:r w:rsidRPr="00186631">
        <w:t>Rainfall</w:t>
      </w:r>
      <w:proofErr w:type="gramEnd"/>
      <w:r w:rsidRPr="00186631">
        <w:t>_Amount_Peak_WWF_</w:t>
      </w:r>
      <w:proofErr w:type="gramStart"/>
      <w:r w:rsidRPr="00186631">
        <w:t>Storm</w:t>
      </w:r>
      <w:proofErr w:type="spellEnd"/>
      <w:r w:rsidRPr="00186631">
        <w:t xml:space="preserve"> }</w:t>
      </w:r>
      <w:proofErr w:type="gramEnd"/>
      <w:r w:rsidRPr="00186631">
        <w:t xml:space="preserve">} inches of rain, the peak WWF per capita was calculated to be </w:t>
      </w:r>
      <w:proofErr w:type="gramStart"/>
      <w:r w:rsidRPr="00186631">
        <w:t xml:space="preserve">{{ </w:t>
      </w:r>
      <w:proofErr w:type="spellStart"/>
      <w:r w:rsidRPr="00186631">
        <w:t>Peak</w:t>
      </w:r>
      <w:proofErr w:type="gramEnd"/>
      <w:r w:rsidRPr="00186631">
        <w:t>_WWF_per_Capita_</w:t>
      </w:r>
      <w:proofErr w:type="gramStart"/>
      <w:r w:rsidRPr="00186631">
        <w:t>Value</w:t>
      </w:r>
      <w:proofErr w:type="spellEnd"/>
      <w:r w:rsidRPr="00186631">
        <w:t xml:space="preserve"> }</w:t>
      </w:r>
      <w:proofErr w:type="gramEnd"/>
      <w:r w:rsidRPr="00186631">
        <w:t xml:space="preserve">} </w:t>
      </w:r>
      <w:proofErr w:type="spellStart"/>
      <w:r w:rsidRPr="00186631">
        <w:t>gpcd</w:t>
      </w:r>
      <w:proofErr w:type="spellEnd"/>
      <w:r w:rsidRPr="00186631">
        <w:t>. The EPA guidance (</w:t>
      </w:r>
      <w:r w:rsidR="00AF52A7">
        <w:t xml:space="preserve">for </w:t>
      </w:r>
      <w:proofErr w:type="gramStart"/>
      <w:r w:rsidR="00AF52A7">
        <w:t xml:space="preserve">instance, </w:t>
      </w:r>
      <w:r w:rsidRPr="00186631">
        <w:t xml:space="preserve"> from</w:t>
      </w:r>
      <w:proofErr w:type="gramEnd"/>
      <w:r w:rsidRPr="00186631">
        <w:t xml:space="preserve"> I/I analysis handbooks) often suggests that peak wet weather flows </w:t>
      </w:r>
      <w:proofErr w:type="gramStart"/>
      <w:r w:rsidRPr="00186631">
        <w:t>exceeding</w:t>
      </w:r>
      <w:proofErr w:type="gramEnd"/>
      <w:r w:rsidRPr="00186631">
        <w:t xml:space="preserve"> approximately 275 </w:t>
      </w:r>
      <w:proofErr w:type="spellStart"/>
      <w:r w:rsidRPr="00186631">
        <w:t>gpcd</w:t>
      </w:r>
      <w:proofErr w:type="spellEnd"/>
      <w:r w:rsidRPr="00186631">
        <w:t xml:space="preserve"> may be indicative of excessive I/I within a system. &lt;&lt;check&gt;&gt; This 275 </w:t>
      </w:r>
      <w:proofErr w:type="spellStart"/>
      <w:r w:rsidRPr="00186631">
        <w:t>gpcd</w:t>
      </w:r>
      <w:proofErr w:type="spellEnd"/>
      <w:r w:rsidRPr="00186631">
        <w:t xml:space="preserve"> is a general guideline and local conditions or specific permit requirements might dictate other thresholds for "excessive." &lt;&lt;check&gt;&gt; The calculated peak WWF of {{ </w:t>
      </w:r>
      <w:proofErr w:type="spellStart"/>
      <w:r w:rsidRPr="00186631">
        <w:t>Peak_WWF_per_Capita_Value</w:t>
      </w:r>
      <w:proofErr w:type="spellEnd"/>
      <w:r w:rsidRPr="00186631">
        <w:t xml:space="preserve"> }} </w:t>
      </w:r>
      <w:proofErr w:type="spellStart"/>
      <w:r w:rsidRPr="00186631">
        <w:t>gpcd</w:t>
      </w:r>
      <w:proofErr w:type="spellEnd"/>
      <w:r w:rsidRPr="00186631">
        <w:t xml:space="preserve"> for {{ </w:t>
      </w:r>
      <w:proofErr w:type="spellStart"/>
      <w:r w:rsidRPr="00186631">
        <w:t>Name_of_Town</w:t>
      </w:r>
      <w:proofErr w:type="spellEnd"/>
      <w:r w:rsidRPr="00186631">
        <w:t xml:space="preserve">/Utility }} {{ Comparison_to_EPA_275_gpcd, </w:t>
      </w:r>
      <w:r w:rsidR="00AF52A7">
        <w:t xml:space="preserve">for instance, </w:t>
      </w:r>
      <w:r w:rsidRPr="00186631">
        <w:t xml:space="preserve"> "is below this EPA guideline, suggesting that while RDII is clearly present and contributes to peak flows, it might not be categorized as 'excessive' by this particular metric alone. However, any amount of RDII consumes capacity and should be managed," or "approaches this EPA guideline, indicating that RDII is a significant concern and likely warrants focused mitigation efforts to prevent future capacity issues or SSOs," or "exceeds this EPA guideline, strongly indicating that </w:t>
      </w:r>
      <w:r w:rsidRPr="00186631">
        <w:lastRenderedPageBreak/>
        <w:t xml:space="preserve">the system experiences excessive I/I during significant storm events, which necessitates comprehensive investigation and rehabilitation." }} &lt;&lt;check&gt;&gt; Compared to previous I/I studies or facility plans conducted for {{ </w:t>
      </w:r>
      <w:proofErr w:type="spellStart"/>
      <w:r w:rsidRPr="00186631">
        <w:t>Name_of_Town</w:t>
      </w:r>
      <w:proofErr w:type="spellEnd"/>
      <w:r w:rsidRPr="00186631">
        <w:t xml:space="preserve">/Utility }} in {{ </w:t>
      </w:r>
      <w:proofErr w:type="spellStart"/>
      <w:r w:rsidRPr="00186631">
        <w:t>Year_of_Previous_Study</w:t>
      </w:r>
      <w:proofErr w:type="spellEnd"/>
      <w:r w:rsidRPr="00186631">
        <w:t xml:space="preserve">, if any }}, the current RDII response {{ </w:t>
      </w:r>
      <w:proofErr w:type="spellStart"/>
      <w:r w:rsidRPr="00186631">
        <w:t>Improvement_Status_Compared_to_Previous_Studies</w:t>
      </w:r>
      <w:proofErr w:type="spellEnd"/>
      <w:r w:rsidRPr="00186631">
        <w:t xml:space="preserve">, </w:t>
      </w:r>
      <w:r w:rsidR="00AF52A7">
        <w:t xml:space="preserve">for instance, </w:t>
      </w:r>
      <w:r w:rsidRPr="00186631">
        <w:t xml:space="preserve"> "appears to have remained relatively consistent with historical findings, suggesting that past rehabilitation efforts have maintained but not significantly reduced overall RDII," or "shows some improvement in peak flow reduction, potentially due to targeted rehabilitation efforts in Basin X following the {{</w:t>
      </w:r>
      <w:proofErr w:type="spellStart"/>
      <w:r w:rsidRPr="00186631">
        <w:t>Year_of_Previous_Study</w:t>
      </w:r>
      <w:proofErr w:type="spellEnd"/>
      <w:r w:rsidRPr="00186631">
        <w:t xml:space="preserve">}} study," or "indicates a potential worsening trend in overall RDII response, possibly due to aging infrastructure or new problematic connections." }} &lt;&lt;check&gt;&gt; A detailed I/I analysis, including hydrograph separation to quantify RDII volumes and identification of priority areas for investigation and rehabilitation, is presented in Chapter </w:t>
      </w:r>
      <w:proofErr w:type="gramStart"/>
      <w:r w:rsidRPr="00186631">
        <w:t xml:space="preserve">{{ </w:t>
      </w:r>
      <w:proofErr w:type="spellStart"/>
      <w:r w:rsidRPr="00186631">
        <w:t>Chapter</w:t>
      </w:r>
      <w:proofErr w:type="gramEnd"/>
      <w:r w:rsidRPr="00186631">
        <w:t>_Number_</w:t>
      </w:r>
      <w:proofErr w:type="gramStart"/>
      <w:r w:rsidRPr="00186631">
        <w:t>for_I</w:t>
      </w:r>
      <w:proofErr w:type="gramEnd"/>
      <w:r w:rsidRPr="00186631">
        <w:t>_I_</w:t>
      </w:r>
      <w:proofErr w:type="gramStart"/>
      <w:r w:rsidRPr="00186631">
        <w:t>Analysis</w:t>
      </w:r>
      <w:proofErr w:type="spellEnd"/>
      <w:r w:rsidRPr="00186631">
        <w:t xml:space="preserve"> }</w:t>
      </w:r>
      <w:proofErr w:type="gramEnd"/>
      <w:r w:rsidRPr="00186631">
        <w:t>}.</w:t>
      </w:r>
    </w:p>
    <w:p w14:paraId="0E17D10A" w14:textId="77777777" w:rsidR="007B00E9" w:rsidRDefault="007B00E9" w:rsidP="007B00E9">
      <w:pPr>
        <w:spacing w:after="160" w:line="278" w:lineRule="auto"/>
      </w:pPr>
    </w:p>
    <w:tbl>
      <w:tblPr>
        <w:tblStyle w:val="TableGrid"/>
        <w:tblW w:w="9254" w:type="dxa"/>
        <w:jc w:val="center"/>
        <w:tblLayout w:type="fixed"/>
        <w:tblLook w:val="04A0" w:firstRow="1" w:lastRow="0" w:firstColumn="1" w:lastColumn="0" w:noHBand="0" w:noVBand="1"/>
      </w:tblPr>
      <w:tblGrid>
        <w:gridCol w:w="3446"/>
        <w:gridCol w:w="1260"/>
        <w:gridCol w:w="1137"/>
        <w:gridCol w:w="1137"/>
        <w:gridCol w:w="1137"/>
        <w:gridCol w:w="1137"/>
      </w:tblGrid>
      <w:tr w:rsidR="008470A0" w:rsidRPr="00B35FE5" w14:paraId="76B2CC1E" w14:textId="77777777" w:rsidTr="002D5961">
        <w:trPr>
          <w:trHeight w:val="288"/>
          <w:jc w:val="center"/>
        </w:trPr>
        <w:tc>
          <w:tcPr>
            <w:tcW w:w="3446" w:type="dxa"/>
            <w:vMerge w:val="restart"/>
            <w:noWrap/>
            <w:vAlign w:val="bottom"/>
          </w:tcPr>
          <w:p w14:paraId="5642AED5" w14:textId="77777777" w:rsidR="008470A0" w:rsidRPr="00523C50" w:rsidRDefault="008470A0" w:rsidP="002D5961">
            <w:pPr>
              <w:spacing w:before="5" w:after="5"/>
              <w:rPr>
                <w:rFonts w:eastAsia="Times New Roman" w:cs="Calibri"/>
                <w:b/>
                <w:bCs/>
              </w:rPr>
            </w:pPr>
            <w:r w:rsidRPr="00523C50">
              <w:rPr>
                <w:rFonts w:eastAsia="Times New Roman" w:cs="Calibri"/>
                <w:b/>
                <w:bCs/>
              </w:rPr>
              <w:t>Flow Parameter</w:t>
            </w:r>
          </w:p>
        </w:tc>
        <w:tc>
          <w:tcPr>
            <w:tcW w:w="1260" w:type="dxa"/>
            <w:vMerge w:val="restart"/>
            <w:noWrap/>
            <w:vAlign w:val="center"/>
          </w:tcPr>
          <w:p w14:paraId="5739FDEA"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p w14:paraId="66CEE05C"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Unit Flow</w:t>
            </w:r>
          </w:p>
          <w:p w14:paraId="298207E8"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sz w:val="20"/>
                <w:szCs w:val="20"/>
              </w:rPr>
              <w:t>gal/ERU</w:t>
            </w:r>
          </w:p>
        </w:tc>
        <w:tc>
          <w:tcPr>
            <w:tcW w:w="1137" w:type="dxa"/>
            <w:noWrap/>
            <w:vAlign w:val="bottom"/>
          </w:tcPr>
          <w:p w14:paraId="7C762AFD"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2025</w:t>
            </w:r>
          </w:p>
        </w:tc>
        <w:tc>
          <w:tcPr>
            <w:tcW w:w="1137" w:type="dxa"/>
            <w:noWrap/>
            <w:vAlign w:val="bottom"/>
          </w:tcPr>
          <w:p w14:paraId="5C5C38B3"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2031</w:t>
            </w:r>
          </w:p>
        </w:tc>
        <w:tc>
          <w:tcPr>
            <w:tcW w:w="1137" w:type="dxa"/>
            <w:noWrap/>
            <w:vAlign w:val="bottom"/>
          </w:tcPr>
          <w:p w14:paraId="58F8108E"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2039</w:t>
            </w:r>
          </w:p>
        </w:tc>
        <w:tc>
          <w:tcPr>
            <w:tcW w:w="1137" w:type="dxa"/>
            <w:noWrap/>
            <w:vAlign w:val="bottom"/>
          </w:tcPr>
          <w:p w14:paraId="3F9FF625"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2045</w:t>
            </w:r>
          </w:p>
        </w:tc>
      </w:tr>
      <w:tr w:rsidR="008470A0" w:rsidRPr="00B35FE5" w14:paraId="6A5C355C" w14:textId="77777777" w:rsidTr="002D5961">
        <w:trPr>
          <w:trHeight w:val="288"/>
          <w:jc w:val="center"/>
        </w:trPr>
        <w:tc>
          <w:tcPr>
            <w:tcW w:w="3446" w:type="dxa"/>
            <w:vMerge/>
            <w:noWrap/>
            <w:vAlign w:val="bottom"/>
            <w:hideMark/>
          </w:tcPr>
          <w:p w14:paraId="444DA391" w14:textId="77777777" w:rsidR="008470A0" w:rsidRPr="00523C50" w:rsidRDefault="008470A0" w:rsidP="002D5961">
            <w:pPr>
              <w:spacing w:before="5" w:after="5"/>
              <w:rPr>
                <w:rFonts w:eastAsia="Times New Roman" w:cs="Calibri"/>
                <w:b/>
                <w:bCs/>
              </w:rPr>
            </w:pPr>
          </w:p>
        </w:tc>
        <w:tc>
          <w:tcPr>
            <w:tcW w:w="1260" w:type="dxa"/>
            <w:vMerge/>
            <w:noWrap/>
            <w:vAlign w:val="bottom"/>
            <w:hideMark/>
          </w:tcPr>
          <w:p w14:paraId="7188D780" w14:textId="77777777" w:rsidR="008470A0" w:rsidRPr="009D2319" w:rsidRDefault="008470A0" w:rsidP="002D5961">
            <w:pPr>
              <w:spacing w:before="5" w:after="5"/>
              <w:jc w:val="center"/>
              <w:rPr>
                <w:rFonts w:eastAsia="Times New Roman" w:cs="Calibri"/>
                <w:sz w:val="20"/>
                <w:szCs w:val="20"/>
              </w:rPr>
            </w:pPr>
          </w:p>
        </w:tc>
        <w:tc>
          <w:tcPr>
            <w:tcW w:w="4548" w:type="dxa"/>
            <w:gridSpan w:val="4"/>
            <w:noWrap/>
            <w:vAlign w:val="center"/>
            <w:hideMark/>
          </w:tcPr>
          <w:p w14:paraId="29C043EF" w14:textId="77777777" w:rsidR="008470A0" w:rsidRPr="009D2319" w:rsidRDefault="008470A0" w:rsidP="002D5961">
            <w:pPr>
              <w:spacing w:before="5" w:after="5"/>
              <w:jc w:val="center"/>
              <w:rPr>
                <w:rFonts w:eastAsia="Times New Roman" w:cs="Calibri"/>
                <w:b/>
                <w:bCs/>
                <w:sz w:val="20"/>
                <w:szCs w:val="20"/>
              </w:rPr>
            </w:pPr>
            <w:r w:rsidRPr="009D2319">
              <w:rPr>
                <w:rFonts w:eastAsia="Times New Roman" w:cs="Calibri"/>
                <w:b/>
                <w:bCs/>
                <w:sz w:val="20"/>
                <w:szCs w:val="20"/>
              </w:rPr>
              <w:t>Daily Average</w:t>
            </w:r>
          </w:p>
          <w:p w14:paraId="4FFAFA2B" w14:textId="77777777" w:rsidR="008470A0" w:rsidRPr="009D2319" w:rsidRDefault="008470A0" w:rsidP="002D5961">
            <w:pPr>
              <w:spacing w:before="5" w:after="5"/>
              <w:jc w:val="center"/>
              <w:rPr>
                <w:rFonts w:eastAsia="Times New Roman" w:cs="Calibri"/>
                <w:sz w:val="20"/>
                <w:szCs w:val="20"/>
              </w:rPr>
            </w:pPr>
            <w:r w:rsidRPr="009D2319">
              <w:rPr>
                <w:rFonts w:eastAsia="Times New Roman" w:cs="Calibri"/>
                <w:sz w:val="20"/>
                <w:szCs w:val="20"/>
              </w:rPr>
              <w:t>(gal/day)</w:t>
            </w:r>
          </w:p>
        </w:tc>
      </w:tr>
      <w:tr w:rsidR="008470A0" w:rsidRPr="00B35FE5" w14:paraId="2A1E7C8F" w14:textId="77777777" w:rsidTr="00295021">
        <w:trPr>
          <w:trHeight w:val="288"/>
          <w:jc w:val="center"/>
        </w:trPr>
        <w:tc>
          <w:tcPr>
            <w:tcW w:w="3446" w:type="dxa"/>
            <w:noWrap/>
            <w:vAlign w:val="bottom"/>
            <w:hideMark/>
          </w:tcPr>
          <w:p w14:paraId="6E780048"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Daily Flow (AADF)</w:t>
            </w:r>
          </w:p>
        </w:tc>
        <w:tc>
          <w:tcPr>
            <w:tcW w:w="1260" w:type="dxa"/>
            <w:noWrap/>
          </w:tcPr>
          <w:p w14:paraId="0CAFBFA6" w14:textId="526E8D0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57EF96" w14:textId="6B47E79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18F34BE" w14:textId="62C644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DE74267" w14:textId="414DDA8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BEB3A0B" w14:textId="7615E70D" w:rsidR="008470A0" w:rsidRPr="008470A0" w:rsidRDefault="008470A0" w:rsidP="002D5961">
            <w:pPr>
              <w:spacing w:before="5" w:after="5"/>
              <w:jc w:val="center"/>
              <w:rPr>
                <w:rFonts w:eastAsia="Times New Roman" w:cs="Calibri"/>
                <w:sz w:val="20"/>
                <w:szCs w:val="20"/>
                <w:highlight w:val="yellow"/>
              </w:rPr>
            </w:pPr>
          </w:p>
        </w:tc>
      </w:tr>
      <w:tr w:rsidR="008470A0" w:rsidRPr="00B35FE5" w14:paraId="2FB02F2B" w14:textId="77777777" w:rsidTr="00295021">
        <w:trPr>
          <w:trHeight w:val="288"/>
          <w:jc w:val="center"/>
        </w:trPr>
        <w:tc>
          <w:tcPr>
            <w:tcW w:w="3446" w:type="dxa"/>
            <w:noWrap/>
            <w:vAlign w:val="bottom"/>
            <w:hideMark/>
          </w:tcPr>
          <w:p w14:paraId="6E9D352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Base Sanitary Flow (BSF)</w:t>
            </w:r>
          </w:p>
        </w:tc>
        <w:tc>
          <w:tcPr>
            <w:tcW w:w="1260" w:type="dxa"/>
            <w:noWrap/>
          </w:tcPr>
          <w:p w14:paraId="200C92F4" w14:textId="7625221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D6E4B46" w14:textId="554C6D2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B4A6B7C" w14:textId="58CD413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10A5095" w14:textId="0DA39D1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3C24A7B" w14:textId="408D73E3" w:rsidR="008470A0" w:rsidRPr="008470A0" w:rsidRDefault="008470A0" w:rsidP="002D5961">
            <w:pPr>
              <w:spacing w:before="5" w:after="5"/>
              <w:jc w:val="center"/>
              <w:rPr>
                <w:rFonts w:eastAsia="Times New Roman" w:cs="Calibri"/>
                <w:sz w:val="20"/>
                <w:szCs w:val="20"/>
                <w:highlight w:val="yellow"/>
              </w:rPr>
            </w:pPr>
          </w:p>
        </w:tc>
      </w:tr>
      <w:tr w:rsidR="008470A0" w:rsidRPr="00B35FE5" w14:paraId="074EE5A2" w14:textId="77777777" w:rsidTr="00295021">
        <w:trPr>
          <w:trHeight w:val="288"/>
          <w:jc w:val="center"/>
        </w:trPr>
        <w:tc>
          <w:tcPr>
            <w:tcW w:w="3446" w:type="dxa"/>
            <w:noWrap/>
            <w:vAlign w:val="bottom"/>
            <w:hideMark/>
          </w:tcPr>
          <w:p w14:paraId="150E6056"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Dry Weather Flow (ADWF)</w:t>
            </w:r>
          </w:p>
        </w:tc>
        <w:tc>
          <w:tcPr>
            <w:tcW w:w="1260" w:type="dxa"/>
            <w:noWrap/>
          </w:tcPr>
          <w:p w14:paraId="6392834E" w14:textId="09993F9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06C42CCB" w14:textId="1DBBDBB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EF718FA" w14:textId="38548695"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885EF42" w14:textId="62141AC9"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3898E9" w14:textId="7003EFD1" w:rsidR="008470A0" w:rsidRPr="008470A0" w:rsidRDefault="008470A0" w:rsidP="002D5961">
            <w:pPr>
              <w:spacing w:before="5" w:after="5"/>
              <w:jc w:val="center"/>
              <w:rPr>
                <w:rFonts w:eastAsia="Times New Roman" w:cs="Calibri"/>
                <w:sz w:val="20"/>
                <w:szCs w:val="20"/>
                <w:highlight w:val="yellow"/>
              </w:rPr>
            </w:pPr>
          </w:p>
        </w:tc>
      </w:tr>
      <w:tr w:rsidR="008470A0" w:rsidRPr="00B35FE5" w14:paraId="7FA82207" w14:textId="77777777" w:rsidTr="00295021">
        <w:trPr>
          <w:trHeight w:val="288"/>
          <w:jc w:val="center"/>
        </w:trPr>
        <w:tc>
          <w:tcPr>
            <w:tcW w:w="3446" w:type="dxa"/>
            <w:noWrap/>
            <w:vAlign w:val="bottom"/>
            <w:hideMark/>
          </w:tcPr>
          <w:p w14:paraId="78CC3A29"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Dry Weather Flow (MDWF)</w:t>
            </w:r>
          </w:p>
        </w:tc>
        <w:tc>
          <w:tcPr>
            <w:tcW w:w="1260" w:type="dxa"/>
            <w:noWrap/>
          </w:tcPr>
          <w:p w14:paraId="4DE02D95" w14:textId="572A6F0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C417C2E" w14:textId="2351261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745BC63" w14:textId="123556D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9590D55" w14:textId="0AEF1CE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61813E" w14:textId="4AE9EB27" w:rsidR="008470A0" w:rsidRPr="008470A0" w:rsidRDefault="008470A0" w:rsidP="002D5961">
            <w:pPr>
              <w:spacing w:before="5" w:after="5"/>
              <w:jc w:val="center"/>
              <w:rPr>
                <w:rFonts w:eastAsia="Times New Roman" w:cs="Calibri"/>
                <w:sz w:val="20"/>
                <w:szCs w:val="20"/>
                <w:highlight w:val="yellow"/>
              </w:rPr>
            </w:pPr>
          </w:p>
        </w:tc>
      </w:tr>
      <w:tr w:rsidR="008470A0" w:rsidRPr="00B35FE5" w14:paraId="2CC3DCB1" w14:textId="77777777" w:rsidTr="00295021">
        <w:trPr>
          <w:trHeight w:val="288"/>
          <w:jc w:val="center"/>
        </w:trPr>
        <w:tc>
          <w:tcPr>
            <w:tcW w:w="3446" w:type="dxa"/>
            <w:noWrap/>
            <w:vAlign w:val="bottom"/>
            <w:hideMark/>
          </w:tcPr>
          <w:p w14:paraId="702E6611"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Average Wet Weather Flow (AWWF)</w:t>
            </w:r>
          </w:p>
        </w:tc>
        <w:tc>
          <w:tcPr>
            <w:tcW w:w="1260" w:type="dxa"/>
            <w:noWrap/>
          </w:tcPr>
          <w:p w14:paraId="3F0EA05F" w14:textId="11F26F8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F2B42A4" w14:textId="5AF069B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9A85729" w14:textId="160BBA2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A24819B" w14:textId="2C7EC30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8CFC9D" w14:textId="7B2DF0E0" w:rsidR="008470A0" w:rsidRPr="008470A0" w:rsidRDefault="008470A0" w:rsidP="002D5961">
            <w:pPr>
              <w:spacing w:before="5" w:after="5"/>
              <w:jc w:val="center"/>
              <w:rPr>
                <w:rFonts w:eastAsia="Times New Roman" w:cs="Calibri"/>
                <w:sz w:val="20"/>
                <w:szCs w:val="20"/>
                <w:highlight w:val="yellow"/>
              </w:rPr>
            </w:pPr>
          </w:p>
        </w:tc>
      </w:tr>
      <w:tr w:rsidR="008470A0" w:rsidRPr="00B35FE5" w14:paraId="7D858BA0" w14:textId="77777777" w:rsidTr="00295021">
        <w:trPr>
          <w:trHeight w:val="288"/>
          <w:jc w:val="center"/>
        </w:trPr>
        <w:tc>
          <w:tcPr>
            <w:tcW w:w="3446" w:type="dxa"/>
            <w:noWrap/>
            <w:vAlign w:val="bottom"/>
            <w:hideMark/>
          </w:tcPr>
          <w:p w14:paraId="70F63AF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Week Flow</w:t>
            </w:r>
          </w:p>
        </w:tc>
        <w:tc>
          <w:tcPr>
            <w:tcW w:w="1260" w:type="dxa"/>
            <w:noWrap/>
          </w:tcPr>
          <w:p w14:paraId="3141905E" w14:textId="1CAE78C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B4C3041" w14:textId="36B6F87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4E3F9BD" w14:textId="384E80FB"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8F0B67A" w14:textId="54BB80F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5955908" w14:textId="54156B20" w:rsidR="008470A0" w:rsidRPr="008470A0" w:rsidRDefault="008470A0" w:rsidP="002D5961">
            <w:pPr>
              <w:spacing w:before="5" w:after="5"/>
              <w:jc w:val="center"/>
              <w:rPr>
                <w:rFonts w:eastAsia="Times New Roman" w:cs="Calibri"/>
                <w:sz w:val="20"/>
                <w:szCs w:val="20"/>
                <w:highlight w:val="yellow"/>
              </w:rPr>
            </w:pPr>
          </w:p>
        </w:tc>
      </w:tr>
      <w:tr w:rsidR="008470A0" w:rsidRPr="00B35FE5" w14:paraId="6B557E4D" w14:textId="77777777" w:rsidTr="00295021">
        <w:trPr>
          <w:trHeight w:val="54"/>
          <w:jc w:val="center"/>
        </w:trPr>
        <w:tc>
          <w:tcPr>
            <w:tcW w:w="3446" w:type="dxa"/>
            <w:noWrap/>
            <w:vAlign w:val="bottom"/>
            <w:hideMark/>
          </w:tcPr>
          <w:p w14:paraId="074A85EB"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Maximum Month Flow (MMF)</w:t>
            </w:r>
          </w:p>
        </w:tc>
        <w:tc>
          <w:tcPr>
            <w:tcW w:w="1260" w:type="dxa"/>
            <w:noWrap/>
          </w:tcPr>
          <w:p w14:paraId="51004789" w14:textId="6C5C03C4"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2C53155" w14:textId="5AC760A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024633" w14:textId="7958B29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C4BCE79" w14:textId="7A8FCA8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33CB76C" w14:textId="24661065" w:rsidR="008470A0" w:rsidRPr="008470A0" w:rsidRDefault="008470A0" w:rsidP="002D5961">
            <w:pPr>
              <w:spacing w:before="5" w:after="5"/>
              <w:jc w:val="center"/>
              <w:rPr>
                <w:rFonts w:eastAsia="Times New Roman" w:cs="Calibri"/>
                <w:sz w:val="20"/>
                <w:szCs w:val="20"/>
                <w:highlight w:val="yellow"/>
              </w:rPr>
            </w:pPr>
          </w:p>
        </w:tc>
      </w:tr>
      <w:tr w:rsidR="008470A0" w:rsidRPr="00B35FE5" w14:paraId="5F3C6DD7" w14:textId="77777777" w:rsidTr="002D5961">
        <w:trPr>
          <w:trHeight w:val="300"/>
          <w:jc w:val="center"/>
        </w:trPr>
        <w:tc>
          <w:tcPr>
            <w:tcW w:w="3446" w:type="dxa"/>
            <w:vMerge w:val="restart"/>
            <w:noWrap/>
            <w:vAlign w:val="bottom"/>
          </w:tcPr>
          <w:p w14:paraId="49DB4888" w14:textId="77777777" w:rsidR="008470A0" w:rsidRPr="009D2319" w:rsidRDefault="008470A0" w:rsidP="002D5961">
            <w:pPr>
              <w:spacing w:before="5" w:after="5"/>
              <w:rPr>
                <w:rFonts w:eastAsia="Times New Roman" w:cs="Calibri"/>
                <w:b/>
                <w:bCs/>
                <w:sz w:val="20"/>
                <w:szCs w:val="20"/>
              </w:rPr>
            </w:pPr>
            <w:r w:rsidRPr="009D2319">
              <w:rPr>
                <w:rFonts w:eastAsia="Times New Roman" w:cs="Calibri"/>
                <w:b/>
                <w:bCs/>
                <w:sz w:val="20"/>
                <w:szCs w:val="20"/>
              </w:rPr>
              <w:t>Flow Parameter</w:t>
            </w:r>
          </w:p>
        </w:tc>
        <w:tc>
          <w:tcPr>
            <w:tcW w:w="1260" w:type="dxa"/>
            <w:vMerge w:val="restart"/>
            <w:noWrap/>
            <w:vAlign w:val="center"/>
          </w:tcPr>
          <w:p w14:paraId="7C7A6D48"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2025</w:t>
            </w:r>
          </w:p>
          <w:p w14:paraId="7FBF683A"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Unit Flow</w:t>
            </w:r>
          </w:p>
          <w:p w14:paraId="6D0E69AF"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/ERU)</w:t>
            </w:r>
          </w:p>
        </w:tc>
        <w:tc>
          <w:tcPr>
            <w:tcW w:w="1137" w:type="dxa"/>
            <w:noWrap/>
            <w:vAlign w:val="bottom"/>
          </w:tcPr>
          <w:p w14:paraId="5CF95F1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2025</w:t>
            </w:r>
          </w:p>
        </w:tc>
        <w:tc>
          <w:tcPr>
            <w:tcW w:w="1137" w:type="dxa"/>
            <w:noWrap/>
            <w:vAlign w:val="bottom"/>
          </w:tcPr>
          <w:p w14:paraId="65C14985"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2031</w:t>
            </w:r>
          </w:p>
        </w:tc>
        <w:tc>
          <w:tcPr>
            <w:tcW w:w="1137" w:type="dxa"/>
            <w:noWrap/>
            <w:vAlign w:val="bottom"/>
          </w:tcPr>
          <w:p w14:paraId="432E698E"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3039</w:t>
            </w:r>
          </w:p>
        </w:tc>
        <w:tc>
          <w:tcPr>
            <w:tcW w:w="1137" w:type="dxa"/>
            <w:noWrap/>
            <w:vAlign w:val="bottom"/>
          </w:tcPr>
          <w:p w14:paraId="66943830"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cs="Calibri"/>
                <w:b/>
                <w:bCs/>
                <w:sz w:val="20"/>
                <w:szCs w:val="20"/>
                <w:highlight w:val="yellow"/>
              </w:rPr>
              <w:t>2045</w:t>
            </w:r>
          </w:p>
        </w:tc>
      </w:tr>
      <w:tr w:rsidR="008470A0" w:rsidRPr="00B35FE5" w14:paraId="42C0DB8B" w14:textId="77777777" w:rsidTr="002D5961">
        <w:trPr>
          <w:trHeight w:val="300"/>
          <w:jc w:val="center"/>
        </w:trPr>
        <w:tc>
          <w:tcPr>
            <w:tcW w:w="3446" w:type="dxa"/>
            <w:vMerge/>
            <w:noWrap/>
            <w:vAlign w:val="bottom"/>
            <w:hideMark/>
          </w:tcPr>
          <w:p w14:paraId="2C4EBA3B" w14:textId="77777777" w:rsidR="008470A0" w:rsidRPr="009D2319" w:rsidRDefault="008470A0" w:rsidP="002D5961">
            <w:pPr>
              <w:spacing w:before="5" w:after="5"/>
              <w:rPr>
                <w:rFonts w:eastAsia="Times New Roman" w:cs="Calibri"/>
                <w:b/>
                <w:bCs/>
                <w:sz w:val="20"/>
                <w:szCs w:val="20"/>
              </w:rPr>
            </w:pPr>
          </w:p>
        </w:tc>
        <w:tc>
          <w:tcPr>
            <w:tcW w:w="1260" w:type="dxa"/>
            <w:vMerge/>
            <w:noWrap/>
            <w:vAlign w:val="bottom"/>
            <w:hideMark/>
          </w:tcPr>
          <w:p w14:paraId="634B3D34" w14:textId="77777777" w:rsidR="008470A0" w:rsidRPr="008470A0" w:rsidRDefault="008470A0" w:rsidP="002D5961">
            <w:pPr>
              <w:spacing w:before="5" w:after="5"/>
              <w:jc w:val="center"/>
              <w:rPr>
                <w:rFonts w:eastAsia="Times New Roman" w:cs="Calibri"/>
                <w:sz w:val="20"/>
                <w:szCs w:val="20"/>
                <w:highlight w:val="yellow"/>
              </w:rPr>
            </w:pPr>
          </w:p>
        </w:tc>
        <w:tc>
          <w:tcPr>
            <w:tcW w:w="4548" w:type="dxa"/>
            <w:gridSpan w:val="4"/>
            <w:noWrap/>
            <w:vAlign w:val="center"/>
          </w:tcPr>
          <w:p w14:paraId="5877D093" w14:textId="77777777" w:rsidR="008470A0" w:rsidRPr="008470A0" w:rsidRDefault="008470A0" w:rsidP="002D5961">
            <w:pPr>
              <w:spacing w:before="5" w:after="5"/>
              <w:jc w:val="center"/>
              <w:rPr>
                <w:rFonts w:eastAsia="Times New Roman" w:cs="Calibri"/>
                <w:b/>
                <w:bCs/>
                <w:sz w:val="20"/>
                <w:szCs w:val="20"/>
                <w:highlight w:val="yellow"/>
              </w:rPr>
            </w:pPr>
            <w:r w:rsidRPr="008470A0">
              <w:rPr>
                <w:rFonts w:eastAsia="Times New Roman" w:cs="Calibri"/>
                <w:b/>
                <w:bCs/>
                <w:sz w:val="20"/>
                <w:szCs w:val="20"/>
                <w:highlight w:val="yellow"/>
              </w:rPr>
              <w:t>Flow Rate</w:t>
            </w:r>
          </w:p>
          <w:p w14:paraId="07898BB2" w14:textId="77777777" w:rsidR="008470A0" w:rsidRPr="008470A0" w:rsidRDefault="008470A0" w:rsidP="002D5961">
            <w:pPr>
              <w:spacing w:before="5" w:after="5"/>
              <w:jc w:val="center"/>
              <w:rPr>
                <w:rFonts w:eastAsia="Times New Roman" w:cs="Calibri"/>
                <w:sz w:val="20"/>
                <w:szCs w:val="20"/>
                <w:highlight w:val="yellow"/>
              </w:rPr>
            </w:pPr>
            <w:r w:rsidRPr="008470A0">
              <w:rPr>
                <w:rFonts w:eastAsia="Times New Roman" w:cs="Calibri"/>
                <w:sz w:val="20"/>
                <w:szCs w:val="20"/>
                <w:highlight w:val="yellow"/>
              </w:rPr>
              <w:t>(</w:t>
            </w:r>
            <w:proofErr w:type="spellStart"/>
            <w:r w:rsidRPr="008470A0">
              <w:rPr>
                <w:rFonts w:eastAsia="Times New Roman" w:cs="Calibri"/>
                <w:sz w:val="20"/>
                <w:szCs w:val="20"/>
                <w:highlight w:val="yellow"/>
              </w:rPr>
              <w:t>gpm</w:t>
            </w:r>
            <w:proofErr w:type="spellEnd"/>
            <w:r w:rsidRPr="008470A0">
              <w:rPr>
                <w:rFonts w:eastAsia="Times New Roman" w:cs="Calibri"/>
                <w:sz w:val="20"/>
                <w:szCs w:val="20"/>
                <w:highlight w:val="yellow"/>
              </w:rPr>
              <w:t>)</w:t>
            </w:r>
          </w:p>
        </w:tc>
      </w:tr>
      <w:tr w:rsidR="008470A0" w:rsidRPr="00B35FE5" w14:paraId="224F0292" w14:textId="77777777" w:rsidTr="00295021">
        <w:trPr>
          <w:trHeight w:val="300"/>
          <w:jc w:val="center"/>
        </w:trPr>
        <w:tc>
          <w:tcPr>
            <w:tcW w:w="3446" w:type="dxa"/>
            <w:noWrap/>
            <w:vAlign w:val="bottom"/>
            <w:hideMark/>
          </w:tcPr>
          <w:p w14:paraId="7BB33FF4"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Wet Weather Flow (PWWF)</w:t>
            </w:r>
          </w:p>
        </w:tc>
        <w:tc>
          <w:tcPr>
            <w:tcW w:w="1260" w:type="dxa"/>
            <w:noWrap/>
          </w:tcPr>
          <w:p w14:paraId="26A97964" w14:textId="21096D1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EA2ADA5" w14:textId="2B7164E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EC753F" w14:textId="49E9DA88"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75AD7B6" w14:textId="5B579487"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3125B8C" w14:textId="2DD4E4BB" w:rsidR="008470A0" w:rsidRPr="008470A0" w:rsidRDefault="008470A0" w:rsidP="002D5961">
            <w:pPr>
              <w:spacing w:before="5" w:after="5"/>
              <w:jc w:val="center"/>
              <w:rPr>
                <w:rFonts w:eastAsia="Times New Roman" w:cs="Calibri"/>
                <w:sz w:val="20"/>
                <w:szCs w:val="20"/>
                <w:highlight w:val="yellow"/>
              </w:rPr>
            </w:pPr>
          </w:p>
        </w:tc>
      </w:tr>
      <w:tr w:rsidR="008470A0" w:rsidRPr="00B35FE5" w14:paraId="4F7C2490" w14:textId="77777777" w:rsidTr="00295021">
        <w:trPr>
          <w:trHeight w:val="288"/>
          <w:jc w:val="center"/>
        </w:trPr>
        <w:tc>
          <w:tcPr>
            <w:tcW w:w="3446" w:type="dxa"/>
            <w:noWrap/>
            <w:vAlign w:val="bottom"/>
            <w:hideMark/>
          </w:tcPr>
          <w:p w14:paraId="4C22667E"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Hour Design Flow (PHDF)</w:t>
            </w:r>
          </w:p>
        </w:tc>
        <w:tc>
          <w:tcPr>
            <w:tcW w:w="1260" w:type="dxa"/>
            <w:noWrap/>
          </w:tcPr>
          <w:p w14:paraId="5EC2C63D" w14:textId="01ABD59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713C0386" w14:textId="0A85762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6602511" w14:textId="5D93CF5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7ABA8B" w14:textId="1C03EC7A"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6C533744" w14:textId="3839C9EA" w:rsidR="008470A0" w:rsidRPr="008470A0" w:rsidRDefault="008470A0" w:rsidP="002D5961">
            <w:pPr>
              <w:spacing w:before="5" w:after="5"/>
              <w:jc w:val="center"/>
              <w:rPr>
                <w:rFonts w:eastAsia="Times New Roman" w:cs="Calibri"/>
                <w:sz w:val="20"/>
                <w:szCs w:val="20"/>
                <w:highlight w:val="yellow"/>
              </w:rPr>
            </w:pPr>
          </w:p>
        </w:tc>
      </w:tr>
      <w:tr w:rsidR="008470A0" w:rsidRPr="00A34E23" w14:paraId="0F0D3D55" w14:textId="77777777" w:rsidTr="00295021">
        <w:trPr>
          <w:trHeight w:val="288"/>
          <w:jc w:val="center"/>
        </w:trPr>
        <w:tc>
          <w:tcPr>
            <w:tcW w:w="3446" w:type="dxa"/>
            <w:noWrap/>
            <w:vAlign w:val="bottom"/>
            <w:hideMark/>
          </w:tcPr>
          <w:p w14:paraId="689381B3"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Peak Instantaneous Design Flow (PIDF)</w:t>
            </w:r>
          </w:p>
        </w:tc>
        <w:tc>
          <w:tcPr>
            <w:tcW w:w="1260" w:type="dxa"/>
            <w:noWrap/>
          </w:tcPr>
          <w:p w14:paraId="7DE3A49D" w14:textId="382CE1F6"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12F0D27" w14:textId="002CFD7E"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25185D39" w14:textId="15A89A1D"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32BD1532" w14:textId="2A659241"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1AE2EF91" w14:textId="3D1359B7" w:rsidR="008470A0" w:rsidRPr="008470A0" w:rsidRDefault="008470A0" w:rsidP="002D5961">
            <w:pPr>
              <w:spacing w:before="5" w:after="5"/>
              <w:jc w:val="center"/>
              <w:rPr>
                <w:rFonts w:eastAsia="Times New Roman" w:cs="Calibri"/>
                <w:sz w:val="20"/>
                <w:szCs w:val="20"/>
                <w:highlight w:val="yellow"/>
              </w:rPr>
            </w:pPr>
          </w:p>
        </w:tc>
      </w:tr>
      <w:tr w:rsidR="008470A0" w:rsidRPr="00B35FE5" w14:paraId="0B821B88" w14:textId="77777777" w:rsidTr="00295021">
        <w:trPr>
          <w:trHeight w:val="288"/>
          <w:jc w:val="center"/>
        </w:trPr>
        <w:tc>
          <w:tcPr>
            <w:tcW w:w="3446" w:type="dxa"/>
            <w:noWrap/>
            <w:vAlign w:val="bottom"/>
            <w:hideMark/>
          </w:tcPr>
          <w:p w14:paraId="09F6AD70" w14:textId="77777777" w:rsidR="008470A0" w:rsidRPr="009D2319" w:rsidRDefault="008470A0" w:rsidP="002D5961">
            <w:pPr>
              <w:spacing w:before="5" w:after="5"/>
              <w:rPr>
                <w:rFonts w:eastAsia="Times New Roman" w:cs="Calibri"/>
                <w:sz w:val="20"/>
                <w:szCs w:val="20"/>
              </w:rPr>
            </w:pPr>
            <w:r w:rsidRPr="009D2319">
              <w:rPr>
                <w:rFonts w:eastAsia="Times New Roman" w:cs="Calibri"/>
                <w:sz w:val="20"/>
                <w:szCs w:val="20"/>
              </w:rPr>
              <w:t>Minimum Flow</w:t>
            </w:r>
          </w:p>
        </w:tc>
        <w:tc>
          <w:tcPr>
            <w:tcW w:w="1260" w:type="dxa"/>
            <w:noWrap/>
          </w:tcPr>
          <w:p w14:paraId="57686712" w14:textId="2CE55C62"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B46FF05" w14:textId="3CE4E7BC"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DB248B8" w14:textId="66E366A0"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4B9C95E2" w14:textId="40004EFF" w:rsidR="008470A0" w:rsidRPr="008470A0" w:rsidRDefault="008470A0" w:rsidP="002D5961">
            <w:pPr>
              <w:spacing w:before="5" w:after="5"/>
              <w:jc w:val="center"/>
              <w:rPr>
                <w:rFonts w:eastAsia="Times New Roman" w:cs="Calibri"/>
                <w:sz w:val="20"/>
                <w:szCs w:val="20"/>
                <w:highlight w:val="yellow"/>
              </w:rPr>
            </w:pPr>
          </w:p>
        </w:tc>
        <w:tc>
          <w:tcPr>
            <w:tcW w:w="1137" w:type="dxa"/>
            <w:noWrap/>
          </w:tcPr>
          <w:p w14:paraId="512ECD2D" w14:textId="59056BAA" w:rsidR="008470A0" w:rsidRPr="008470A0" w:rsidRDefault="008470A0" w:rsidP="002D5961">
            <w:pPr>
              <w:spacing w:before="5" w:after="5"/>
              <w:jc w:val="center"/>
              <w:rPr>
                <w:rFonts w:eastAsia="Times New Roman" w:cs="Calibri"/>
                <w:sz w:val="20"/>
                <w:szCs w:val="20"/>
                <w:highlight w:val="yellow"/>
              </w:rPr>
            </w:pPr>
          </w:p>
        </w:tc>
      </w:tr>
    </w:tbl>
    <w:p w14:paraId="1B639473" w14:textId="0FCA19FF" w:rsidR="00F3665D" w:rsidRDefault="00F3665D" w:rsidP="007B00E9">
      <w:pPr>
        <w:spacing w:after="160" w:line="278" w:lineRule="auto"/>
      </w:pPr>
    </w:p>
    <w:p w14:paraId="3024D347" w14:textId="123EE28F" w:rsidR="008470A0" w:rsidRDefault="00F3665D" w:rsidP="00F3665D">
      <w:pPr>
        <w:spacing w:after="160" w:line="259" w:lineRule="auto"/>
      </w:pPr>
      <w:r>
        <w:br w:type="page"/>
      </w:r>
    </w:p>
    <w:p w14:paraId="23CE3057" w14:textId="088310AC" w:rsidR="002D0F03" w:rsidRDefault="002D0F03" w:rsidP="00E42F26">
      <w:pPr>
        <w:pStyle w:val="Heading1"/>
        <w:numPr>
          <w:ilvl w:val="0"/>
          <w:numId w:val="7"/>
        </w:numPr>
      </w:pPr>
      <w:bookmarkStart w:id="94" w:name="_Toc206075610"/>
      <w:r w:rsidRPr="002D0F03">
        <w:lastRenderedPageBreak/>
        <w:t>Alternatives Analysis</w:t>
      </w:r>
      <w:bookmarkEnd w:id="94"/>
    </w:p>
    <w:p w14:paraId="37104F10" w14:textId="77777777" w:rsidR="007B00E9" w:rsidRPr="007B00E9" w:rsidRDefault="007B00E9" w:rsidP="007B00E9"/>
    <w:p w14:paraId="5DFE5259" w14:textId="751C8814" w:rsidR="002D0F03" w:rsidRPr="0085615E" w:rsidRDefault="002D0F03" w:rsidP="00E42F26">
      <w:pPr>
        <w:pStyle w:val="Heading2"/>
        <w:numPr>
          <w:ilvl w:val="1"/>
          <w:numId w:val="7"/>
        </w:numPr>
        <w:ind w:left="540" w:hanging="540"/>
      </w:pPr>
      <w:bookmarkStart w:id="95" w:name="_Toc206075611"/>
      <w:r w:rsidRPr="0085615E">
        <w:t>Land-Based Disposal Methods</w:t>
      </w:r>
      <w:bookmarkEnd w:id="95"/>
    </w:p>
    <w:p w14:paraId="6DAB118D" w14:textId="77777777" w:rsidR="00455C46" w:rsidRDefault="00455C46" w:rsidP="002D0F03">
      <w:pPr>
        <w:jc w:val="both"/>
      </w:pPr>
    </w:p>
    <w:p w14:paraId="1C8E85A0" w14:textId="4B968C74" w:rsidR="00455C46" w:rsidRDefault="009F3E23" w:rsidP="00DC5B01">
      <w:pPr>
        <w:pStyle w:val="Heading3"/>
      </w:pPr>
      <w:bookmarkStart w:id="96" w:name="_Toc206075612"/>
      <w:r>
        <w:t>No-Action Alternative</w:t>
      </w:r>
      <w:bookmarkEnd w:id="96"/>
    </w:p>
    <w:p w14:paraId="7996A868" w14:textId="79AAB8FD" w:rsidR="009F3E23" w:rsidRDefault="006E5A8E" w:rsidP="002D0F03">
      <w:pPr>
        <w:jc w:val="both"/>
      </w:pPr>
      <w:r>
        <w:br/>
        <w:t xml:space="preserve">As </w:t>
      </w:r>
      <w:proofErr w:type="gramStart"/>
      <w:r>
        <w:t>state</w:t>
      </w:r>
      <w:proofErr w:type="gramEnd"/>
      <w:r>
        <w:t xml:space="preserve"> previously, Tekoa’s wastewater treatment plant largely operates within the limits of the current NPDES permit, with </w:t>
      </w:r>
    </w:p>
    <w:p w14:paraId="142A4273" w14:textId="77777777" w:rsidR="009F3E23" w:rsidRDefault="009F3E23" w:rsidP="002D0F03">
      <w:pPr>
        <w:jc w:val="both"/>
      </w:pPr>
    </w:p>
    <w:p w14:paraId="02449A87" w14:textId="3F8FAF42" w:rsidR="002D0F03" w:rsidRPr="002D0F03" w:rsidRDefault="002D0F03" w:rsidP="002D0F03">
      <w:pPr>
        <w:jc w:val="both"/>
      </w:pPr>
      <w:r w:rsidRPr="002D0F03">
        <w:t>In evaluating potential methods for managing treated wastewater effluent from the City of Tekoa facility</w:t>
      </w:r>
      <w:r w:rsidR="004450A4">
        <w:t xml:space="preserve">, the analysis was performed </w:t>
      </w:r>
      <w:proofErr w:type="gramStart"/>
      <w:r w:rsidR="004450A4">
        <w:t>in light of</w:t>
      </w:r>
      <w:proofErr w:type="gramEnd"/>
      <w:r w:rsidR="004450A4">
        <w:t xml:space="preserve"> two reports issued by Ecology which are likely to inform the next NPDES permit to be issued on the facility.  D</w:t>
      </w:r>
      <w:r w:rsidRPr="002D0F03">
        <w:t xml:space="preserve">uring the restricted discharge period (June-October), various land-based application and treatment systems were considered. A preliminary screening was conducted using the USDA Soil Resource Report for the </w:t>
      </w:r>
      <w:r w:rsidR="00FF4C7C">
        <w:t>farmland</w:t>
      </w:r>
      <w:r w:rsidR="00B97A55">
        <w:t xml:space="preserve"> surrounding </w:t>
      </w:r>
      <w:r w:rsidRPr="002D0F03">
        <w:t>Tekoa</w:t>
      </w:r>
      <w:r>
        <w:t xml:space="preserve"> (See Appendix X)</w:t>
      </w:r>
      <w:r w:rsidRPr="002D0F03">
        <w:t xml:space="preserve"> to assess fundamental site suitability based on soil types, topography, and </w:t>
      </w:r>
      <w:r w:rsidR="00B0362E">
        <w:t>other limitations.</w:t>
      </w:r>
      <w:r w:rsidRPr="002D0F03">
        <w:t xml:space="preserve"> This analysis compared site characteristics against the general requirements for different land application methods as outlined in the Washington State Department of Orange Book and </w:t>
      </w:r>
      <w:r>
        <w:t>other recommended</w:t>
      </w:r>
      <w:r w:rsidRPr="002D0F03">
        <w:t xml:space="preserve"> guidance documents, including the </w:t>
      </w:r>
      <w:r w:rsidRPr="002D0F03">
        <w:rPr>
          <w:i/>
          <w:iCs/>
        </w:rPr>
        <w:t>Design Criteria for Municipal Wastewater Land Treatment Systems for Public Health Protection</w:t>
      </w:r>
      <w:r w:rsidRPr="002D0F03">
        <w:t> (DOH, 1994) and principles from the </w:t>
      </w:r>
      <w:r w:rsidRPr="002D0F03">
        <w:rPr>
          <w:i/>
          <w:iCs/>
        </w:rPr>
        <w:t>Guidelines for Preparation of Engineering Reports for Industrial Wastewater Land Application Systems</w:t>
      </w:r>
      <w:r w:rsidRPr="002D0F03">
        <w:t> (Ecology 93-36)</w:t>
      </w:r>
      <w:r w:rsidR="00B0362E">
        <w:t xml:space="preserve">.  </w:t>
      </w:r>
    </w:p>
    <w:p w14:paraId="01F17C4F" w14:textId="77777777" w:rsidR="00B0362E" w:rsidRDefault="002D0F03" w:rsidP="002D0F03">
      <w:pPr>
        <w:jc w:val="both"/>
      </w:pPr>
      <w:r w:rsidRPr="002D0F03">
        <w:t>Based on this screening, Slow Rate Treatment of Wastewater and Disposal of Wastewater by Irrigation w</w:t>
      </w:r>
      <w:r w:rsidR="00A71477">
        <w:t>as</w:t>
      </w:r>
      <w:r w:rsidRPr="002D0F03">
        <w:t xml:space="preserve"> identified as the only potentially viable land-based alternatives warranting further investigation. </w:t>
      </w:r>
    </w:p>
    <w:p w14:paraId="1632974F" w14:textId="77777777" w:rsidR="00661D21" w:rsidRDefault="00B0362E" w:rsidP="00661D21">
      <w:r>
        <w:t>Design of land application systems via irrigation requires thorough site soils testing to characterize the si</w:t>
      </w:r>
      <w:r w:rsidR="00661D21">
        <w:t>te’s feasibility for land application or land treatment.  The following tests should be performed prior to purchase of selection of a site:</w:t>
      </w:r>
      <w:r w:rsidR="00661D21">
        <w:br/>
      </w:r>
    </w:p>
    <w:p w14:paraId="34ED39B3" w14:textId="77777777" w:rsidR="00661D21" w:rsidRDefault="00661D21" w:rsidP="00661D21">
      <w:pPr>
        <w:pStyle w:val="ListParagraph"/>
        <w:numPr>
          <w:ilvl w:val="0"/>
          <w:numId w:val="16"/>
        </w:numPr>
      </w:pPr>
      <w:r>
        <w:t>If the site’s design is such that irrigation quantities will be at or below the site’s agronomic rate:</w:t>
      </w:r>
      <w:r>
        <w:br/>
      </w:r>
    </w:p>
    <w:p w14:paraId="734AFFBC" w14:textId="54E314E4" w:rsidR="00661D21" w:rsidRDefault="00661D21" w:rsidP="00661D21">
      <w:pPr>
        <w:pStyle w:val="ListParagraph"/>
        <w:numPr>
          <w:ilvl w:val="0"/>
          <w:numId w:val="17"/>
        </w:numPr>
      </w:pPr>
      <w:r w:rsidRPr="00661D21">
        <w:rPr>
          <w:b/>
          <w:bCs/>
        </w:rPr>
        <w:t>Hydrogeologic study.</w:t>
      </w:r>
      <w:r>
        <w:t xml:space="preserve">  This requirement can be waived if the site’s discharge has a “limited potential to contaminate”.</w:t>
      </w:r>
    </w:p>
    <w:p w14:paraId="6AFC09E2" w14:textId="77220EC4" w:rsidR="00B0362E" w:rsidRPr="00661D21" w:rsidRDefault="00661D21" w:rsidP="00661D21">
      <w:pPr>
        <w:pStyle w:val="ListParagraph"/>
        <w:numPr>
          <w:ilvl w:val="0"/>
          <w:numId w:val="17"/>
        </w:numPr>
        <w:rPr>
          <w:b/>
          <w:bCs/>
        </w:rPr>
      </w:pPr>
      <w:r w:rsidRPr="00661D21">
        <w:rPr>
          <w:b/>
          <w:bCs/>
        </w:rPr>
        <w:t xml:space="preserve">Monitoring Plan.  </w:t>
      </w:r>
      <w:r w:rsidR="00B0362E" w:rsidRPr="00661D21">
        <w:rPr>
          <w:b/>
          <w:bCs/>
        </w:rPr>
        <w:br/>
      </w:r>
    </w:p>
    <w:p w14:paraId="1CE8D6C8" w14:textId="283A9893" w:rsidR="002D0F03" w:rsidRPr="002D0F03" w:rsidRDefault="002D31C6" w:rsidP="002D0F03">
      <w:pPr>
        <w:jc w:val="both"/>
      </w:pPr>
      <w:r>
        <w:t>Both methods rely</w:t>
      </w:r>
      <w:r w:rsidR="002D0F03" w:rsidRPr="002D0F03">
        <w:t xml:space="preserve"> on the soil-plant matrix for nutrient uptake and additional water treatment. The USDA report indicated that Map Unit 64 (Palouse silt loam) was rated "Not limited" for irrigation and only "Somewhat limited" for slow rate treatment, with the limitation being minor slope constraints primarily </w:t>
      </w:r>
      <w:r w:rsidR="002D0F03" w:rsidRPr="002D0F03">
        <w:lastRenderedPageBreak/>
        <w:t xml:space="preserve">affecting surface (non-sprinkler) application. This soil type generally possesses moderate permeability and water holding capacity suitable for crop uptake, aligning with </w:t>
      </w:r>
      <w:r w:rsidR="006D34A8">
        <w:t>characteristics common for sites using</w:t>
      </w:r>
      <w:r w:rsidR="002D0F03" w:rsidRPr="002D0F03">
        <w:t xml:space="preserve"> slow rate systems. Map Unit 87 (Schumacher silt loam) was also rated "Somewhat limited" for both uses. While</w:t>
      </w:r>
      <w:r w:rsidR="004841E0">
        <w:t xml:space="preserve"> Map Unit 87 is</w:t>
      </w:r>
      <w:r w:rsidR="002D0F03" w:rsidRPr="002D0F03">
        <w:t xml:space="preserve"> potentially usable, </w:t>
      </w:r>
      <w:r w:rsidR="004539F3">
        <w:t>noted limitations</w:t>
      </w:r>
      <w:r w:rsidR="002D0F03" w:rsidRPr="002D0F03">
        <w:t xml:space="preserve"> include moderate depth to bedrock (40-60 inches) and slower water movement. According to </w:t>
      </w:r>
      <w:r w:rsidR="004539F3">
        <w:t>the recommended guidance documents</w:t>
      </w:r>
      <w:r w:rsidR="002D0F03" w:rsidRPr="002D0F03">
        <w:t xml:space="preserve">, these factors necessitate careful site-specific </w:t>
      </w:r>
      <w:proofErr w:type="gramStart"/>
      <w:r w:rsidR="002D0F03" w:rsidRPr="002D0F03">
        <w:t>design,</w:t>
      </w:r>
      <w:r w:rsidR="009628EE">
        <w:t xml:space="preserve"> </w:t>
      </w:r>
      <w:r w:rsidR="004539F3">
        <w:t>and</w:t>
      </w:r>
      <w:proofErr w:type="gramEnd"/>
      <w:r w:rsidR="004539F3">
        <w:t xml:space="preserve"> </w:t>
      </w:r>
      <w:r w:rsidR="002D0F03" w:rsidRPr="002D0F03">
        <w:t>likely involving</w:t>
      </w:r>
      <w:r w:rsidR="00463AB8">
        <w:t xml:space="preserve"> implementing</w:t>
      </w:r>
      <w:r w:rsidR="002D0F03" w:rsidRPr="002D0F03">
        <w:t xml:space="preserve"> lower hydraulic and nutrient loading rates than Unit 64 to prevent</w:t>
      </w:r>
      <w:r w:rsidR="00463AB8">
        <w:t xml:space="preserve"> </w:t>
      </w:r>
      <w:r w:rsidR="002D0F03" w:rsidRPr="002D0F03">
        <w:t>breakthrough to groundwater or perched saturation above the bedrock</w:t>
      </w:r>
      <w:r w:rsidR="00463AB8">
        <w:t xml:space="preserve"> prior to effective treatment</w:t>
      </w:r>
      <w:r w:rsidR="002D0F03" w:rsidRPr="002D0F03">
        <w:t>. The slope</w:t>
      </w:r>
      <w:r w:rsidR="00463AB8">
        <w:t>s in Map Unit 87</w:t>
      </w:r>
      <w:r w:rsidR="002D0F03" w:rsidRPr="002D0F03">
        <w:t xml:space="preserve"> </w:t>
      </w:r>
      <w:r w:rsidR="00463AB8">
        <w:t xml:space="preserve">would </w:t>
      </w:r>
      <w:r w:rsidR="002D0F03" w:rsidRPr="002D0F03">
        <w:t>also require careful consideration for irrigation design to minimize runoff. While these units (64 and 87) show some potential, the limited available acreage of Unit 64 and the specific limitations of Unit 87 necessitate rigorous field investigation to confirm suitability and determine actual design loading rates. Map Unit 1010 (Caldwell-</w:t>
      </w:r>
      <w:proofErr w:type="spellStart"/>
      <w:r w:rsidR="002D0F03" w:rsidRPr="002D0F03">
        <w:t>Thatuna</w:t>
      </w:r>
      <w:proofErr w:type="spellEnd"/>
      <w:r w:rsidR="002D0F03" w:rsidRPr="002D0F03">
        <w:t xml:space="preserve"> comple</w:t>
      </w:r>
      <w:r w:rsidR="00463AB8">
        <w:t>x</w:t>
      </w:r>
      <w:r w:rsidR="002D0F03" w:rsidRPr="002D0F03">
        <w:t>), although rated "Somewhat limited", presents significant challenges related to high water tables and flooding risk, making it considerably less desirable and likely requiring extensive, potentially cost-prohibitive controls (</w:t>
      </w:r>
      <w:r w:rsidR="00463AB8">
        <w:t xml:space="preserve">such as </w:t>
      </w:r>
      <w:r w:rsidR="002D0F03" w:rsidRPr="002D0F03">
        <w:t>underdrainage) inconsistent with typical land treatment feasibility for small systems.</w:t>
      </w:r>
    </w:p>
    <w:p w14:paraId="2B8470CE" w14:textId="03576C2D" w:rsidR="002D0F03" w:rsidRPr="002D0F03" w:rsidRDefault="00463AB8" w:rsidP="002D0F03">
      <w:pPr>
        <w:jc w:val="both"/>
      </w:pPr>
      <w:r>
        <w:t>O</w:t>
      </w:r>
      <w:r w:rsidR="002D0F03" w:rsidRPr="002D0F03">
        <w:t xml:space="preserve">ther land application methods were excluded based on incompatibilities between their requirements and the site's prevailing soil and topographic characteristics. Disposal of Wastewater by Rapid Infiltration was deemed unsuitable due to "Very limited" ratings across all map units. Rapid infiltration systems require highly permeable </w:t>
      </w:r>
      <w:proofErr w:type="gramStart"/>
      <w:r w:rsidR="002D0F03" w:rsidRPr="002D0F03">
        <w:t>soils</w:t>
      </w:r>
      <w:proofErr w:type="gramEnd"/>
      <w:r w:rsidR="002D0F03" w:rsidRPr="002D0F03">
        <w:t xml:space="preserve">, such as </w:t>
      </w:r>
      <w:proofErr w:type="gramStart"/>
      <w:r w:rsidR="002D0F03" w:rsidRPr="002D0F03">
        <w:t>sands</w:t>
      </w:r>
      <w:proofErr w:type="gramEnd"/>
      <w:r w:rsidR="002D0F03" w:rsidRPr="002D0F03">
        <w:t xml:space="preserve"> and </w:t>
      </w:r>
      <w:proofErr w:type="gramStart"/>
      <w:r w:rsidR="002D0F03" w:rsidRPr="002D0F03">
        <w:t>gravels</w:t>
      </w:r>
      <w:proofErr w:type="gramEnd"/>
      <w:r w:rsidR="002D0F03" w:rsidRPr="002D0F03">
        <w:t>, capable of accepting high hydraulic loading rates. The dominant soil types identified in the Tekoa area</w:t>
      </w:r>
      <w:r w:rsidR="00E93E30">
        <w:t xml:space="preserve"> </w:t>
      </w:r>
      <w:r w:rsidR="002D0F03" w:rsidRPr="002D0F03">
        <w:t>are characterized by moderate to moderately slow permeability. Applying high volumes of water typical of rapid infiltration to these finer soils would inevitably lead to prolonged surface ponding</w:t>
      </w:r>
      <w:r w:rsidR="00866BED">
        <w:t xml:space="preserve"> and runoff</w:t>
      </w:r>
      <w:r w:rsidR="002D0F03" w:rsidRPr="002D0F03">
        <w:t>.</w:t>
      </w:r>
    </w:p>
    <w:p w14:paraId="12E85785" w14:textId="719E411F" w:rsidR="002D0F03" w:rsidRPr="002D0F03" w:rsidRDefault="002D0F03" w:rsidP="002D0F03">
      <w:pPr>
        <w:jc w:val="both"/>
      </w:pPr>
      <w:r w:rsidRPr="002D0F03">
        <w:t xml:space="preserve">Overland Flow Treatment was also eliminated during the screening process. This method relies on using slowly permeable soils (typically clays or clay loams) on carefully graded, uniform slopes (generally 2-8%) to allow wastewater to flow in a thin sheet across the vegetated surface, </w:t>
      </w:r>
      <w:r w:rsidR="009C462C">
        <w:t>which allows for</w:t>
      </w:r>
      <w:r w:rsidRPr="002D0F03">
        <w:t xml:space="preserve"> treatment through biological action and sedimentation before collection as runoff. The Tekoa area soils</w:t>
      </w:r>
      <w:r w:rsidR="00EC2E3C">
        <w:t xml:space="preserve"> are predominantly</w:t>
      </w:r>
      <w:r w:rsidRPr="002D0F03">
        <w:t xml:space="preserve"> silt loams,</w:t>
      </w:r>
      <w:r w:rsidR="00EC2E3C">
        <w:t xml:space="preserve"> </w:t>
      </w:r>
      <w:r w:rsidRPr="002D0F03">
        <w:t>lack</w:t>
      </w:r>
      <w:r w:rsidR="00EC2E3C">
        <w:t>ing</w:t>
      </w:r>
      <w:r w:rsidRPr="002D0F03">
        <w:t xml:space="preserve"> the required low permeability for sheet flow generation. Furthermore, the regional topography </w:t>
      </w:r>
      <w:r w:rsidR="00EC2E3C">
        <w:t>features many hills and buttes,</w:t>
      </w:r>
      <w:r w:rsidRPr="002D0F03">
        <w:t xml:space="preserve"> </w:t>
      </w:r>
      <w:r w:rsidR="00EC2E3C">
        <w:t>with</w:t>
      </w:r>
      <w:r w:rsidRPr="002D0F03">
        <w:t xml:space="preserve"> variable and often steeper slopes than ideal for controlled overland flow. The combination of unsuitable soil permeability and challenging topography makes overland flow technically infeasible for this location.</w:t>
      </w:r>
    </w:p>
    <w:p w14:paraId="76724422" w14:textId="406E423E" w:rsidR="002D0F03" w:rsidRPr="002D0F03" w:rsidRDefault="002D0F03" w:rsidP="002D0F03">
      <w:pPr>
        <w:jc w:val="both"/>
      </w:pPr>
      <w:r w:rsidRPr="002D0F03">
        <w:t xml:space="preserve">Therefore, based on this initial screening assessment integrating USDA soil data with established land application/treatment principles and criteria from Ecology and DOH guidance, only Slow Rate Treatment and Disposal by Irrigation demonstrate sufficient potential compatibility with site conditions to be carried forward for detailed hydrogeologic investigation and comparative analysis within </w:t>
      </w:r>
      <w:r w:rsidR="00EE276D">
        <w:t>this Facility Plan.</w:t>
      </w:r>
    </w:p>
    <w:p w14:paraId="24F43810" w14:textId="77777777" w:rsidR="002D0F03" w:rsidRDefault="002D0F03" w:rsidP="00BA4909">
      <w:pPr>
        <w:jc w:val="both"/>
      </w:pPr>
    </w:p>
    <w:p w14:paraId="4A30A49E" w14:textId="437AB173" w:rsidR="001E396F" w:rsidRPr="0058224C" w:rsidRDefault="001E396F" w:rsidP="0058224C"/>
    <w:p w14:paraId="695BFCD0" w14:textId="77777777" w:rsidR="001E396F" w:rsidRDefault="001E396F" w:rsidP="00BA4909">
      <w:pPr>
        <w:jc w:val="both"/>
      </w:pPr>
    </w:p>
    <w:p w14:paraId="2AD0C41C" w14:textId="47281FE2" w:rsidR="001E396F" w:rsidRDefault="001E396F" w:rsidP="00BA4909">
      <w:pPr>
        <w:jc w:val="both"/>
        <w:sectPr w:rsidR="001E396F" w:rsidSect="005D0A50">
          <w:type w:val="continuous"/>
          <w:pgSz w:w="12240" w:h="15840"/>
          <w:pgMar w:top="1440" w:right="1440" w:bottom="1440" w:left="1440" w:header="720" w:footer="720" w:gutter="0"/>
          <w:pgNumType w:start="1"/>
          <w:cols w:space="720"/>
          <w:docGrid w:linePitch="360"/>
        </w:sectPr>
      </w:pPr>
    </w:p>
    <w:p w14:paraId="2AFFD85D" w14:textId="77777777" w:rsidR="001E396F" w:rsidRDefault="001E396F" w:rsidP="001E396F">
      <w:pPr>
        <w:pStyle w:val="Heading1"/>
        <w:numPr>
          <w:ilvl w:val="0"/>
          <w:numId w:val="0"/>
        </w:numPr>
        <w:jc w:val="center"/>
      </w:pPr>
    </w:p>
    <w:p w14:paraId="3AB82CAD" w14:textId="77777777" w:rsidR="001E396F" w:rsidRDefault="001E396F" w:rsidP="001E396F">
      <w:pPr>
        <w:pStyle w:val="Heading1"/>
        <w:numPr>
          <w:ilvl w:val="0"/>
          <w:numId w:val="0"/>
        </w:numPr>
        <w:jc w:val="center"/>
      </w:pPr>
    </w:p>
    <w:p w14:paraId="2D194A07" w14:textId="28D90F39" w:rsidR="001E396F" w:rsidRDefault="001E396F" w:rsidP="008D3DC9">
      <w:pPr>
        <w:jc w:val="center"/>
        <w:rPr>
          <w:b/>
          <w:bCs/>
          <w:sz w:val="44"/>
          <w:szCs w:val="44"/>
        </w:rPr>
      </w:pPr>
      <w:r w:rsidRPr="008D3DC9">
        <w:rPr>
          <w:b/>
          <w:bCs/>
          <w:sz w:val="44"/>
          <w:szCs w:val="44"/>
        </w:rPr>
        <w:t>APPENDIX A</w:t>
      </w:r>
    </w:p>
    <w:p w14:paraId="2A29BC33" w14:textId="3590E02A" w:rsidR="008D3DC9" w:rsidRPr="008D3DC9" w:rsidRDefault="00F84662" w:rsidP="008D3DC9">
      <w:pPr>
        <w:jc w:val="center"/>
        <w:rPr>
          <w:b/>
          <w:bCs/>
          <w:sz w:val="44"/>
          <w:szCs w:val="44"/>
        </w:rPr>
      </w:pPr>
      <w:r>
        <w:rPr>
          <w:b/>
          <w:bCs/>
          <w:sz w:val="44"/>
          <w:szCs w:val="44"/>
        </w:rPr>
        <w:t>VICINITY MAP</w:t>
      </w:r>
    </w:p>
    <w:p w14:paraId="291DBF47" w14:textId="1EB1D015" w:rsidR="001E396F" w:rsidRDefault="001E396F" w:rsidP="00BA4909">
      <w:pPr>
        <w:jc w:val="both"/>
      </w:pPr>
    </w:p>
    <w:p w14:paraId="66A773B2" w14:textId="2862CA68" w:rsidR="001E396F" w:rsidRDefault="009710B4" w:rsidP="00BA4909">
      <w:pPr>
        <w:jc w:val="both"/>
      </w:pPr>
      <w:r>
        <w:t xml:space="preserve"> </w:t>
      </w:r>
    </w:p>
    <w:p w14:paraId="2C2E207D" w14:textId="77777777" w:rsidR="001E396F" w:rsidRDefault="001E396F" w:rsidP="00BA4909">
      <w:pPr>
        <w:jc w:val="both"/>
        <w:sectPr w:rsidR="001E396F" w:rsidSect="005D0551">
          <w:footerReference w:type="default" r:id="rId17"/>
          <w:pgSz w:w="12240" w:h="15840"/>
          <w:pgMar w:top="1440" w:right="1440" w:bottom="1440" w:left="1440" w:header="720" w:footer="720" w:gutter="0"/>
          <w:pgNumType w:start="1"/>
          <w:cols w:space="720"/>
          <w:docGrid w:linePitch="360"/>
        </w:sectPr>
      </w:pPr>
    </w:p>
    <w:p w14:paraId="09E76F7B" w14:textId="77777777" w:rsidR="001E396F" w:rsidRDefault="001E396F" w:rsidP="001E396F">
      <w:pPr>
        <w:pStyle w:val="Heading1"/>
        <w:numPr>
          <w:ilvl w:val="0"/>
          <w:numId w:val="0"/>
        </w:numPr>
        <w:jc w:val="center"/>
      </w:pPr>
    </w:p>
    <w:p w14:paraId="0EAC6AE6" w14:textId="77777777" w:rsidR="001E396F" w:rsidRDefault="001E396F" w:rsidP="001E396F">
      <w:pPr>
        <w:pStyle w:val="Heading1"/>
        <w:numPr>
          <w:ilvl w:val="0"/>
          <w:numId w:val="0"/>
        </w:numPr>
        <w:jc w:val="center"/>
      </w:pPr>
    </w:p>
    <w:p w14:paraId="078DA94A" w14:textId="2DE9FE6C" w:rsidR="001E396F" w:rsidRDefault="001E396F" w:rsidP="009710B4">
      <w:pPr>
        <w:jc w:val="center"/>
        <w:rPr>
          <w:b/>
          <w:bCs/>
          <w:sz w:val="44"/>
          <w:szCs w:val="44"/>
        </w:rPr>
      </w:pPr>
      <w:r w:rsidRPr="009710B4">
        <w:rPr>
          <w:b/>
          <w:bCs/>
          <w:sz w:val="44"/>
          <w:szCs w:val="44"/>
        </w:rPr>
        <w:t xml:space="preserve">APPENDIX </w:t>
      </w:r>
      <w:r w:rsidR="009710B4" w:rsidRPr="009710B4">
        <w:rPr>
          <w:b/>
          <w:bCs/>
          <w:sz w:val="44"/>
          <w:szCs w:val="44"/>
        </w:rPr>
        <w:t>B</w:t>
      </w:r>
    </w:p>
    <w:p w14:paraId="04D23B85" w14:textId="2286FD3A" w:rsidR="009710B4" w:rsidRPr="0041391E" w:rsidRDefault="009710B4" w:rsidP="009710B4">
      <w:pPr>
        <w:jc w:val="center"/>
        <w:rPr>
          <w:b/>
          <w:bCs/>
          <w:sz w:val="44"/>
          <w:szCs w:val="44"/>
          <w:lang w:val="fr-FR"/>
        </w:rPr>
      </w:pPr>
      <w:r w:rsidRPr="0041391E">
        <w:rPr>
          <w:b/>
          <w:bCs/>
          <w:sz w:val="44"/>
          <w:szCs w:val="44"/>
          <w:lang w:val="fr-FR"/>
        </w:rPr>
        <w:t>SITE MAPS</w:t>
      </w:r>
    </w:p>
    <w:p w14:paraId="3A50D135" w14:textId="4976C3DB" w:rsidR="001E396F" w:rsidRPr="0041391E" w:rsidRDefault="001E396F" w:rsidP="001E396F">
      <w:pPr>
        <w:rPr>
          <w:lang w:val="fr-FR"/>
        </w:rPr>
      </w:pPr>
    </w:p>
    <w:p w14:paraId="6C448E16" w14:textId="1D0BC08E" w:rsidR="001E396F" w:rsidRPr="0041391E" w:rsidRDefault="001E396F" w:rsidP="001E396F">
      <w:pPr>
        <w:rPr>
          <w:lang w:val="fr-FR"/>
        </w:rPr>
      </w:pPr>
    </w:p>
    <w:p w14:paraId="058D6C85" w14:textId="1D88F001" w:rsidR="001E396F" w:rsidRPr="0041391E" w:rsidRDefault="001E396F" w:rsidP="001E396F">
      <w:pPr>
        <w:rPr>
          <w:lang w:val="fr-FR"/>
        </w:rPr>
      </w:pPr>
    </w:p>
    <w:p w14:paraId="296C06FE" w14:textId="305513B1" w:rsidR="001E396F" w:rsidRPr="0041391E" w:rsidRDefault="001E396F" w:rsidP="001E396F">
      <w:pPr>
        <w:rPr>
          <w:lang w:val="fr-FR"/>
        </w:rPr>
      </w:pPr>
    </w:p>
    <w:p w14:paraId="4AE149D6" w14:textId="3FDA7D18" w:rsidR="001E396F" w:rsidRPr="0041391E" w:rsidRDefault="001E396F" w:rsidP="001E396F">
      <w:pPr>
        <w:rPr>
          <w:lang w:val="fr-FR"/>
        </w:rPr>
      </w:pPr>
    </w:p>
    <w:p w14:paraId="21D80372" w14:textId="7708E116" w:rsidR="001E396F" w:rsidRPr="0041391E" w:rsidRDefault="001E396F" w:rsidP="001E396F">
      <w:pPr>
        <w:rPr>
          <w:lang w:val="fr-FR"/>
        </w:rPr>
      </w:pPr>
    </w:p>
    <w:p w14:paraId="340B2875" w14:textId="77777777" w:rsidR="001E396F" w:rsidRPr="0041391E" w:rsidRDefault="001E396F" w:rsidP="001E396F">
      <w:pPr>
        <w:rPr>
          <w:lang w:val="fr-FR"/>
        </w:rPr>
        <w:sectPr w:rsidR="001E396F" w:rsidRPr="0041391E" w:rsidSect="005D0551">
          <w:footerReference w:type="default" r:id="rId18"/>
          <w:pgSz w:w="12240" w:h="15840"/>
          <w:pgMar w:top="1440" w:right="1440" w:bottom="1440" w:left="1440" w:header="720" w:footer="720" w:gutter="0"/>
          <w:pgNumType w:start="1"/>
          <w:cols w:space="720"/>
          <w:docGrid w:linePitch="360"/>
        </w:sectPr>
      </w:pPr>
    </w:p>
    <w:p w14:paraId="2B1BE70C" w14:textId="77777777" w:rsidR="001E396F" w:rsidRPr="0041391E" w:rsidRDefault="001E396F" w:rsidP="001E396F">
      <w:pPr>
        <w:pStyle w:val="Heading1"/>
        <w:numPr>
          <w:ilvl w:val="0"/>
          <w:numId w:val="0"/>
        </w:numPr>
        <w:jc w:val="center"/>
        <w:rPr>
          <w:lang w:val="fr-FR"/>
        </w:rPr>
      </w:pPr>
    </w:p>
    <w:p w14:paraId="687B8954" w14:textId="77777777" w:rsidR="001E396F" w:rsidRPr="0041391E" w:rsidRDefault="001E396F" w:rsidP="001E396F">
      <w:pPr>
        <w:pStyle w:val="Heading1"/>
        <w:numPr>
          <w:ilvl w:val="0"/>
          <w:numId w:val="0"/>
        </w:numPr>
        <w:jc w:val="center"/>
        <w:rPr>
          <w:lang w:val="fr-FR"/>
        </w:rPr>
      </w:pPr>
    </w:p>
    <w:p w14:paraId="665050C7" w14:textId="7DD40AC9" w:rsidR="001E396F" w:rsidRPr="0041391E" w:rsidRDefault="001E396F" w:rsidP="00E77DCC">
      <w:pPr>
        <w:jc w:val="center"/>
        <w:rPr>
          <w:b/>
          <w:bCs/>
          <w:sz w:val="44"/>
          <w:szCs w:val="44"/>
          <w:lang w:val="fr-FR"/>
        </w:rPr>
      </w:pPr>
      <w:r w:rsidRPr="0041391E">
        <w:rPr>
          <w:b/>
          <w:bCs/>
          <w:sz w:val="44"/>
          <w:szCs w:val="44"/>
          <w:lang w:val="fr-FR"/>
        </w:rPr>
        <w:t xml:space="preserve">APPENDIX </w:t>
      </w:r>
      <w:r w:rsidR="00E77DCC" w:rsidRPr="0041391E">
        <w:rPr>
          <w:b/>
          <w:bCs/>
          <w:sz w:val="44"/>
          <w:szCs w:val="44"/>
          <w:lang w:val="fr-FR"/>
        </w:rPr>
        <w:t>C</w:t>
      </w:r>
    </w:p>
    <w:p w14:paraId="0B02FC85" w14:textId="1BA5497C" w:rsidR="006D7CB0" w:rsidRPr="0041391E" w:rsidRDefault="006D7CB0" w:rsidP="006D7CB0">
      <w:pPr>
        <w:jc w:val="center"/>
        <w:rPr>
          <w:b/>
          <w:bCs/>
          <w:sz w:val="44"/>
          <w:szCs w:val="44"/>
          <w:lang w:val="fr-FR"/>
        </w:rPr>
      </w:pPr>
    </w:p>
    <w:p w14:paraId="3ED0839F" w14:textId="60564E57" w:rsidR="001E396F" w:rsidRPr="0041391E" w:rsidRDefault="001E396F" w:rsidP="00BA4909">
      <w:pPr>
        <w:jc w:val="both"/>
        <w:rPr>
          <w:lang w:val="fr-FR"/>
        </w:rPr>
      </w:pPr>
    </w:p>
    <w:p w14:paraId="7525240A" w14:textId="77777777" w:rsidR="001E396F" w:rsidRPr="0041391E" w:rsidRDefault="001E396F" w:rsidP="00BA4909">
      <w:pPr>
        <w:jc w:val="both"/>
        <w:rPr>
          <w:lang w:val="fr-FR"/>
        </w:rPr>
        <w:sectPr w:rsidR="001E396F" w:rsidRPr="0041391E" w:rsidSect="005D0551">
          <w:footerReference w:type="default" r:id="rId19"/>
          <w:pgSz w:w="12240" w:h="15840"/>
          <w:pgMar w:top="1440" w:right="1440" w:bottom="1440" w:left="1440" w:header="720" w:footer="720" w:gutter="0"/>
          <w:pgNumType w:start="1"/>
          <w:cols w:space="720"/>
          <w:docGrid w:linePitch="360"/>
        </w:sectPr>
      </w:pPr>
    </w:p>
    <w:p w14:paraId="2CE48AFF" w14:textId="77777777" w:rsidR="001E396F" w:rsidRPr="0041391E" w:rsidRDefault="001E396F" w:rsidP="001E396F">
      <w:pPr>
        <w:pStyle w:val="Heading1"/>
        <w:numPr>
          <w:ilvl w:val="0"/>
          <w:numId w:val="0"/>
        </w:numPr>
        <w:jc w:val="center"/>
        <w:rPr>
          <w:lang w:val="fr-FR"/>
        </w:rPr>
      </w:pPr>
    </w:p>
    <w:p w14:paraId="56B519C0" w14:textId="77777777" w:rsidR="001E396F" w:rsidRPr="0041391E" w:rsidRDefault="001E396F" w:rsidP="001E396F">
      <w:pPr>
        <w:pStyle w:val="Heading1"/>
        <w:numPr>
          <w:ilvl w:val="0"/>
          <w:numId w:val="0"/>
        </w:numPr>
        <w:jc w:val="center"/>
        <w:rPr>
          <w:lang w:val="fr-FR"/>
        </w:rPr>
      </w:pPr>
    </w:p>
    <w:p w14:paraId="7CA9AEAB" w14:textId="5CCC49E4" w:rsidR="001E396F" w:rsidRPr="0041391E" w:rsidRDefault="001E396F" w:rsidP="005178AE">
      <w:pPr>
        <w:jc w:val="center"/>
        <w:rPr>
          <w:b/>
          <w:bCs/>
          <w:sz w:val="44"/>
          <w:szCs w:val="44"/>
          <w:lang w:val="fr-FR"/>
        </w:rPr>
      </w:pPr>
      <w:r w:rsidRPr="0041391E">
        <w:rPr>
          <w:b/>
          <w:bCs/>
          <w:sz w:val="44"/>
          <w:szCs w:val="44"/>
          <w:lang w:val="fr-FR"/>
        </w:rPr>
        <w:t>AP</w:t>
      </w:r>
      <w:r w:rsidR="005178AE" w:rsidRPr="0041391E">
        <w:rPr>
          <w:b/>
          <w:bCs/>
          <w:sz w:val="44"/>
          <w:szCs w:val="44"/>
          <w:lang w:val="fr-FR"/>
        </w:rPr>
        <w:t>P</w:t>
      </w:r>
      <w:r w:rsidRPr="0041391E">
        <w:rPr>
          <w:b/>
          <w:bCs/>
          <w:sz w:val="44"/>
          <w:szCs w:val="44"/>
          <w:lang w:val="fr-FR"/>
        </w:rPr>
        <w:t xml:space="preserve">ENDIX </w:t>
      </w:r>
      <w:r w:rsidR="005178AE" w:rsidRPr="0041391E">
        <w:rPr>
          <w:b/>
          <w:bCs/>
          <w:sz w:val="44"/>
          <w:szCs w:val="44"/>
          <w:lang w:val="fr-FR"/>
        </w:rPr>
        <w:t>D</w:t>
      </w:r>
    </w:p>
    <w:p w14:paraId="243BA146" w14:textId="332A0BE9" w:rsidR="005178AE" w:rsidRPr="0041391E" w:rsidRDefault="0041202F" w:rsidP="005178AE">
      <w:pPr>
        <w:jc w:val="center"/>
        <w:rPr>
          <w:b/>
          <w:bCs/>
          <w:sz w:val="44"/>
          <w:szCs w:val="44"/>
          <w:lang w:val="fr-FR"/>
        </w:rPr>
      </w:pPr>
      <w:r w:rsidRPr="0041391E">
        <w:rPr>
          <w:b/>
          <w:bCs/>
          <w:sz w:val="44"/>
          <w:szCs w:val="44"/>
          <w:lang w:val="fr-FR"/>
        </w:rPr>
        <w:t>CALCULATIONS</w:t>
      </w:r>
    </w:p>
    <w:p w14:paraId="36C7DA2E" w14:textId="2C09EB4E" w:rsidR="001E396F" w:rsidRPr="0041391E" w:rsidRDefault="001E396F" w:rsidP="00BA4909">
      <w:pPr>
        <w:jc w:val="both"/>
        <w:rPr>
          <w:lang w:val="fr-FR"/>
        </w:rPr>
      </w:pPr>
    </w:p>
    <w:p w14:paraId="1394EBF3" w14:textId="532C903C" w:rsidR="001E396F" w:rsidRPr="0041391E" w:rsidRDefault="001E396F" w:rsidP="00BA4909">
      <w:pPr>
        <w:jc w:val="both"/>
        <w:rPr>
          <w:lang w:val="fr-FR"/>
        </w:rPr>
      </w:pPr>
    </w:p>
    <w:p w14:paraId="6FA62828" w14:textId="545F88FB" w:rsidR="001E396F" w:rsidRPr="0041391E" w:rsidRDefault="001E396F" w:rsidP="00BA4909">
      <w:pPr>
        <w:jc w:val="both"/>
        <w:rPr>
          <w:lang w:val="fr-FR"/>
        </w:rPr>
      </w:pPr>
    </w:p>
    <w:p w14:paraId="7016E829" w14:textId="39D56B13" w:rsidR="001E396F" w:rsidRPr="0041391E" w:rsidRDefault="001E396F" w:rsidP="00BA4909">
      <w:pPr>
        <w:jc w:val="both"/>
        <w:rPr>
          <w:lang w:val="fr-FR"/>
        </w:rPr>
      </w:pPr>
    </w:p>
    <w:p w14:paraId="4B798D3F" w14:textId="112C7F75" w:rsidR="001E396F" w:rsidRPr="0041391E" w:rsidRDefault="001E396F" w:rsidP="00BA4909">
      <w:pPr>
        <w:jc w:val="both"/>
        <w:rPr>
          <w:lang w:val="fr-FR"/>
        </w:rPr>
      </w:pPr>
    </w:p>
    <w:p w14:paraId="73226F9C" w14:textId="0B20B826" w:rsidR="001E396F" w:rsidRPr="0041391E" w:rsidRDefault="001E396F" w:rsidP="00BA4909">
      <w:pPr>
        <w:jc w:val="both"/>
        <w:rPr>
          <w:lang w:val="fr-FR"/>
        </w:rPr>
      </w:pPr>
    </w:p>
    <w:p w14:paraId="014542AE" w14:textId="591BBB84" w:rsidR="001E396F" w:rsidRPr="0041391E" w:rsidRDefault="001E396F" w:rsidP="00BA4909">
      <w:pPr>
        <w:jc w:val="both"/>
        <w:rPr>
          <w:lang w:val="fr-FR"/>
        </w:rPr>
      </w:pPr>
    </w:p>
    <w:p w14:paraId="17F59A89" w14:textId="44364812" w:rsidR="001E396F" w:rsidRPr="0041391E" w:rsidRDefault="001E396F" w:rsidP="00BA4909">
      <w:pPr>
        <w:jc w:val="both"/>
        <w:rPr>
          <w:lang w:val="fr-FR"/>
        </w:rPr>
      </w:pPr>
    </w:p>
    <w:p w14:paraId="7177AD42" w14:textId="173EAB33" w:rsidR="001E396F" w:rsidRPr="0041391E" w:rsidRDefault="001E396F" w:rsidP="00BA4909">
      <w:pPr>
        <w:jc w:val="both"/>
        <w:rPr>
          <w:lang w:val="fr-FR"/>
        </w:rPr>
      </w:pPr>
    </w:p>
    <w:p w14:paraId="5A3A7E7F" w14:textId="1113A61B" w:rsidR="001E396F" w:rsidRPr="0041391E" w:rsidRDefault="001E396F" w:rsidP="00BA4909">
      <w:pPr>
        <w:jc w:val="both"/>
        <w:rPr>
          <w:lang w:val="fr-FR"/>
        </w:rPr>
      </w:pPr>
    </w:p>
    <w:p w14:paraId="39D816BA" w14:textId="31ECAAE6" w:rsidR="001E396F" w:rsidRPr="0041391E" w:rsidRDefault="001E396F" w:rsidP="00BA4909">
      <w:pPr>
        <w:jc w:val="both"/>
        <w:rPr>
          <w:lang w:val="fr-FR"/>
        </w:rPr>
      </w:pPr>
    </w:p>
    <w:p w14:paraId="5F64FE6A" w14:textId="4080FF93" w:rsidR="001E396F" w:rsidRPr="0041391E" w:rsidRDefault="001E396F" w:rsidP="00BA4909">
      <w:pPr>
        <w:jc w:val="both"/>
        <w:rPr>
          <w:lang w:val="fr-FR"/>
        </w:rPr>
      </w:pPr>
    </w:p>
    <w:p w14:paraId="2FD986CA" w14:textId="4714CBCC" w:rsidR="001E396F" w:rsidRPr="0041391E" w:rsidRDefault="001E396F" w:rsidP="00BA4909">
      <w:pPr>
        <w:jc w:val="both"/>
        <w:rPr>
          <w:lang w:val="fr-FR"/>
        </w:rPr>
      </w:pPr>
    </w:p>
    <w:p w14:paraId="03DB37D7" w14:textId="0BF9E7B5" w:rsidR="001E396F" w:rsidRPr="0041391E" w:rsidRDefault="001E396F" w:rsidP="00BA4909">
      <w:pPr>
        <w:jc w:val="both"/>
        <w:rPr>
          <w:lang w:val="fr-FR"/>
        </w:rPr>
      </w:pPr>
    </w:p>
    <w:p w14:paraId="0D3AD1DD" w14:textId="2491CD39" w:rsidR="001E396F" w:rsidRPr="0041391E" w:rsidRDefault="001E396F" w:rsidP="00BA4909">
      <w:pPr>
        <w:jc w:val="both"/>
        <w:rPr>
          <w:lang w:val="fr-FR"/>
        </w:rPr>
      </w:pPr>
    </w:p>
    <w:p w14:paraId="0A60AEC5" w14:textId="77777777" w:rsidR="001E396F" w:rsidRPr="0041391E" w:rsidRDefault="001E396F" w:rsidP="00BA4909">
      <w:pPr>
        <w:jc w:val="both"/>
        <w:rPr>
          <w:lang w:val="fr-FR"/>
        </w:rPr>
        <w:sectPr w:rsidR="001E396F" w:rsidRPr="0041391E" w:rsidSect="005D0551">
          <w:footerReference w:type="default" r:id="rId20"/>
          <w:pgSz w:w="12240" w:h="15840"/>
          <w:pgMar w:top="1440" w:right="1440" w:bottom="1440" w:left="1440" w:header="720" w:footer="720" w:gutter="0"/>
          <w:pgNumType w:start="1"/>
          <w:cols w:space="720"/>
          <w:docGrid w:linePitch="360"/>
        </w:sectPr>
      </w:pPr>
    </w:p>
    <w:p w14:paraId="3A1D66E0" w14:textId="77777777" w:rsidR="001E396F" w:rsidRPr="0041391E" w:rsidRDefault="001E396F" w:rsidP="001E396F">
      <w:pPr>
        <w:pStyle w:val="Heading1"/>
        <w:numPr>
          <w:ilvl w:val="0"/>
          <w:numId w:val="0"/>
        </w:numPr>
        <w:jc w:val="center"/>
        <w:rPr>
          <w:lang w:val="fr-FR"/>
        </w:rPr>
      </w:pPr>
    </w:p>
    <w:p w14:paraId="150078C4" w14:textId="77777777" w:rsidR="001E396F" w:rsidRPr="0041391E" w:rsidRDefault="001E396F" w:rsidP="001E396F">
      <w:pPr>
        <w:pStyle w:val="Heading1"/>
        <w:numPr>
          <w:ilvl w:val="0"/>
          <w:numId w:val="0"/>
        </w:numPr>
        <w:jc w:val="center"/>
        <w:rPr>
          <w:lang w:val="fr-FR"/>
        </w:rPr>
      </w:pPr>
    </w:p>
    <w:p w14:paraId="4E25C56D" w14:textId="36B741AD" w:rsidR="001E396F" w:rsidRPr="0041391E" w:rsidRDefault="001E396F" w:rsidP="00515CCC">
      <w:pPr>
        <w:jc w:val="center"/>
        <w:rPr>
          <w:b/>
          <w:bCs/>
          <w:sz w:val="44"/>
          <w:szCs w:val="44"/>
          <w:lang w:val="fr-FR"/>
        </w:rPr>
      </w:pPr>
      <w:r w:rsidRPr="0041391E">
        <w:rPr>
          <w:b/>
          <w:bCs/>
          <w:sz w:val="44"/>
          <w:szCs w:val="44"/>
          <w:lang w:val="fr-FR"/>
        </w:rPr>
        <w:t>APPENDIX E</w:t>
      </w:r>
    </w:p>
    <w:p w14:paraId="2F5F4A23" w14:textId="58F6823E" w:rsidR="00515CCC" w:rsidRPr="00515CCC" w:rsidRDefault="00515CCC" w:rsidP="00515CCC">
      <w:pPr>
        <w:jc w:val="center"/>
        <w:rPr>
          <w:b/>
          <w:bCs/>
          <w:sz w:val="44"/>
          <w:szCs w:val="44"/>
        </w:rPr>
      </w:pPr>
      <w:r>
        <w:rPr>
          <w:b/>
          <w:bCs/>
          <w:sz w:val="44"/>
          <w:szCs w:val="44"/>
        </w:rPr>
        <w:t>SEPA CHECKLIST</w:t>
      </w:r>
    </w:p>
    <w:p w14:paraId="4FCCFF7C" w14:textId="06720DB2" w:rsidR="001E396F" w:rsidRDefault="001E396F" w:rsidP="001E396F"/>
    <w:p w14:paraId="60840A61" w14:textId="448F053A" w:rsidR="001E396F" w:rsidRDefault="001E396F" w:rsidP="001E396F"/>
    <w:p w14:paraId="3DC861AE" w14:textId="4B58215C" w:rsidR="001E396F" w:rsidRDefault="001E396F" w:rsidP="001E396F"/>
    <w:p w14:paraId="0F049566" w14:textId="3DE42EC4" w:rsidR="001E396F" w:rsidRDefault="001E396F" w:rsidP="001E396F"/>
    <w:p w14:paraId="0DD44BD8" w14:textId="77777777" w:rsidR="001E396F" w:rsidRPr="001E396F" w:rsidRDefault="001E396F" w:rsidP="001E396F"/>
    <w:p w14:paraId="52B568E8" w14:textId="77777777" w:rsidR="001E396F" w:rsidRDefault="001E396F" w:rsidP="00BA4909">
      <w:pPr>
        <w:jc w:val="both"/>
        <w:sectPr w:rsidR="001E396F" w:rsidSect="005D0551">
          <w:footerReference w:type="default" r:id="rId21"/>
          <w:pgSz w:w="12240" w:h="15840"/>
          <w:pgMar w:top="1440" w:right="1440" w:bottom="1440" w:left="1440" w:header="720" w:footer="720" w:gutter="0"/>
          <w:pgNumType w:start="1"/>
          <w:cols w:space="720"/>
          <w:docGrid w:linePitch="360"/>
        </w:sectPr>
      </w:pPr>
    </w:p>
    <w:p w14:paraId="148677E2" w14:textId="77777777" w:rsidR="001E396F" w:rsidRDefault="001E396F" w:rsidP="001E396F">
      <w:pPr>
        <w:pStyle w:val="Heading1"/>
        <w:numPr>
          <w:ilvl w:val="0"/>
          <w:numId w:val="0"/>
        </w:numPr>
        <w:jc w:val="center"/>
      </w:pPr>
    </w:p>
    <w:p w14:paraId="05B1C64A" w14:textId="77777777" w:rsidR="001E396F" w:rsidRDefault="001E396F" w:rsidP="001E396F">
      <w:pPr>
        <w:pStyle w:val="Heading1"/>
        <w:numPr>
          <w:ilvl w:val="0"/>
          <w:numId w:val="0"/>
        </w:numPr>
        <w:jc w:val="center"/>
      </w:pPr>
    </w:p>
    <w:p w14:paraId="1010A64E" w14:textId="60327892" w:rsidR="001E396F" w:rsidRDefault="001E396F" w:rsidP="005C163A">
      <w:pPr>
        <w:jc w:val="center"/>
        <w:rPr>
          <w:b/>
          <w:bCs/>
          <w:sz w:val="44"/>
          <w:szCs w:val="44"/>
        </w:rPr>
      </w:pPr>
      <w:r w:rsidRPr="005C163A">
        <w:rPr>
          <w:b/>
          <w:bCs/>
          <w:sz w:val="44"/>
          <w:szCs w:val="44"/>
        </w:rPr>
        <w:t>APPENDIX F</w:t>
      </w:r>
    </w:p>
    <w:p w14:paraId="454FC48B" w14:textId="0F733B44" w:rsidR="001E396F" w:rsidRPr="00BA4909" w:rsidRDefault="001E396F" w:rsidP="00BA4909">
      <w:pPr>
        <w:jc w:val="both"/>
      </w:pPr>
    </w:p>
    <w:sectPr w:rsidR="001E396F" w:rsidRPr="00BA4909" w:rsidSect="005D0551">
      <w:footerReference w:type="default" r:id="rId22"/>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70DED6" w14:textId="77777777" w:rsidR="00576EA5" w:rsidRDefault="00576EA5" w:rsidP="005D0551">
      <w:pPr>
        <w:spacing w:after="0" w:line="240" w:lineRule="auto"/>
      </w:pPr>
      <w:r>
        <w:separator/>
      </w:r>
    </w:p>
  </w:endnote>
  <w:endnote w:type="continuationSeparator" w:id="0">
    <w:p w14:paraId="7CFF8313" w14:textId="77777777" w:rsidR="00576EA5" w:rsidRDefault="00576EA5" w:rsidP="005D05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Narrow">
    <w:charset w:val="00"/>
    <w:family w:val="swiss"/>
    <w:pitch w:val="variable"/>
    <w:sig w:usb0="20000287" w:usb1="00000003" w:usb2="00000000" w:usb3="00000000" w:csb0="0000019F" w:csb1="00000000"/>
  </w:font>
  <w:font w:name="Segoe UI Symbol">
    <w:panose1 w:val="020B0502040204020203"/>
    <w:charset w:val="00"/>
    <w:family w:val="swiss"/>
    <w:pitch w:val="variable"/>
    <w:sig w:usb0="800001E3" w:usb1="1200FFEF" w:usb2="0004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13EE8D" w14:textId="2C785BD7"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69504" behindDoc="0" locked="0" layoutInCell="1" allowOverlap="1" wp14:anchorId="1DB36FB7" wp14:editId="07D186D1">
              <wp:simplePos x="0" y="0"/>
              <wp:positionH relativeFrom="margin">
                <wp:align>right</wp:align>
              </wp:positionH>
              <wp:positionV relativeFrom="paragraph">
                <wp:posOffset>-75323</wp:posOffset>
              </wp:positionV>
              <wp:extent cx="4067117" cy="0"/>
              <wp:effectExtent l="0" t="0" r="0" b="0"/>
              <wp:wrapNone/>
              <wp:docPr id="9" name="Straight Connector 9"/>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223729" id="Straight Connector 9" o:spid="_x0000_s1026" style="position:absolute;z-index:25166950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67456" behindDoc="0" locked="0" layoutInCell="1" allowOverlap="1" wp14:anchorId="0C2DB068" wp14:editId="4FD54D43">
          <wp:simplePos x="0" y="0"/>
          <wp:positionH relativeFrom="column">
            <wp:posOffset>-1270</wp:posOffset>
          </wp:positionH>
          <wp:positionV relativeFrom="paragraph">
            <wp:posOffset>-232410</wp:posOffset>
          </wp:positionV>
          <wp:extent cx="365760" cy="219710"/>
          <wp:effectExtent l="0" t="0" r="0" b="8890"/>
          <wp:wrapNone/>
          <wp:docPr id="801735141" name="Picture 8017351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68480" behindDoc="0" locked="0" layoutInCell="1" allowOverlap="1" wp14:anchorId="4501E81E" wp14:editId="7532AC80">
              <wp:simplePos x="0" y="0"/>
              <wp:positionH relativeFrom="column">
                <wp:posOffset>241303</wp:posOffset>
              </wp:positionH>
              <wp:positionV relativeFrom="paragraph">
                <wp:posOffset>-191550</wp:posOffset>
              </wp:positionV>
              <wp:extent cx="2360930" cy="1404620"/>
              <wp:effectExtent l="0" t="0" r="0" b="0"/>
              <wp:wrapNone/>
              <wp:docPr id="1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27D95B0C" w14:textId="1F18272D"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4501E81E" id="_x0000_t202" coordsize="21600,21600" o:spt="202" path="m,l,21600r21600,l21600,xe">
              <v:stroke joinstyle="miter"/>
              <v:path gradientshapeok="t" o:connecttype="rect"/>
            </v:shapetype>
            <v:shape id="Text Box 2" o:spid="_x0000_s1026" type="#_x0000_t202" style="position:absolute;left:0;text-align:left;margin-left:19pt;margin-top:-15.1pt;width:185.9pt;height:110.6pt;z-index:25166848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" filled="f" stroked="f">
              <v:textbox style="mso-fit-shape-to-text:t">
                <w:txbxContent>
                  <w:p w14:paraId="27D95B0C" w14:textId="1F18272D"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Pr>
        <w:noProof/>
        <w:sz w:val="16"/>
        <w:szCs w:val="16"/>
      </w:rPr>
      <w:t>Tekoa</w:t>
    </w:r>
    <w:r w:rsidRPr="008F3748">
      <w:rPr>
        <w:sz w:val="16"/>
        <w:szCs w:val="16"/>
      </w:rPr>
      <w:t xml:space="preserve"> </w:t>
    </w:r>
    <w:r w:rsidR="00152E27">
      <w:rPr>
        <w:sz w:val="16"/>
        <w:szCs w:val="16"/>
      </w:rPr>
      <w:t>Wastewater Facility Plan</w:t>
    </w:r>
    <w:r>
      <w:rPr>
        <w:sz w:val="16"/>
        <w:szCs w:val="16"/>
      </w:rPr>
      <w:t xml:space="preserve"> | </w:t>
    </w:r>
    <w:r w:rsidR="00152E27">
      <w:rPr>
        <w:sz w:val="16"/>
        <w:szCs w:val="16"/>
      </w:rPr>
      <w:t>April 2025</w:t>
    </w:r>
    <w:r w:rsidRPr="008F3748">
      <w:rPr>
        <w:sz w:val="16"/>
        <w:szCs w:val="16"/>
      </w:rPr>
      <w:ptab w:relativeTo="margin" w:alignment="right" w:leader="none"/>
    </w:r>
    <w:r w:rsidRPr="002A6CFB">
      <w:rPr>
        <w:sz w:val="16"/>
        <w:szCs w:val="16"/>
      </w:rPr>
      <w:fldChar w:fldCharType="begin"/>
    </w:r>
    <w:r w:rsidRPr="002A6CFB">
      <w:rPr>
        <w:sz w:val="16"/>
        <w:szCs w:val="16"/>
      </w:rPr>
      <w:instrText xml:space="preserve"> PAGE   \* MERGEFORMAT </w:instrText>
    </w:r>
    <w:r w:rsidRPr="002A6CFB">
      <w:rPr>
        <w:sz w:val="16"/>
        <w:szCs w:val="16"/>
      </w:rPr>
      <w:fldChar w:fldCharType="separate"/>
    </w:r>
    <w:r w:rsidRPr="002A6CFB">
      <w:rPr>
        <w:noProof/>
        <w:sz w:val="16"/>
        <w:szCs w:val="16"/>
      </w:rPr>
      <w:t>1</w:t>
    </w:r>
    <w:r w:rsidRPr="002A6CFB">
      <w:rPr>
        <w:noProof/>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AB03C" w14:textId="7D0501ED"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65408" behindDoc="0" locked="0" layoutInCell="1" allowOverlap="1" wp14:anchorId="33F7D81F" wp14:editId="462AED6F">
              <wp:simplePos x="0" y="0"/>
              <wp:positionH relativeFrom="margin">
                <wp:align>right</wp:align>
              </wp:positionH>
              <wp:positionV relativeFrom="paragraph">
                <wp:posOffset>-75323</wp:posOffset>
              </wp:positionV>
              <wp:extent cx="4067117" cy="0"/>
              <wp:effectExtent l="0" t="0" r="0" b="0"/>
              <wp:wrapNone/>
              <wp:docPr id="2" name="Straight Connector 2"/>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EE0A42B" id="Straight Connector 2" o:spid="_x0000_s1026" style="position:absolute;z-index:25166540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63360" behindDoc="0" locked="0" layoutInCell="1" allowOverlap="1" wp14:anchorId="77E3A2CC" wp14:editId="72E96664">
          <wp:simplePos x="0" y="0"/>
          <wp:positionH relativeFrom="column">
            <wp:posOffset>-1270</wp:posOffset>
          </wp:positionH>
          <wp:positionV relativeFrom="paragraph">
            <wp:posOffset>-232410</wp:posOffset>
          </wp:positionV>
          <wp:extent cx="365760" cy="219710"/>
          <wp:effectExtent l="0" t="0" r="0" b="8890"/>
          <wp:wrapNone/>
          <wp:docPr id="2133680096" name="Picture 213368009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64384" behindDoc="0" locked="0" layoutInCell="1" allowOverlap="1" wp14:anchorId="7F09F4F3" wp14:editId="3C06FA66">
              <wp:simplePos x="0" y="0"/>
              <wp:positionH relativeFrom="column">
                <wp:posOffset>241303</wp:posOffset>
              </wp:positionH>
              <wp:positionV relativeFrom="paragraph">
                <wp:posOffset>-191550</wp:posOffset>
              </wp:positionV>
              <wp:extent cx="2360930" cy="1404620"/>
              <wp:effectExtent l="0" t="0" r="0" b="0"/>
              <wp:wrapNone/>
              <wp:docPr id="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6C044F5A"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F09F4F3" id="_x0000_t202" coordsize="21600,21600" o:spt="202" path="m,l,21600r21600,l21600,xe">
              <v:stroke joinstyle="miter"/>
              <v:path gradientshapeok="t" o:connecttype="rect"/>
            </v:shapetype>
            <v:shape id="_x0000_s1027" type="#_x0000_t202" style="position:absolute;left:0;text-align:left;margin-left:19pt;margin-top:-15.1pt;width:185.9pt;height:110.6pt;z-index:25166438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" filled="f" stroked="f">
              <v:textbox style="mso-fit-shape-to-text:t">
                <w:txbxContent>
                  <w:p w14:paraId="6C044F5A"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sidRPr="001E396F">
      <w:rPr>
        <w:sz w:val="16"/>
        <w:szCs w:val="16"/>
      </w:rPr>
      <w:fldChar w:fldCharType="begin"/>
    </w:r>
    <w:r w:rsidRPr="001E396F">
      <w:rPr>
        <w:sz w:val="16"/>
        <w:szCs w:val="16"/>
      </w:rPr>
      <w:instrText xml:space="preserve"> PAGE   \* MERGEFORMAT </w:instrText>
    </w:r>
    <w:r w:rsidRPr="001E396F">
      <w:rPr>
        <w:sz w:val="16"/>
        <w:szCs w:val="16"/>
      </w:rPr>
      <w:fldChar w:fldCharType="separate"/>
    </w:r>
    <w:r w:rsidRPr="001E396F">
      <w:rPr>
        <w:noProof/>
        <w:sz w:val="16"/>
        <w:szCs w:val="16"/>
      </w:rPr>
      <w:t>1</w:t>
    </w:r>
    <w:r w:rsidRPr="001E396F">
      <w:rPr>
        <w:noProof/>
        <w:sz w:val="16"/>
        <w:szCs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B7936D" w14:textId="451E2E67"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77696" behindDoc="0" locked="0" layoutInCell="1" allowOverlap="1" wp14:anchorId="559F72D8" wp14:editId="6105B5CA">
              <wp:simplePos x="0" y="0"/>
              <wp:positionH relativeFrom="margin">
                <wp:align>right</wp:align>
              </wp:positionH>
              <wp:positionV relativeFrom="paragraph">
                <wp:posOffset>-75323</wp:posOffset>
              </wp:positionV>
              <wp:extent cx="4067117" cy="0"/>
              <wp:effectExtent l="0" t="0" r="0" b="0"/>
              <wp:wrapNone/>
              <wp:docPr id="16" name="Straight Connector 16"/>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099B1101" id="Straight Connector 16" o:spid="_x0000_s1026" style="position:absolute;z-index:251677696;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5648" behindDoc="0" locked="0" layoutInCell="1" allowOverlap="1" wp14:anchorId="331BE0BF" wp14:editId="4F89DB79">
          <wp:simplePos x="0" y="0"/>
          <wp:positionH relativeFrom="column">
            <wp:posOffset>-1270</wp:posOffset>
          </wp:positionH>
          <wp:positionV relativeFrom="paragraph">
            <wp:posOffset>-232410</wp:posOffset>
          </wp:positionV>
          <wp:extent cx="365760" cy="219710"/>
          <wp:effectExtent l="0" t="0" r="0" b="8890"/>
          <wp:wrapNone/>
          <wp:docPr id="795996818" name="Picture 7959968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76672" behindDoc="0" locked="0" layoutInCell="1" allowOverlap="1" wp14:anchorId="76B593DC" wp14:editId="2EF65622">
              <wp:simplePos x="0" y="0"/>
              <wp:positionH relativeFrom="column">
                <wp:posOffset>241303</wp:posOffset>
              </wp:positionH>
              <wp:positionV relativeFrom="paragraph">
                <wp:posOffset>-191550</wp:posOffset>
              </wp:positionV>
              <wp:extent cx="2360930" cy="1404620"/>
              <wp:effectExtent l="0" t="0" r="0" b="0"/>
              <wp:wrapNone/>
              <wp:docPr id="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03940D9"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76B593DC" id="_x0000_t202" coordsize="21600,21600" o:spt="202" path="m,l,21600r21600,l21600,xe">
              <v:stroke joinstyle="miter"/>
              <v:path gradientshapeok="t" o:connecttype="rect"/>
            </v:shapetype>
            <v:shape id="_x0000_s1028" type="#_x0000_t202" style="position:absolute;left:0;text-align:left;margin-left:19pt;margin-top:-15.1pt;width:185.9pt;height:110.6pt;z-index:251676672;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" filled="f" stroked="f">
              <v:textbox style="mso-fit-shape-to-text:t">
                <w:txbxContent>
                  <w:p w14:paraId="303940D9"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A</w:t>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725566" w14:textId="38CDC444"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73600" behindDoc="0" locked="0" layoutInCell="1" allowOverlap="1" wp14:anchorId="17430180" wp14:editId="009D3E02">
              <wp:simplePos x="0" y="0"/>
              <wp:positionH relativeFrom="margin">
                <wp:align>right</wp:align>
              </wp:positionH>
              <wp:positionV relativeFrom="paragraph">
                <wp:posOffset>-75323</wp:posOffset>
              </wp:positionV>
              <wp:extent cx="4067117" cy="0"/>
              <wp:effectExtent l="0" t="0" r="0" b="0"/>
              <wp:wrapNone/>
              <wp:docPr id="13" name="Straight Connector 13"/>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F5487DA" id="Straight Connector 13" o:spid="_x0000_s1026" style="position:absolute;z-index:25167360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1552" behindDoc="0" locked="0" layoutInCell="1" allowOverlap="1" wp14:anchorId="2B60702D" wp14:editId="2DBC3096">
          <wp:simplePos x="0" y="0"/>
          <wp:positionH relativeFrom="column">
            <wp:posOffset>-1270</wp:posOffset>
          </wp:positionH>
          <wp:positionV relativeFrom="paragraph">
            <wp:posOffset>-232410</wp:posOffset>
          </wp:positionV>
          <wp:extent cx="365760" cy="219710"/>
          <wp:effectExtent l="0" t="0" r="0" b="8890"/>
          <wp:wrapNone/>
          <wp:docPr id="1950753399" name="Picture 195075339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72576" behindDoc="0" locked="0" layoutInCell="1" allowOverlap="1" wp14:anchorId="27A0BF5A" wp14:editId="5CD99B26">
              <wp:simplePos x="0" y="0"/>
              <wp:positionH relativeFrom="column">
                <wp:posOffset>241303</wp:posOffset>
              </wp:positionH>
              <wp:positionV relativeFrom="paragraph">
                <wp:posOffset>-191550</wp:posOffset>
              </wp:positionV>
              <wp:extent cx="2360930" cy="1404620"/>
              <wp:effectExtent l="0" t="0" r="0" b="0"/>
              <wp:wrapNone/>
              <wp:docPr id="1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39162ABD"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7A0BF5A" id="_x0000_t202" coordsize="21600,21600" o:spt="202" path="m,l,21600r21600,l21600,xe">
              <v:stroke joinstyle="miter"/>
              <v:path gradientshapeok="t" o:connecttype="rect"/>
            </v:shapetype>
            <v:shape id="_x0000_s1029" type="#_x0000_t202" style="position:absolute;left:0;text-align:left;margin-left:19pt;margin-top:-15.1pt;width:185.9pt;height:110.6pt;z-index:25167257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" filled="f" stroked="f">
              <v:textbox style="mso-fit-shape-to-text:t">
                <w:txbxContent>
                  <w:p w14:paraId="39162ABD"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B</w:t>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73B93D9" w14:textId="62D1F6C4"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1792" behindDoc="0" locked="0" layoutInCell="1" allowOverlap="1" wp14:anchorId="63A39B56" wp14:editId="168B123A">
              <wp:simplePos x="0" y="0"/>
              <wp:positionH relativeFrom="margin">
                <wp:align>right</wp:align>
              </wp:positionH>
              <wp:positionV relativeFrom="paragraph">
                <wp:posOffset>-75323</wp:posOffset>
              </wp:positionV>
              <wp:extent cx="4067117" cy="0"/>
              <wp:effectExtent l="0" t="0" r="0" b="0"/>
              <wp:wrapNone/>
              <wp:docPr id="19" name="Straight Connector 19"/>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2870433B" id="Straight Connector 19" o:spid="_x0000_s1026" style="position:absolute;z-index:251681792;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79744" behindDoc="0" locked="0" layoutInCell="1" allowOverlap="1" wp14:anchorId="704708B2" wp14:editId="70257565">
          <wp:simplePos x="0" y="0"/>
          <wp:positionH relativeFrom="column">
            <wp:posOffset>-1270</wp:posOffset>
          </wp:positionH>
          <wp:positionV relativeFrom="paragraph">
            <wp:posOffset>-232410</wp:posOffset>
          </wp:positionV>
          <wp:extent cx="365760" cy="219710"/>
          <wp:effectExtent l="0" t="0" r="0" b="8890"/>
          <wp:wrapNone/>
          <wp:docPr id="1209363333" name="Picture 1209363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0768" behindDoc="0" locked="0" layoutInCell="1" allowOverlap="1" wp14:anchorId="681590B6" wp14:editId="1E5D7B0C">
              <wp:simplePos x="0" y="0"/>
              <wp:positionH relativeFrom="column">
                <wp:posOffset>241303</wp:posOffset>
              </wp:positionH>
              <wp:positionV relativeFrom="paragraph">
                <wp:posOffset>-191550</wp:posOffset>
              </wp:positionV>
              <wp:extent cx="2360930" cy="1404620"/>
              <wp:effectExtent l="0" t="0" r="0" b="0"/>
              <wp:wrapNone/>
              <wp:docPr id="20"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5CF5764"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681590B6" id="_x0000_t202" coordsize="21600,21600" o:spt="202" path="m,l,21600r21600,l21600,xe">
              <v:stroke joinstyle="miter"/>
              <v:path gradientshapeok="t" o:connecttype="rect"/>
            </v:shapetype>
            <v:shape id="_x0000_s1030" type="#_x0000_t202" style="position:absolute;left:0;text-align:left;margin-left:19pt;margin-top:-15.1pt;width:185.9pt;height:110.6pt;z-index:251680768;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KlgAx3/AQAA1QMAAA4AAAAAAAAA&#10;AAAAAAAALgIAAGRycy9lMm9Eb2MueG1sUEsBAi0AFAAGAAgAAAAhAHiEbdTfAAAACgEAAA8AAAAA&#10;AAAAAAAAAAAAWQQAAGRycy9kb3ducmV2LnhtbFBLBQYAAAAABAAEAPMAAABlBQAAAAA=&#10;" filled="f" stroked="f">
              <v:textbox style="mso-fit-shape-to-text:t">
                <w:txbxContent>
                  <w:p w14:paraId="75CF5764"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C</w:t>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AE49A5" w14:textId="1AC2ED4F"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5888" behindDoc="0" locked="0" layoutInCell="1" allowOverlap="1" wp14:anchorId="234C352E" wp14:editId="3DA0F177">
              <wp:simplePos x="0" y="0"/>
              <wp:positionH relativeFrom="margin">
                <wp:align>right</wp:align>
              </wp:positionH>
              <wp:positionV relativeFrom="paragraph">
                <wp:posOffset>-75323</wp:posOffset>
              </wp:positionV>
              <wp:extent cx="4067117" cy="0"/>
              <wp:effectExtent l="0" t="0" r="0" b="0"/>
              <wp:wrapNone/>
              <wp:docPr id="22" name="Straight Connector 22"/>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47B7BBF6" id="Straight Connector 22" o:spid="_x0000_s1026" style="position:absolute;z-index:251685888;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83840" behindDoc="0" locked="0" layoutInCell="1" allowOverlap="1" wp14:anchorId="625C2E35" wp14:editId="05658824">
          <wp:simplePos x="0" y="0"/>
          <wp:positionH relativeFrom="column">
            <wp:posOffset>-1270</wp:posOffset>
          </wp:positionH>
          <wp:positionV relativeFrom="paragraph">
            <wp:posOffset>-232410</wp:posOffset>
          </wp:positionV>
          <wp:extent cx="365760" cy="219710"/>
          <wp:effectExtent l="0" t="0" r="0" b="8890"/>
          <wp:wrapNone/>
          <wp:docPr id="915736726" name="Picture 9157367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4864" behindDoc="0" locked="0" layoutInCell="1" allowOverlap="1" wp14:anchorId="23247B3C" wp14:editId="49988271">
              <wp:simplePos x="0" y="0"/>
              <wp:positionH relativeFrom="column">
                <wp:posOffset>241303</wp:posOffset>
              </wp:positionH>
              <wp:positionV relativeFrom="paragraph">
                <wp:posOffset>-191550</wp:posOffset>
              </wp:positionV>
              <wp:extent cx="2360930" cy="1404620"/>
              <wp:effectExtent l="0" t="0" r="0" b="0"/>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B9AE9C0"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3247B3C" id="_x0000_t202" coordsize="21600,21600" o:spt="202" path="m,l,21600r21600,l21600,xe">
              <v:stroke joinstyle="miter"/>
              <v:path gradientshapeok="t" o:connecttype="rect"/>
            </v:shapetype>
            <v:shape id="_x0000_s1031" type="#_x0000_t202" style="position:absolute;left:0;text-align:left;margin-left:19pt;margin-top:-15.1pt;width:185.9pt;height:110.6pt;z-index:251684864;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7123r/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m5SYQf1CXXwMPgM&#10;3wVuWvC/KenQY4yGXwfuJSX6s0UtV9P5PJkyH+aL90ic+MvI7jLCrUAoRiMlw/YuZiMnysHdouZb&#10;ldV46WRsGb2TRRp9nsx5ec5/vbzGzR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HvXbev/AQAA1QMAAA4AAAAAAAAA&#10;AAAAAAAALgIAAGRycy9lMm9Eb2MueG1sUEsBAi0AFAAGAAgAAAAhAHiEbdTfAAAACgEAAA8AAAAA&#10;AAAAAAAAAAAAWQQAAGRycy9kb3ducmV2LnhtbFBLBQYAAAAABAAEAPMAAABlBQAAAAA=&#10;" filled="f" stroked="f">
              <v:textbox style="mso-fit-shape-to-text:t">
                <w:txbxContent>
                  <w:p w14:paraId="0B9AE9C0"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D</w:t>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118AC6" w14:textId="0634884F"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89984" behindDoc="0" locked="0" layoutInCell="1" allowOverlap="1" wp14:anchorId="7405873F" wp14:editId="13227A5E">
              <wp:simplePos x="0" y="0"/>
              <wp:positionH relativeFrom="margin">
                <wp:align>right</wp:align>
              </wp:positionH>
              <wp:positionV relativeFrom="paragraph">
                <wp:posOffset>-75323</wp:posOffset>
              </wp:positionV>
              <wp:extent cx="4067117" cy="0"/>
              <wp:effectExtent l="0" t="0" r="0" b="0"/>
              <wp:wrapNone/>
              <wp:docPr id="25" name="Straight Connector 25"/>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5F72595" id="Straight Connector 25" o:spid="_x0000_s1026" style="position:absolute;z-index:251689984;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87936" behindDoc="0" locked="0" layoutInCell="1" allowOverlap="1" wp14:anchorId="2CBD3301" wp14:editId="715A7272">
          <wp:simplePos x="0" y="0"/>
          <wp:positionH relativeFrom="column">
            <wp:posOffset>-1270</wp:posOffset>
          </wp:positionH>
          <wp:positionV relativeFrom="paragraph">
            <wp:posOffset>-232410</wp:posOffset>
          </wp:positionV>
          <wp:extent cx="365760" cy="219710"/>
          <wp:effectExtent l="0" t="0" r="0" b="8890"/>
          <wp:wrapNone/>
          <wp:docPr id="978153275" name="Picture 978153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88960" behindDoc="0" locked="0" layoutInCell="1" allowOverlap="1" wp14:anchorId="35E56B63" wp14:editId="3D558510">
              <wp:simplePos x="0" y="0"/>
              <wp:positionH relativeFrom="column">
                <wp:posOffset>241303</wp:posOffset>
              </wp:positionH>
              <wp:positionV relativeFrom="paragraph">
                <wp:posOffset>-191550</wp:posOffset>
              </wp:positionV>
              <wp:extent cx="2360930" cy="1404620"/>
              <wp:effectExtent l="0" t="0" r="0" b="0"/>
              <wp:wrapNone/>
              <wp:docPr id="26"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07C0DDDB"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35E56B63" id="_x0000_t202" coordsize="21600,21600" o:spt="202" path="m,l,21600r21600,l21600,xe">
              <v:stroke joinstyle="miter"/>
              <v:path gradientshapeok="t" o:connecttype="rect"/>
            </v:shapetype>
            <v:shape id="_x0000_s1032" type="#_x0000_t202" style="position:absolute;left:0;text-align:left;margin-left:19pt;margin-top:-15.1pt;width:185.9pt;height:110.6pt;z-index:251688960;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EwJryr/AQAA1QMAAA4AAAAAAAAA&#10;AAAAAAAALgIAAGRycy9lMm9Eb2MueG1sUEsBAi0AFAAGAAgAAAAhAHiEbdTfAAAACgEAAA8AAAAA&#10;AAAAAAAAAAAAWQQAAGRycy9kb3ducmV2LnhtbFBLBQYAAAAABAAEAPMAAABlBQAAAAA=&#10;" filled="f" stroked="f">
              <v:textbox style="mso-fit-shape-to-text:t">
                <w:txbxContent>
                  <w:p w14:paraId="07C0DDDB"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E</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993CC" w14:textId="4C62C013" w:rsidR="001117B9" w:rsidRPr="008F3748" w:rsidRDefault="001117B9" w:rsidP="005D0551">
    <w:pPr>
      <w:pStyle w:val="Footer"/>
      <w:jc w:val="right"/>
      <w:rPr>
        <w:noProof/>
        <w:sz w:val="16"/>
        <w:szCs w:val="16"/>
      </w:rPr>
    </w:pPr>
    <w:r>
      <w:rPr>
        <w:noProof/>
        <w:sz w:val="16"/>
        <w:szCs w:val="16"/>
      </w:rPr>
      <mc:AlternateContent>
        <mc:Choice Requires="wps">
          <w:drawing>
            <wp:anchor distT="0" distB="0" distL="114300" distR="114300" simplePos="0" relativeHeight="251694080" behindDoc="0" locked="0" layoutInCell="1" allowOverlap="1" wp14:anchorId="29C7A17F" wp14:editId="6A8B5B4D">
              <wp:simplePos x="0" y="0"/>
              <wp:positionH relativeFrom="margin">
                <wp:align>right</wp:align>
              </wp:positionH>
              <wp:positionV relativeFrom="paragraph">
                <wp:posOffset>-75323</wp:posOffset>
              </wp:positionV>
              <wp:extent cx="4067117" cy="0"/>
              <wp:effectExtent l="0" t="0" r="0" b="0"/>
              <wp:wrapNone/>
              <wp:docPr id="28" name="Straight Connector 28"/>
              <wp:cNvGraphicFramePr/>
              <a:graphic xmlns:a="http://schemas.openxmlformats.org/drawingml/2006/main">
                <a:graphicData uri="http://schemas.microsoft.com/office/word/2010/wordprocessingShape">
                  <wps:wsp>
                    <wps:cNvCnPr/>
                    <wps:spPr>
                      <a:xfrm>
                        <a:off x="0" y="0"/>
                        <a:ext cx="4067117" cy="0"/>
                      </a:xfrm>
                      <a:prstGeom prst="line">
                        <a:avLst/>
                      </a:prstGeom>
                      <a:ln w="9525">
                        <a:solidFill>
                          <a:schemeClr val="tx1"/>
                        </a:solidFill>
                      </a:ln>
                    </wps:spPr>
                    <wps:style>
                      <a:lnRef idx="1">
                        <a:schemeClr val="accent1"/>
                      </a:lnRef>
                      <a:fillRef idx="0">
                        <a:schemeClr val="accent1"/>
                      </a:fillRef>
                      <a:effectRef idx="0">
                        <a:schemeClr val="accent1"/>
                      </a:effectRef>
                      <a:fontRef idx="minor">
                        <a:schemeClr val="tx1"/>
                      </a:fontRef>
                    </wps:style>
                    <wps:bodyPr/>
                  </wps:wsp>
                </a:graphicData>
              </a:graphic>
              <wp14:sizeRelH relativeFrom="margin">
                <wp14:pctWidth>0</wp14:pctWidth>
              </wp14:sizeRelH>
            </wp:anchor>
          </w:drawing>
        </mc:Choice>
        <mc:Fallback>
          <w:pict>
            <v:line w14:anchorId="6647657A" id="Straight Connector 28" o:spid="_x0000_s1026" style="position:absolute;z-index:251694080;visibility:visible;mso-wrap-style:square;mso-width-percent:0;mso-wrap-distance-left:9pt;mso-wrap-distance-top:0;mso-wrap-distance-right:9pt;mso-wrap-distance-bottom:0;mso-position-horizontal:right;mso-position-horizontal-relative:margin;mso-position-vertical:absolute;mso-position-vertical-relative:text;mso-width-percent:0;mso-width-relative:margin" from="269.05pt,-5.95pt" to="589.3pt,-5.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" strokecolor="black [3213]">
              <v:stroke joinstyle="miter"/>
              <w10:wrap anchorx="margin"/>
            </v:line>
          </w:pict>
        </mc:Fallback>
      </mc:AlternateContent>
    </w:r>
    <w:r>
      <w:rPr>
        <w:noProof/>
        <w:sz w:val="16"/>
        <w:szCs w:val="16"/>
      </w:rPr>
      <w:drawing>
        <wp:anchor distT="0" distB="0" distL="114300" distR="114300" simplePos="0" relativeHeight="251692032" behindDoc="0" locked="0" layoutInCell="1" allowOverlap="1" wp14:anchorId="7F3A94D3" wp14:editId="056C6C86">
          <wp:simplePos x="0" y="0"/>
          <wp:positionH relativeFrom="column">
            <wp:posOffset>-1270</wp:posOffset>
          </wp:positionH>
          <wp:positionV relativeFrom="paragraph">
            <wp:posOffset>-232410</wp:posOffset>
          </wp:positionV>
          <wp:extent cx="365760" cy="219710"/>
          <wp:effectExtent l="0" t="0" r="0" b="8890"/>
          <wp:wrapNone/>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5760" cy="219710"/>
                  </a:xfrm>
                  <a:prstGeom prst="rect">
                    <a:avLst/>
                  </a:prstGeom>
                  <a:noFill/>
                  <a:ln>
                    <a:noFill/>
                  </a:ln>
                </pic:spPr>
              </pic:pic>
            </a:graphicData>
          </a:graphic>
          <wp14:sizeRelH relativeFrom="page">
            <wp14:pctWidth>0</wp14:pctWidth>
          </wp14:sizeRelH>
          <wp14:sizeRelV relativeFrom="page">
            <wp14:pctHeight>0</wp14:pctHeight>
          </wp14:sizeRelV>
        </wp:anchor>
      </w:drawing>
    </w:r>
    <w:r w:rsidRPr="00BB1842">
      <w:rPr>
        <w:noProof/>
        <w:sz w:val="16"/>
        <w:szCs w:val="16"/>
      </w:rPr>
      <mc:AlternateContent>
        <mc:Choice Requires="wps">
          <w:drawing>
            <wp:anchor distT="45720" distB="45720" distL="114300" distR="114300" simplePos="0" relativeHeight="251693056" behindDoc="0" locked="0" layoutInCell="1" allowOverlap="1" wp14:anchorId="2B8C0C8D" wp14:editId="36CA35B8">
              <wp:simplePos x="0" y="0"/>
              <wp:positionH relativeFrom="column">
                <wp:posOffset>241303</wp:posOffset>
              </wp:positionH>
              <wp:positionV relativeFrom="paragraph">
                <wp:posOffset>-191550</wp:posOffset>
              </wp:positionV>
              <wp:extent cx="2360930" cy="1404620"/>
              <wp:effectExtent l="0" t="0" r="0" b="0"/>
              <wp:wrapNone/>
              <wp:docPr id="2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60930" cy="1404620"/>
                      </a:xfrm>
                      <a:prstGeom prst="rect">
                        <a:avLst/>
                      </a:prstGeom>
                      <a:noFill/>
                      <a:ln w="9525">
                        <a:noFill/>
                        <a:miter lim="800000"/>
                        <a:headEnd/>
                        <a:tailEnd/>
                      </a:ln>
                    </wps:spPr>
                    <wps:txbx>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wps:txbx>
                    <wps:bodyPr rot="0" vert="horz" wrap="square" lIns="91440" tIns="45720" rIns="91440" bIns="45720" anchor="t" anchorCtr="0">
                      <a:spAutoFit/>
                    </wps:bodyPr>
                  </wps:wsp>
                </a:graphicData>
              </a:graphic>
              <wp14:sizeRelH relativeFrom="margin">
                <wp14:pctWidth>40000</wp14:pctWidth>
              </wp14:sizeRelH>
              <wp14:sizeRelV relativeFrom="margin">
                <wp14:pctHeight>20000</wp14:pctHeight>
              </wp14:sizeRelV>
            </wp:anchor>
          </w:drawing>
        </mc:Choice>
        <mc:Fallback>
          <w:pict>
            <v:shapetype w14:anchorId="2B8C0C8D" id="_x0000_t202" coordsize="21600,21600" o:spt="202" path="m,l,21600r21600,l21600,xe">
              <v:stroke joinstyle="miter"/>
              <v:path gradientshapeok="t" o:connecttype="rect"/>
            </v:shapetype>
            <v:shape id="_x0000_s1033" type="#_x0000_t202" style="position:absolute;left:0;text-align:left;margin-left:19pt;margin-top:-15.1pt;width:185.9pt;height:110.6pt;z-index:251693056;visibility:visible;mso-wrap-style:square;mso-width-percent:400;mso-height-percent:200;mso-wrap-distance-left:9pt;mso-wrap-distance-top:3.6pt;mso-wrap-distance-right:9pt;mso-wrap-distance-bottom:3.6pt;mso-position-horizontal:absolute;mso-position-horizontal-relative:text;mso-position-vertical:absolute;mso-position-vertical-relative:text;mso-width-percent:40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" filled="f" stroked="f">
              <v:textbox style="mso-fit-shape-to-text:t">
                <w:txbxContent>
                  <w:p w14:paraId="788A48E8" w14:textId="77777777" w:rsidR="001117B9" w:rsidRPr="00BB1842" w:rsidRDefault="001117B9" w:rsidP="005D0551">
                    <w:pPr>
                      <w:rPr>
                        <w:rFonts w:cstheme="minorHAnsi"/>
                        <w:b/>
                        <w:spacing w:val="15"/>
                        <w:sz w:val="16"/>
                        <w:szCs w:val="16"/>
                      </w:rPr>
                    </w:pPr>
                    <w:r w:rsidRPr="00BB1842">
                      <w:rPr>
                        <w:rFonts w:cstheme="minorHAnsi"/>
                        <w:b/>
                        <w:spacing w:val="15"/>
                        <w:sz w:val="16"/>
                        <w:szCs w:val="16"/>
                      </w:rPr>
                      <w:t>CENTURY WEST ENGINEERING</w:t>
                    </w:r>
                  </w:p>
                </w:txbxContent>
              </v:textbox>
            </v:shape>
          </w:pict>
        </mc:Fallback>
      </mc:AlternateContent>
    </w:r>
    <w:r w:rsidR="00152E27" w:rsidRPr="00152E27">
      <w:rPr>
        <w:noProof/>
        <w:sz w:val="16"/>
        <w:szCs w:val="16"/>
      </w:rPr>
      <w:t xml:space="preserve"> </w:t>
    </w:r>
    <w:r w:rsidR="00152E27">
      <w:rPr>
        <w:noProof/>
        <w:sz w:val="16"/>
        <w:szCs w:val="16"/>
      </w:rPr>
      <w:t>Tekoa</w:t>
    </w:r>
    <w:r w:rsidR="00152E27" w:rsidRPr="008F3748">
      <w:rPr>
        <w:sz w:val="16"/>
        <w:szCs w:val="16"/>
      </w:rPr>
      <w:t xml:space="preserve"> </w:t>
    </w:r>
    <w:r w:rsidR="00152E27">
      <w:rPr>
        <w:sz w:val="16"/>
        <w:szCs w:val="16"/>
      </w:rPr>
      <w:t>Wastewater Facility Plan | April 2025</w:t>
    </w:r>
    <w:r w:rsidRPr="008F3748">
      <w:rPr>
        <w:sz w:val="16"/>
        <w:szCs w:val="16"/>
      </w:rPr>
      <w:ptab w:relativeTo="margin" w:alignment="right" w:leader="none"/>
    </w:r>
    <w:r>
      <w:rPr>
        <w:sz w:val="16"/>
        <w:szCs w:val="16"/>
      </w:rPr>
      <w:t>Appendix F</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FDBCD5" w14:textId="77777777" w:rsidR="00576EA5" w:rsidRDefault="00576EA5" w:rsidP="005D0551">
      <w:pPr>
        <w:spacing w:after="0" w:line="240" w:lineRule="auto"/>
      </w:pPr>
      <w:r>
        <w:separator/>
      </w:r>
    </w:p>
  </w:footnote>
  <w:footnote w:type="continuationSeparator" w:id="0">
    <w:p w14:paraId="787429E2" w14:textId="77777777" w:rsidR="00576EA5" w:rsidRDefault="00576EA5" w:rsidP="005D055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5C271E" w14:textId="77777777" w:rsidR="001117B9" w:rsidRDefault="001117B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CD1"/>
    <w:multiLevelType w:val="multilevel"/>
    <w:tmpl w:val="B912823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7586634"/>
    <w:multiLevelType w:val="multilevel"/>
    <w:tmpl w:val="65B09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36C5282"/>
    <w:multiLevelType w:val="hybridMultilevel"/>
    <w:tmpl w:val="1254A7C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51A4C1C"/>
    <w:multiLevelType w:val="multilevel"/>
    <w:tmpl w:val="0F28B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EEC01EB"/>
    <w:multiLevelType w:val="hybridMultilevel"/>
    <w:tmpl w:val="0986D812"/>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20602A43"/>
    <w:multiLevelType w:val="multilevel"/>
    <w:tmpl w:val="DE9CB256"/>
    <w:lvl w:ilvl="0">
      <w:start w:val="1"/>
      <w:numFmt w:val="bullet"/>
      <w:lvlText w:val=""/>
      <w:lvlJc w:val="left"/>
      <w:pPr>
        <w:tabs>
          <w:tab w:val="num" w:pos="720"/>
        </w:tabs>
        <w:ind w:left="720" w:hanging="360"/>
      </w:pPr>
      <w:rPr>
        <w:rFonts w:ascii="Symbol" w:hAnsi="Symbol" w:hint="default"/>
        <w:sz w:val="20"/>
      </w:rPr>
    </w:lvl>
    <w:lvl w:ilvl="1">
      <w:start w:val="2"/>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3C611B8"/>
    <w:multiLevelType w:val="hybridMultilevel"/>
    <w:tmpl w:val="C210932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84B7704"/>
    <w:multiLevelType w:val="hybridMultilevel"/>
    <w:tmpl w:val="4ECC37DC"/>
    <w:lvl w:ilvl="0" w:tplc="04090001">
      <w:start w:val="1"/>
      <w:numFmt w:val="bullet"/>
      <w:lvlText w:val=""/>
      <w:lvlJc w:val="left"/>
      <w:pPr>
        <w:ind w:left="775" w:hanging="360"/>
      </w:pPr>
      <w:rPr>
        <w:rFonts w:ascii="Symbol" w:hAnsi="Symbol" w:hint="default"/>
      </w:rPr>
    </w:lvl>
    <w:lvl w:ilvl="1" w:tplc="04090003" w:tentative="1">
      <w:start w:val="1"/>
      <w:numFmt w:val="bullet"/>
      <w:lvlText w:val="o"/>
      <w:lvlJc w:val="left"/>
      <w:pPr>
        <w:ind w:left="1495" w:hanging="360"/>
      </w:pPr>
      <w:rPr>
        <w:rFonts w:ascii="Courier New" w:hAnsi="Courier New" w:cs="Courier New" w:hint="default"/>
      </w:rPr>
    </w:lvl>
    <w:lvl w:ilvl="2" w:tplc="04090005" w:tentative="1">
      <w:start w:val="1"/>
      <w:numFmt w:val="bullet"/>
      <w:lvlText w:val=""/>
      <w:lvlJc w:val="left"/>
      <w:pPr>
        <w:ind w:left="2215" w:hanging="360"/>
      </w:pPr>
      <w:rPr>
        <w:rFonts w:ascii="Wingdings" w:hAnsi="Wingdings" w:hint="default"/>
      </w:rPr>
    </w:lvl>
    <w:lvl w:ilvl="3" w:tplc="04090001" w:tentative="1">
      <w:start w:val="1"/>
      <w:numFmt w:val="bullet"/>
      <w:lvlText w:val=""/>
      <w:lvlJc w:val="left"/>
      <w:pPr>
        <w:ind w:left="2935" w:hanging="360"/>
      </w:pPr>
      <w:rPr>
        <w:rFonts w:ascii="Symbol" w:hAnsi="Symbol" w:hint="default"/>
      </w:rPr>
    </w:lvl>
    <w:lvl w:ilvl="4" w:tplc="04090003" w:tentative="1">
      <w:start w:val="1"/>
      <w:numFmt w:val="bullet"/>
      <w:lvlText w:val="o"/>
      <w:lvlJc w:val="left"/>
      <w:pPr>
        <w:ind w:left="3655" w:hanging="360"/>
      </w:pPr>
      <w:rPr>
        <w:rFonts w:ascii="Courier New" w:hAnsi="Courier New" w:cs="Courier New" w:hint="default"/>
      </w:rPr>
    </w:lvl>
    <w:lvl w:ilvl="5" w:tplc="04090005" w:tentative="1">
      <w:start w:val="1"/>
      <w:numFmt w:val="bullet"/>
      <w:lvlText w:val=""/>
      <w:lvlJc w:val="left"/>
      <w:pPr>
        <w:ind w:left="4375" w:hanging="360"/>
      </w:pPr>
      <w:rPr>
        <w:rFonts w:ascii="Wingdings" w:hAnsi="Wingdings" w:hint="default"/>
      </w:rPr>
    </w:lvl>
    <w:lvl w:ilvl="6" w:tplc="04090001" w:tentative="1">
      <w:start w:val="1"/>
      <w:numFmt w:val="bullet"/>
      <w:lvlText w:val=""/>
      <w:lvlJc w:val="left"/>
      <w:pPr>
        <w:ind w:left="5095" w:hanging="360"/>
      </w:pPr>
      <w:rPr>
        <w:rFonts w:ascii="Symbol" w:hAnsi="Symbol" w:hint="default"/>
      </w:rPr>
    </w:lvl>
    <w:lvl w:ilvl="7" w:tplc="04090003" w:tentative="1">
      <w:start w:val="1"/>
      <w:numFmt w:val="bullet"/>
      <w:lvlText w:val="o"/>
      <w:lvlJc w:val="left"/>
      <w:pPr>
        <w:ind w:left="5815" w:hanging="360"/>
      </w:pPr>
      <w:rPr>
        <w:rFonts w:ascii="Courier New" w:hAnsi="Courier New" w:cs="Courier New" w:hint="default"/>
      </w:rPr>
    </w:lvl>
    <w:lvl w:ilvl="8" w:tplc="04090005" w:tentative="1">
      <w:start w:val="1"/>
      <w:numFmt w:val="bullet"/>
      <w:lvlText w:val=""/>
      <w:lvlJc w:val="left"/>
      <w:pPr>
        <w:ind w:left="6535" w:hanging="360"/>
      </w:pPr>
      <w:rPr>
        <w:rFonts w:ascii="Wingdings" w:hAnsi="Wingdings" w:hint="default"/>
      </w:rPr>
    </w:lvl>
  </w:abstractNum>
  <w:abstractNum w:abstractNumId="8" w15:restartNumberingAfterBreak="0">
    <w:nsid w:val="2C4518D9"/>
    <w:multiLevelType w:val="multilevel"/>
    <w:tmpl w:val="C74E6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DA2529C"/>
    <w:multiLevelType w:val="multilevel"/>
    <w:tmpl w:val="EA183D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3B753E85"/>
    <w:multiLevelType w:val="hybridMultilevel"/>
    <w:tmpl w:val="8662DCE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66B37AB"/>
    <w:multiLevelType w:val="multilevel"/>
    <w:tmpl w:val="F0685C24"/>
    <w:lvl w:ilvl="0">
      <w:start w:val="1"/>
      <w:numFmt w:val="decimal"/>
      <w:pStyle w:val="Heading1"/>
      <w:lvlText w:val="%1"/>
      <w:lvlJc w:val="left"/>
      <w:pPr>
        <w:ind w:left="432" w:hanging="432"/>
      </w:pPr>
      <w:rPr>
        <w:rFonts w:hint="default"/>
        <w:b/>
        <w:bCs w:val="0"/>
      </w:rPr>
    </w:lvl>
    <w:lvl w:ilvl="1">
      <w:start w:val="1"/>
      <w:numFmt w:val="decimal"/>
      <w:pStyle w:val="Heading2"/>
      <w:lvlText w:val="%1.%2"/>
      <w:lvlJc w:val="left"/>
      <w:pPr>
        <w:ind w:left="576" w:hanging="576"/>
      </w:pPr>
      <w:rPr>
        <w:rFonts w:hint="default"/>
        <w:b/>
        <w:bCs w:val="0"/>
      </w:r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2" w15:restartNumberingAfterBreak="0">
    <w:nsid w:val="491322BB"/>
    <w:multiLevelType w:val="hybridMultilevel"/>
    <w:tmpl w:val="9B9071BC"/>
    <w:lvl w:ilvl="0" w:tplc="D9DC7E02">
      <w:start w:val="1"/>
      <w:numFmt w:val="decimal"/>
      <w:lvlText w:val="%1.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A6546C2"/>
    <w:multiLevelType w:val="multilevel"/>
    <w:tmpl w:val="6054027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4CB218DE"/>
    <w:multiLevelType w:val="hybridMultilevel"/>
    <w:tmpl w:val="BB320F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69D85DF3"/>
    <w:multiLevelType w:val="hybridMultilevel"/>
    <w:tmpl w:val="DE8AF7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78522AC9"/>
    <w:multiLevelType w:val="multilevel"/>
    <w:tmpl w:val="214A5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99280005">
    <w:abstractNumId w:val="11"/>
  </w:num>
  <w:num w:numId="2" w16cid:durableId="764616364">
    <w:abstractNumId w:val="4"/>
  </w:num>
  <w:num w:numId="3" w16cid:durableId="381559140">
    <w:abstractNumId w:val="5"/>
  </w:num>
  <w:num w:numId="4" w16cid:durableId="1099906499">
    <w:abstractNumId w:val="0"/>
  </w:num>
  <w:num w:numId="5" w16cid:durableId="1870877029">
    <w:abstractNumId w:val="11"/>
    <w:lvlOverride w:ilvl="0">
      <w:startOverride w:val="3"/>
    </w:lvlOverride>
    <w:lvlOverride w:ilvl="1">
      <w:startOverride w:val="2"/>
    </w:lvlOverride>
  </w:num>
  <w:num w:numId="6" w16cid:durableId="1260024173">
    <w:abstractNumId w:val="11"/>
  </w:num>
  <w:num w:numId="7" w16cid:durableId="1446848630">
    <w:abstractNumId w:val="11"/>
    <w:lvlOverride w:ilvl="0">
      <w:startOverride w:val="6"/>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984554641">
    <w:abstractNumId w:val="3"/>
  </w:num>
  <w:num w:numId="9" w16cid:durableId="1838613838">
    <w:abstractNumId w:val="9"/>
  </w:num>
  <w:num w:numId="10" w16cid:durableId="111826647">
    <w:abstractNumId w:val="1"/>
  </w:num>
  <w:num w:numId="11" w16cid:durableId="536355750">
    <w:abstractNumId w:val="8"/>
  </w:num>
  <w:num w:numId="12" w16cid:durableId="1417827786">
    <w:abstractNumId w:val="13"/>
  </w:num>
  <w:num w:numId="13" w16cid:durableId="1505630414">
    <w:abstractNumId w:val="11"/>
    <w:lvlOverride w:ilvl="0">
      <w:startOverride w:val="5"/>
    </w:lvlOverride>
    <w:lvlOverride w:ilvl="1">
      <w:startOverride w:val="3"/>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4" w16cid:durableId="279846792">
    <w:abstractNumId w:val="15"/>
  </w:num>
  <w:num w:numId="15" w16cid:durableId="382485385">
    <w:abstractNumId w:val="6"/>
  </w:num>
  <w:num w:numId="16" w16cid:durableId="149253432">
    <w:abstractNumId w:val="10"/>
  </w:num>
  <w:num w:numId="17" w16cid:durableId="50278064">
    <w:abstractNumId w:val="14"/>
  </w:num>
  <w:num w:numId="18" w16cid:durableId="1526601275">
    <w:abstractNumId w:val="2"/>
  </w:num>
  <w:num w:numId="19" w16cid:durableId="918559693">
    <w:abstractNumId w:val="12"/>
  </w:num>
  <w:num w:numId="20" w16cid:durableId="1828858978">
    <w:abstractNumId w:val="12"/>
    <w:lvlOverride w:ilvl="0">
      <w:startOverride w:val="3"/>
    </w:lvlOverride>
  </w:num>
  <w:num w:numId="21" w16cid:durableId="780496164">
    <w:abstractNumId w:val="16"/>
  </w:num>
  <w:num w:numId="22" w16cid:durableId="532697704">
    <w:abstractNumId w:val="7"/>
  </w:num>
  <w:numIdMacAtCleanup w:val="12"/>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Sean McSherry">
    <w15:presenceInfo w15:providerId="AD" w15:userId="S::SMcSherry@centurywest.com::2da0853d-2039-4515-950d-076c7b755fe3"/>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2"/>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1C5"/>
    <w:rsid w:val="00003926"/>
    <w:rsid w:val="000054A9"/>
    <w:rsid w:val="00007D7B"/>
    <w:rsid w:val="00015BD3"/>
    <w:rsid w:val="00016268"/>
    <w:rsid w:val="000241EA"/>
    <w:rsid w:val="0002456D"/>
    <w:rsid w:val="00026509"/>
    <w:rsid w:val="0003208D"/>
    <w:rsid w:val="00034E3C"/>
    <w:rsid w:val="00034FEE"/>
    <w:rsid w:val="000353A3"/>
    <w:rsid w:val="00042703"/>
    <w:rsid w:val="0004281E"/>
    <w:rsid w:val="00045B26"/>
    <w:rsid w:val="000468BD"/>
    <w:rsid w:val="00051C86"/>
    <w:rsid w:val="00055217"/>
    <w:rsid w:val="0005542D"/>
    <w:rsid w:val="00057FA6"/>
    <w:rsid w:val="0006277B"/>
    <w:rsid w:val="00064054"/>
    <w:rsid w:val="000707E7"/>
    <w:rsid w:val="00077851"/>
    <w:rsid w:val="00077BC7"/>
    <w:rsid w:val="0008227D"/>
    <w:rsid w:val="00085DB5"/>
    <w:rsid w:val="000860F7"/>
    <w:rsid w:val="0009195F"/>
    <w:rsid w:val="000A0B56"/>
    <w:rsid w:val="000A495B"/>
    <w:rsid w:val="000A55E2"/>
    <w:rsid w:val="000A6C44"/>
    <w:rsid w:val="000C19A5"/>
    <w:rsid w:val="000C565A"/>
    <w:rsid w:val="000D0C49"/>
    <w:rsid w:val="000D5FA4"/>
    <w:rsid w:val="000E1D7A"/>
    <w:rsid w:val="000E6CE2"/>
    <w:rsid w:val="000F091F"/>
    <w:rsid w:val="000F347A"/>
    <w:rsid w:val="000F3EC2"/>
    <w:rsid w:val="000F703F"/>
    <w:rsid w:val="000F7602"/>
    <w:rsid w:val="000F79E6"/>
    <w:rsid w:val="000F7DDF"/>
    <w:rsid w:val="00105617"/>
    <w:rsid w:val="001076E9"/>
    <w:rsid w:val="00107EBA"/>
    <w:rsid w:val="00111247"/>
    <w:rsid w:val="001113EE"/>
    <w:rsid w:val="00111411"/>
    <w:rsid w:val="001117B9"/>
    <w:rsid w:val="00114641"/>
    <w:rsid w:val="00115569"/>
    <w:rsid w:val="001176D6"/>
    <w:rsid w:val="0013149C"/>
    <w:rsid w:val="00144722"/>
    <w:rsid w:val="001466B6"/>
    <w:rsid w:val="00147A93"/>
    <w:rsid w:val="0015265B"/>
    <w:rsid w:val="00152E27"/>
    <w:rsid w:val="00154F8D"/>
    <w:rsid w:val="00166D7B"/>
    <w:rsid w:val="00167E40"/>
    <w:rsid w:val="00171116"/>
    <w:rsid w:val="00171D8C"/>
    <w:rsid w:val="00175F85"/>
    <w:rsid w:val="00190516"/>
    <w:rsid w:val="00190A09"/>
    <w:rsid w:val="001915FA"/>
    <w:rsid w:val="0019210E"/>
    <w:rsid w:val="00192C9A"/>
    <w:rsid w:val="001A707F"/>
    <w:rsid w:val="001A72AF"/>
    <w:rsid w:val="001A786C"/>
    <w:rsid w:val="001B0E1E"/>
    <w:rsid w:val="001B4F60"/>
    <w:rsid w:val="001D05A3"/>
    <w:rsid w:val="001D18E8"/>
    <w:rsid w:val="001D43FD"/>
    <w:rsid w:val="001E03C6"/>
    <w:rsid w:val="001E396F"/>
    <w:rsid w:val="001E6D48"/>
    <w:rsid w:val="001F08C5"/>
    <w:rsid w:val="001F2CC6"/>
    <w:rsid w:val="002019A0"/>
    <w:rsid w:val="00202DDF"/>
    <w:rsid w:val="00202E01"/>
    <w:rsid w:val="002146B4"/>
    <w:rsid w:val="00222484"/>
    <w:rsid w:val="00224EB4"/>
    <w:rsid w:val="002269D6"/>
    <w:rsid w:val="002271C5"/>
    <w:rsid w:val="00227CDA"/>
    <w:rsid w:val="00231AD0"/>
    <w:rsid w:val="002330E9"/>
    <w:rsid w:val="00234CC2"/>
    <w:rsid w:val="002357B7"/>
    <w:rsid w:val="002418B0"/>
    <w:rsid w:val="00241B1B"/>
    <w:rsid w:val="00247F36"/>
    <w:rsid w:val="0025663E"/>
    <w:rsid w:val="0025798B"/>
    <w:rsid w:val="00260689"/>
    <w:rsid w:val="0026249C"/>
    <w:rsid w:val="00263DBB"/>
    <w:rsid w:val="00263F87"/>
    <w:rsid w:val="00267488"/>
    <w:rsid w:val="00275344"/>
    <w:rsid w:val="00281291"/>
    <w:rsid w:val="0028137C"/>
    <w:rsid w:val="002828B6"/>
    <w:rsid w:val="00284672"/>
    <w:rsid w:val="002854A9"/>
    <w:rsid w:val="0028579F"/>
    <w:rsid w:val="00286726"/>
    <w:rsid w:val="00286F34"/>
    <w:rsid w:val="00290DF2"/>
    <w:rsid w:val="00291EF6"/>
    <w:rsid w:val="0029297B"/>
    <w:rsid w:val="00294460"/>
    <w:rsid w:val="00295021"/>
    <w:rsid w:val="00295165"/>
    <w:rsid w:val="002970CE"/>
    <w:rsid w:val="002A07A8"/>
    <w:rsid w:val="002A6CFB"/>
    <w:rsid w:val="002A7597"/>
    <w:rsid w:val="002B382E"/>
    <w:rsid w:val="002B5F98"/>
    <w:rsid w:val="002D0F03"/>
    <w:rsid w:val="002D31C6"/>
    <w:rsid w:val="002D4DE2"/>
    <w:rsid w:val="002D5961"/>
    <w:rsid w:val="002D6332"/>
    <w:rsid w:val="002D7469"/>
    <w:rsid w:val="002E2A89"/>
    <w:rsid w:val="002E451F"/>
    <w:rsid w:val="002F68C1"/>
    <w:rsid w:val="003064B6"/>
    <w:rsid w:val="0031143F"/>
    <w:rsid w:val="0031482A"/>
    <w:rsid w:val="00315D36"/>
    <w:rsid w:val="003213C7"/>
    <w:rsid w:val="00322801"/>
    <w:rsid w:val="00323DC3"/>
    <w:rsid w:val="00325FC2"/>
    <w:rsid w:val="00331782"/>
    <w:rsid w:val="00332D2C"/>
    <w:rsid w:val="003351E3"/>
    <w:rsid w:val="00335C77"/>
    <w:rsid w:val="00340ACC"/>
    <w:rsid w:val="00346EE9"/>
    <w:rsid w:val="00352371"/>
    <w:rsid w:val="003523BC"/>
    <w:rsid w:val="00353DB2"/>
    <w:rsid w:val="00360199"/>
    <w:rsid w:val="003604B0"/>
    <w:rsid w:val="003635A1"/>
    <w:rsid w:val="00364BA0"/>
    <w:rsid w:val="00371B8C"/>
    <w:rsid w:val="003722A4"/>
    <w:rsid w:val="0037406F"/>
    <w:rsid w:val="00375498"/>
    <w:rsid w:val="00375C99"/>
    <w:rsid w:val="00384EEC"/>
    <w:rsid w:val="00386B33"/>
    <w:rsid w:val="003872CA"/>
    <w:rsid w:val="003878D7"/>
    <w:rsid w:val="0039025C"/>
    <w:rsid w:val="00391590"/>
    <w:rsid w:val="00392B7F"/>
    <w:rsid w:val="0039521F"/>
    <w:rsid w:val="00395CAD"/>
    <w:rsid w:val="003A2865"/>
    <w:rsid w:val="003B7EF8"/>
    <w:rsid w:val="003C0ED9"/>
    <w:rsid w:val="003C2070"/>
    <w:rsid w:val="003C2C05"/>
    <w:rsid w:val="003C625C"/>
    <w:rsid w:val="003E30E2"/>
    <w:rsid w:val="003E3281"/>
    <w:rsid w:val="003E329C"/>
    <w:rsid w:val="003F3D38"/>
    <w:rsid w:val="003F4464"/>
    <w:rsid w:val="003F5759"/>
    <w:rsid w:val="003F6448"/>
    <w:rsid w:val="00405952"/>
    <w:rsid w:val="00406ACF"/>
    <w:rsid w:val="0040786B"/>
    <w:rsid w:val="00410410"/>
    <w:rsid w:val="004111BA"/>
    <w:rsid w:val="0041202F"/>
    <w:rsid w:val="0041282E"/>
    <w:rsid w:val="0041391E"/>
    <w:rsid w:val="004219E9"/>
    <w:rsid w:val="004256ED"/>
    <w:rsid w:val="00427839"/>
    <w:rsid w:val="00427D47"/>
    <w:rsid w:val="0043143C"/>
    <w:rsid w:val="0043370A"/>
    <w:rsid w:val="0043548C"/>
    <w:rsid w:val="00442334"/>
    <w:rsid w:val="004450A4"/>
    <w:rsid w:val="00445B76"/>
    <w:rsid w:val="00447640"/>
    <w:rsid w:val="00452A04"/>
    <w:rsid w:val="004534F8"/>
    <w:rsid w:val="004539F3"/>
    <w:rsid w:val="00455C46"/>
    <w:rsid w:val="00460ABD"/>
    <w:rsid w:val="00461FE0"/>
    <w:rsid w:val="00462F50"/>
    <w:rsid w:val="00463AB8"/>
    <w:rsid w:val="00473E33"/>
    <w:rsid w:val="00476376"/>
    <w:rsid w:val="00476A14"/>
    <w:rsid w:val="004830B3"/>
    <w:rsid w:val="004841E0"/>
    <w:rsid w:val="00485A45"/>
    <w:rsid w:val="00485DD3"/>
    <w:rsid w:val="004903F9"/>
    <w:rsid w:val="00490EBE"/>
    <w:rsid w:val="004913B3"/>
    <w:rsid w:val="00494AFD"/>
    <w:rsid w:val="00497201"/>
    <w:rsid w:val="004A0B1D"/>
    <w:rsid w:val="004A33DB"/>
    <w:rsid w:val="004A43D2"/>
    <w:rsid w:val="004A4D5F"/>
    <w:rsid w:val="004A739E"/>
    <w:rsid w:val="004B58DF"/>
    <w:rsid w:val="004B6948"/>
    <w:rsid w:val="004C5399"/>
    <w:rsid w:val="004D6A48"/>
    <w:rsid w:val="004D7BEE"/>
    <w:rsid w:val="004E14D3"/>
    <w:rsid w:val="004E1B57"/>
    <w:rsid w:val="004E2330"/>
    <w:rsid w:val="004E5482"/>
    <w:rsid w:val="004F51A7"/>
    <w:rsid w:val="004F5E40"/>
    <w:rsid w:val="004F5F8F"/>
    <w:rsid w:val="00502103"/>
    <w:rsid w:val="00504BFC"/>
    <w:rsid w:val="00504F2E"/>
    <w:rsid w:val="0050590E"/>
    <w:rsid w:val="00507EDB"/>
    <w:rsid w:val="00511E1D"/>
    <w:rsid w:val="00512F4A"/>
    <w:rsid w:val="00515CCC"/>
    <w:rsid w:val="005178AE"/>
    <w:rsid w:val="00517912"/>
    <w:rsid w:val="005205E7"/>
    <w:rsid w:val="005219CE"/>
    <w:rsid w:val="00524257"/>
    <w:rsid w:val="005266BE"/>
    <w:rsid w:val="00527776"/>
    <w:rsid w:val="0053273C"/>
    <w:rsid w:val="00532E2B"/>
    <w:rsid w:val="00533253"/>
    <w:rsid w:val="0054060D"/>
    <w:rsid w:val="005431BE"/>
    <w:rsid w:val="0054497E"/>
    <w:rsid w:val="00546D1F"/>
    <w:rsid w:val="0055072C"/>
    <w:rsid w:val="00553FE6"/>
    <w:rsid w:val="00554BCF"/>
    <w:rsid w:val="00555166"/>
    <w:rsid w:val="00556E81"/>
    <w:rsid w:val="0057152C"/>
    <w:rsid w:val="00572B8B"/>
    <w:rsid w:val="005738B3"/>
    <w:rsid w:val="00576EA5"/>
    <w:rsid w:val="00581087"/>
    <w:rsid w:val="0058178F"/>
    <w:rsid w:val="00581C74"/>
    <w:rsid w:val="0058224C"/>
    <w:rsid w:val="00584F31"/>
    <w:rsid w:val="005909CE"/>
    <w:rsid w:val="00591649"/>
    <w:rsid w:val="005921F3"/>
    <w:rsid w:val="0059319A"/>
    <w:rsid w:val="005957BD"/>
    <w:rsid w:val="005A23B2"/>
    <w:rsid w:val="005A2F8C"/>
    <w:rsid w:val="005A3080"/>
    <w:rsid w:val="005A6778"/>
    <w:rsid w:val="005B5011"/>
    <w:rsid w:val="005B5F36"/>
    <w:rsid w:val="005B6A4F"/>
    <w:rsid w:val="005B7985"/>
    <w:rsid w:val="005C163A"/>
    <w:rsid w:val="005C2C5A"/>
    <w:rsid w:val="005C3133"/>
    <w:rsid w:val="005C3AB1"/>
    <w:rsid w:val="005C74BC"/>
    <w:rsid w:val="005D0551"/>
    <w:rsid w:val="005D0A50"/>
    <w:rsid w:val="005D71A5"/>
    <w:rsid w:val="005E1F10"/>
    <w:rsid w:val="005E3A18"/>
    <w:rsid w:val="005F4086"/>
    <w:rsid w:val="005F4A9A"/>
    <w:rsid w:val="00605F55"/>
    <w:rsid w:val="00611622"/>
    <w:rsid w:val="00621B82"/>
    <w:rsid w:val="00623066"/>
    <w:rsid w:val="00623E11"/>
    <w:rsid w:val="00624EE2"/>
    <w:rsid w:val="00626BAC"/>
    <w:rsid w:val="006369CA"/>
    <w:rsid w:val="00637F12"/>
    <w:rsid w:val="0064366A"/>
    <w:rsid w:val="0064466D"/>
    <w:rsid w:val="006536C6"/>
    <w:rsid w:val="00656BC5"/>
    <w:rsid w:val="00660D7B"/>
    <w:rsid w:val="00661D21"/>
    <w:rsid w:val="00662B6D"/>
    <w:rsid w:val="0066453E"/>
    <w:rsid w:val="0067035E"/>
    <w:rsid w:val="0067096F"/>
    <w:rsid w:val="00672434"/>
    <w:rsid w:val="006731B2"/>
    <w:rsid w:val="00673B7A"/>
    <w:rsid w:val="00685697"/>
    <w:rsid w:val="00685A32"/>
    <w:rsid w:val="00687354"/>
    <w:rsid w:val="0069535E"/>
    <w:rsid w:val="00695F21"/>
    <w:rsid w:val="00696AC6"/>
    <w:rsid w:val="00697C5C"/>
    <w:rsid w:val="006A1CCA"/>
    <w:rsid w:val="006A448F"/>
    <w:rsid w:val="006A7EE6"/>
    <w:rsid w:val="006B0704"/>
    <w:rsid w:val="006B07E4"/>
    <w:rsid w:val="006C0CA1"/>
    <w:rsid w:val="006C3036"/>
    <w:rsid w:val="006C3BEE"/>
    <w:rsid w:val="006C41D3"/>
    <w:rsid w:val="006D0BA8"/>
    <w:rsid w:val="006D1FDA"/>
    <w:rsid w:val="006D34A8"/>
    <w:rsid w:val="006D4410"/>
    <w:rsid w:val="006D5EEE"/>
    <w:rsid w:val="006D7CB0"/>
    <w:rsid w:val="006E168C"/>
    <w:rsid w:val="006E50A6"/>
    <w:rsid w:val="006E5A8E"/>
    <w:rsid w:val="006F3C86"/>
    <w:rsid w:val="006F4D57"/>
    <w:rsid w:val="00700494"/>
    <w:rsid w:val="007023C0"/>
    <w:rsid w:val="007025B2"/>
    <w:rsid w:val="00702BB7"/>
    <w:rsid w:val="007044AD"/>
    <w:rsid w:val="007059A2"/>
    <w:rsid w:val="00706712"/>
    <w:rsid w:val="00707BE1"/>
    <w:rsid w:val="00713818"/>
    <w:rsid w:val="007140D8"/>
    <w:rsid w:val="00714594"/>
    <w:rsid w:val="00714837"/>
    <w:rsid w:val="00716087"/>
    <w:rsid w:val="00720DCB"/>
    <w:rsid w:val="00724D2A"/>
    <w:rsid w:val="0072765A"/>
    <w:rsid w:val="00741F7B"/>
    <w:rsid w:val="007610B7"/>
    <w:rsid w:val="00774083"/>
    <w:rsid w:val="00774561"/>
    <w:rsid w:val="0077499B"/>
    <w:rsid w:val="00777DE6"/>
    <w:rsid w:val="00780CCD"/>
    <w:rsid w:val="00781CAF"/>
    <w:rsid w:val="00785082"/>
    <w:rsid w:val="0079341A"/>
    <w:rsid w:val="007A28E8"/>
    <w:rsid w:val="007A2BF9"/>
    <w:rsid w:val="007A5F24"/>
    <w:rsid w:val="007A6483"/>
    <w:rsid w:val="007B00E9"/>
    <w:rsid w:val="007B25DE"/>
    <w:rsid w:val="007B3154"/>
    <w:rsid w:val="007B3CDD"/>
    <w:rsid w:val="007C22D2"/>
    <w:rsid w:val="007D7F4B"/>
    <w:rsid w:val="007F40B6"/>
    <w:rsid w:val="00804EED"/>
    <w:rsid w:val="0080594A"/>
    <w:rsid w:val="00810935"/>
    <w:rsid w:val="00812257"/>
    <w:rsid w:val="00812C54"/>
    <w:rsid w:val="008179BA"/>
    <w:rsid w:val="0082231B"/>
    <w:rsid w:val="0083294D"/>
    <w:rsid w:val="00836E93"/>
    <w:rsid w:val="008470A0"/>
    <w:rsid w:val="008479B1"/>
    <w:rsid w:val="00847F6B"/>
    <w:rsid w:val="008505C6"/>
    <w:rsid w:val="00851552"/>
    <w:rsid w:val="00853230"/>
    <w:rsid w:val="00854013"/>
    <w:rsid w:val="0085508F"/>
    <w:rsid w:val="0085615E"/>
    <w:rsid w:val="008606D8"/>
    <w:rsid w:val="0086483A"/>
    <w:rsid w:val="00866BED"/>
    <w:rsid w:val="00870D4A"/>
    <w:rsid w:val="00873674"/>
    <w:rsid w:val="008745A9"/>
    <w:rsid w:val="00874A77"/>
    <w:rsid w:val="00877F16"/>
    <w:rsid w:val="00881FA5"/>
    <w:rsid w:val="008906BC"/>
    <w:rsid w:val="0089364E"/>
    <w:rsid w:val="00893FB5"/>
    <w:rsid w:val="00894946"/>
    <w:rsid w:val="00895B2D"/>
    <w:rsid w:val="008963F1"/>
    <w:rsid w:val="0089659B"/>
    <w:rsid w:val="0089684B"/>
    <w:rsid w:val="008D0485"/>
    <w:rsid w:val="008D35D1"/>
    <w:rsid w:val="008D3D99"/>
    <w:rsid w:val="008D3DC9"/>
    <w:rsid w:val="008D6C02"/>
    <w:rsid w:val="008E57FB"/>
    <w:rsid w:val="008F47B8"/>
    <w:rsid w:val="0091651C"/>
    <w:rsid w:val="0092165C"/>
    <w:rsid w:val="00924C10"/>
    <w:rsid w:val="009406D8"/>
    <w:rsid w:val="009409B9"/>
    <w:rsid w:val="00944743"/>
    <w:rsid w:val="009619B9"/>
    <w:rsid w:val="00961CF2"/>
    <w:rsid w:val="009628EE"/>
    <w:rsid w:val="00963AF1"/>
    <w:rsid w:val="009708AD"/>
    <w:rsid w:val="009710B4"/>
    <w:rsid w:val="009710F0"/>
    <w:rsid w:val="00972BE8"/>
    <w:rsid w:val="0097340F"/>
    <w:rsid w:val="00975897"/>
    <w:rsid w:val="00975D07"/>
    <w:rsid w:val="00977E22"/>
    <w:rsid w:val="009826A4"/>
    <w:rsid w:val="009862A4"/>
    <w:rsid w:val="0099000E"/>
    <w:rsid w:val="00990657"/>
    <w:rsid w:val="00996E3B"/>
    <w:rsid w:val="009973AE"/>
    <w:rsid w:val="009A64F0"/>
    <w:rsid w:val="009C35D0"/>
    <w:rsid w:val="009C462C"/>
    <w:rsid w:val="009C6C04"/>
    <w:rsid w:val="009D0934"/>
    <w:rsid w:val="009D7395"/>
    <w:rsid w:val="009E29F0"/>
    <w:rsid w:val="009E5895"/>
    <w:rsid w:val="009E6450"/>
    <w:rsid w:val="009F3E23"/>
    <w:rsid w:val="009F6D38"/>
    <w:rsid w:val="00A038AD"/>
    <w:rsid w:val="00A22700"/>
    <w:rsid w:val="00A23970"/>
    <w:rsid w:val="00A3094B"/>
    <w:rsid w:val="00A30A89"/>
    <w:rsid w:val="00A30E63"/>
    <w:rsid w:val="00A57027"/>
    <w:rsid w:val="00A57AC5"/>
    <w:rsid w:val="00A57BF8"/>
    <w:rsid w:val="00A63C92"/>
    <w:rsid w:val="00A71477"/>
    <w:rsid w:val="00A74198"/>
    <w:rsid w:val="00A756A0"/>
    <w:rsid w:val="00A80543"/>
    <w:rsid w:val="00A807CB"/>
    <w:rsid w:val="00A822A9"/>
    <w:rsid w:val="00A8511D"/>
    <w:rsid w:val="00A85F66"/>
    <w:rsid w:val="00A93FAC"/>
    <w:rsid w:val="00A973E4"/>
    <w:rsid w:val="00AA2AB8"/>
    <w:rsid w:val="00AB2C23"/>
    <w:rsid w:val="00AC2A31"/>
    <w:rsid w:val="00AD3755"/>
    <w:rsid w:val="00AD5628"/>
    <w:rsid w:val="00AD66BD"/>
    <w:rsid w:val="00AE7238"/>
    <w:rsid w:val="00AE7C1B"/>
    <w:rsid w:val="00AF1FA8"/>
    <w:rsid w:val="00AF2921"/>
    <w:rsid w:val="00AF2DF8"/>
    <w:rsid w:val="00AF4656"/>
    <w:rsid w:val="00AF52A7"/>
    <w:rsid w:val="00AF7897"/>
    <w:rsid w:val="00AF7B90"/>
    <w:rsid w:val="00B006AC"/>
    <w:rsid w:val="00B0362E"/>
    <w:rsid w:val="00B04F67"/>
    <w:rsid w:val="00B05253"/>
    <w:rsid w:val="00B144AB"/>
    <w:rsid w:val="00B163C8"/>
    <w:rsid w:val="00B16B68"/>
    <w:rsid w:val="00B176CC"/>
    <w:rsid w:val="00B26774"/>
    <w:rsid w:val="00B32E53"/>
    <w:rsid w:val="00B37AE4"/>
    <w:rsid w:val="00B40EDA"/>
    <w:rsid w:val="00B4124E"/>
    <w:rsid w:val="00B428E4"/>
    <w:rsid w:val="00B523C7"/>
    <w:rsid w:val="00B57001"/>
    <w:rsid w:val="00B603AB"/>
    <w:rsid w:val="00B641F6"/>
    <w:rsid w:val="00B72E76"/>
    <w:rsid w:val="00B764AC"/>
    <w:rsid w:val="00B86786"/>
    <w:rsid w:val="00B91447"/>
    <w:rsid w:val="00B91837"/>
    <w:rsid w:val="00B94092"/>
    <w:rsid w:val="00B9684F"/>
    <w:rsid w:val="00B97A55"/>
    <w:rsid w:val="00BA064D"/>
    <w:rsid w:val="00BA3289"/>
    <w:rsid w:val="00BA4909"/>
    <w:rsid w:val="00BA5AE1"/>
    <w:rsid w:val="00BB1FF9"/>
    <w:rsid w:val="00BB3FB2"/>
    <w:rsid w:val="00BB4FE8"/>
    <w:rsid w:val="00BC07AA"/>
    <w:rsid w:val="00BD2B9B"/>
    <w:rsid w:val="00BE57AE"/>
    <w:rsid w:val="00BF058D"/>
    <w:rsid w:val="00BF0AD8"/>
    <w:rsid w:val="00BF0C07"/>
    <w:rsid w:val="00BF1D98"/>
    <w:rsid w:val="00BF677D"/>
    <w:rsid w:val="00C04B2F"/>
    <w:rsid w:val="00C06E91"/>
    <w:rsid w:val="00C1639B"/>
    <w:rsid w:val="00C20FE8"/>
    <w:rsid w:val="00C22428"/>
    <w:rsid w:val="00C24782"/>
    <w:rsid w:val="00C30F91"/>
    <w:rsid w:val="00C33998"/>
    <w:rsid w:val="00C33CF3"/>
    <w:rsid w:val="00C478CF"/>
    <w:rsid w:val="00C5334D"/>
    <w:rsid w:val="00C63F1B"/>
    <w:rsid w:val="00C6645F"/>
    <w:rsid w:val="00C70151"/>
    <w:rsid w:val="00C721C5"/>
    <w:rsid w:val="00C73348"/>
    <w:rsid w:val="00C747B4"/>
    <w:rsid w:val="00C81558"/>
    <w:rsid w:val="00C816B6"/>
    <w:rsid w:val="00C86F2E"/>
    <w:rsid w:val="00C9044A"/>
    <w:rsid w:val="00C9171D"/>
    <w:rsid w:val="00C9334E"/>
    <w:rsid w:val="00C93350"/>
    <w:rsid w:val="00C96979"/>
    <w:rsid w:val="00C9756E"/>
    <w:rsid w:val="00CA7541"/>
    <w:rsid w:val="00CA7A94"/>
    <w:rsid w:val="00CB6D1B"/>
    <w:rsid w:val="00CC1663"/>
    <w:rsid w:val="00CC3C04"/>
    <w:rsid w:val="00CC4169"/>
    <w:rsid w:val="00CD2332"/>
    <w:rsid w:val="00CD417B"/>
    <w:rsid w:val="00CD4883"/>
    <w:rsid w:val="00CD5DB0"/>
    <w:rsid w:val="00CF136A"/>
    <w:rsid w:val="00CF3F41"/>
    <w:rsid w:val="00CF6815"/>
    <w:rsid w:val="00D22D77"/>
    <w:rsid w:val="00D23021"/>
    <w:rsid w:val="00D2418A"/>
    <w:rsid w:val="00D34824"/>
    <w:rsid w:val="00D356AA"/>
    <w:rsid w:val="00D35E01"/>
    <w:rsid w:val="00D36230"/>
    <w:rsid w:val="00D4107A"/>
    <w:rsid w:val="00D441CE"/>
    <w:rsid w:val="00D459AD"/>
    <w:rsid w:val="00D51B23"/>
    <w:rsid w:val="00D534AA"/>
    <w:rsid w:val="00D54F96"/>
    <w:rsid w:val="00D562E7"/>
    <w:rsid w:val="00D57829"/>
    <w:rsid w:val="00D664C6"/>
    <w:rsid w:val="00D71986"/>
    <w:rsid w:val="00D804EF"/>
    <w:rsid w:val="00D8313C"/>
    <w:rsid w:val="00D83675"/>
    <w:rsid w:val="00D851C2"/>
    <w:rsid w:val="00D86D6D"/>
    <w:rsid w:val="00D87431"/>
    <w:rsid w:val="00D924C1"/>
    <w:rsid w:val="00D92DA6"/>
    <w:rsid w:val="00DA2F6B"/>
    <w:rsid w:val="00DA32E1"/>
    <w:rsid w:val="00DA3833"/>
    <w:rsid w:val="00DA4837"/>
    <w:rsid w:val="00DA50C5"/>
    <w:rsid w:val="00DA7629"/>
    <w:rsid w:val="00DB3A11"/>
    <w:rsid w:val="00DB43D3"/>
    <w:rsid w:val="00DB5EAD"/>
    <w:rsid w:val="00DB757D"/>
    <w:rsid w:val="00DC26FE"/>
    <w:rsid w:val="00DC5B01"/>
    <w:rsid w:val="00DC64B1"/>
    <w:rsid w:val="00DC6725"/>
    <w:rsid w:val="00DC72FE"/>
    <w:rsid w:val="00DC7DD6"/>
    <w:rsid w:val="00DD1802"/>
    <w:rsid w:val="00DD71E6"/>
    <w:rsid w:val="00DE28D6"/>
    <w:rsid w:val="00DE3D32"/>
    <w:rsid w:val="00DF15DC"/>
    <w:rsid w:val="00DF50BB"/>
    <w:rsid w:val="00E101DC"/>
    <w:rsid w:val="00E12B82"/>
    <w:rsid w:val="00E13B2B"/>
    <w:rsid w:val="00E15AB3"/>
    <w:rsid w:val="00E15C8F"/>
    <w:rsid w:val="00E16CCE"/>
    <w:rsid w:val="00E171C2"/>
    <w:rsid w:val="00E2082B"/>
    <w:rsid w:val="00E30084"/>
    <w:rsid w:val="00E33797"/>
    <w:rsid w:val="00E35000"/>
    <w:rsid w:val="00E35028"/>
    <w:rsid w:val="00E42F26"/>
    <w:rsid w:val="00E51843"/>
    <w:rsid w:val="00E52160"/>
    <w:rsid w:val="00E5249A"/>
    <w:rsid w:val="00E527FB"/>
    <w:rsid w:val="00E57D7B"/>
    <w:rsid w:val="00E60C3B"/>
    <w:rsid w:val="00E653A5"/>
    <w:rsid w:val="00E71C7C"/>
    <w:rsid w:val="00E720AF"/>
    <w:rsid w:val="00E752A9"/>
    <w:rsid w:val="00E75745"/>
    <w:rsid w:val="00E757D0"/>
    <w:rsid w:val="00E77DCC"/>
    <w:rsid w:val="00E8327D"/>
    <w:rsid w:val="00E866AE"/>
    <w:rsid w:val="00E92257"/>
    <w:rsid w:val="00E927E2"/>
    <w:rsid w:val="00E93E30"/>
    <w:rsid w:val="00E9759E"/>
    <w:rsid w:val="00E97A39"/>
    <w:rsid w:val="00EA0681"/>
    <w:rsid w:val="00EA47B9"/>
    <w:rsid w:val="00EB02B3"/>
    <w:rsid w:val="00EB04C0"/>
    <w:rsid w:val="00EB0528"/>
    <w:rsid w:val="00EB3FA6"/>
    <w:rsid w:val="00EB6062"/>
    <w:rsid w:val="00EB776A"/>
    <w:rsid w:val="00EC17AD"/>
    <w:rsid w:val="00EC2E3C"/>
    <w:rsid w:val="00EC4E1A"/>
    <w:rsid w:val="00EC6D1F"/>
    <w:rsid w:val="00ED1A8E"/>
    <w:rsid w:val="00ED4E48"/>
    <w:rsid w:val="00ED561F"/>
    <w:rsid w:val="00EE04DA"/>
    <w:rsid w:val="00EE276D"/>
    <w:rsid w:val="00EF0D30"/>
    <w:rsid w:val="00EF2A0F"/>
    <w:rsid w:val="00EF5C90"/>
    <w:rsid w:val="00EF7373"/>
    <w:rsid w:val="00EF7E3A"/>
    <w:rsid w:val="00F01AFB"/>
    <w:rsid w:val="00F02E2E"/>
    <w:rsid w:val="00F02F28"/>
    <w:rsid w:val="00F05B6B"/>
    <w:rsid w:val="00F05ED7"/>
    <w:rsid w:val="00F066E4"/>
    <w:rsid w:val="00F0769A"/>
    <w:rsid w:val="00F14E5E"/>
    <w:rsid w:val="00F17BB5"/>
    <w:rsid w:val="00F20FF5"/>
    <w:rsid w:val="00F21BFB"/>
    <w:rsid w:val="00F239FF"/>
    <w:rsid w:val="00F257CE"/>
    <w:rsid w:val="00F30DDF"/>
    <w:rsid w:val="00F32C2B"/>
    <w:rsid w:val="00F33B1D"/>
    <w:rsid w:val="00F351C6"/>
    <w:rsid w:val="00F3665D"/>
    <w:rsid w:val="00F42493"/>
    <w:rsid w:val="00F53876"/>
    <w:rsid w:val="00F54F12"/>
    <w:rsid w:val="00F55251"/>
    <w:rsid w:val="00F60329"/>
    <w:rsid w:val="00F60A1D"/>
    <w:rsid w:val="00F60CFC"/>
    <w:rsid w:val="00F61588"/>
    <w:rsid w:val="00F63C45"/>
    <w:rsid w:val="00F64EFE"/>
    <w:rsid w:val="00F67B8C"/>
    <w:rsid w:val="00F819FF"/>
    <w:rsid w:val="00F8255A"/>
    <w:rsid w:val="00F833DF"/>
    <w:rsid w:val="00F83612"/>
    <w:rsid w:val="00F84662"/>
    <w:rsid w:val="00F93174"/>
    <w:rsid w:val="00F943FD"/>
    <w:rsid w:val="00F9602D"/>
    <w:rsid w:val="00F96091"/>
    <w:rsid w:val="00FA0016"/>
    <w:rsid w:val="00FA07A0"/>
    <w:rsid w:val="00FA5156"/>
    <w:rsid w:val="00FA6C5B"/>
    <w:rsid w:val="00FA740A"/>
    <w:rsid w:val="00FA7F1A"/>
    <w:rsid w:val="00FB235F"/>
    <w:rsid w:val="00FB2567"/>
    <w:rsid w:val="00FB2D55"/>
    <w:rsid w:val="00FC0A68"/>
    <w:rsid w:val="00FC1F3F"/>
    <w:rsid w:val="00FE2941"/>
    <w:rsid w:val="00FE545E"/>
    <w:rsid w:val="00FF1CD2"/>
    <w:rsid w:val="00FF36F8"/>
    <w:rsid w:val="00FF4C7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BF686EF"/>
  <w15:chartTrackingRefBased/>
  <w15:docId w15:val="{BFC463B0-E957-490C-A3AE-B7AAFEF5132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7F4B"/>
    <w:pPr>
      <w:spacing w:after="200" w:line="276" w:lineRule="auto"/>
    </w:pPr>
    <w:rPr>
      <w:rFonts w:ascii="Calibri" w:eastAsia="Calibri" w:hAnsi="Calibri" w:cs="Times New Roman"/>
    </w:rPr>
  </w:style>
  <w:style w:type="paragraph" w:styleId="Heading1">
    <w:name w:val="heading 1"/>
    <w:basedOn w:val="Normal"/>
    <w:next w:val="Normal"/>
    <w:link w:val="Heading1Char"/>
    <w:uiPriority w:val="9"/>
    <w:qFormat/>
    <w:rsid w:val="00716087"/>
    <w:pPr>
      <w:keepNext/>
      <w:keepLines/>
      <w:numPr>
        <w:numId w:val="1"/>
      </w:numPr>
      <w:spacing w:before="240" w:after="0" w:line="259" w:lineRule="auto"/>
      <w:outlineLvl w:val="0"/>
    </w:pPr>
    <w:rPr>
      <w:rFonts w:eastAsiaTheme="majorEastAsia" w:cstheme="majorBidi"/>
      <w:b/>
      <w:caps/>
      <w:sz w:val="28"/>
      <w:szCs w:val="32"/>
    </w:rPr>
  </w:style>
  <w:style w:type="paragraph" w:styleId="Heading2">
    <w:name w:val="heading 2"/>
    <w:basedOn w:val="Normal"/>
    <w:next w:val="Normal"/>
    <w:link w:val="Heading2Char"/>
    <w:uiPriority w:val="9"/>
    <w:unhideWhenUsed/>
    <w:qFormat/>
    <w:rsid w:val="00716087"/>
    <w:pPr>
      <w:keepNext/>
      <w:keepLines/>
      <w:numPr>
        <w:ilvl w:val="1"/>
        <w:numId w:val="1"/>
      </w:numPr>
      <w:spacing w:before="40" w:after="0" w:line="259" w:lineRule="auto"/>
      <w:outlineLvl w:val="1"/>
    </w:pPr>
    <w:rPr>
      <w:rFonts w:eastAsiaTheme="majorEastAsia" w:cstheme="majorBidi"/>
      <w:b/>
      <w:szCs w:val="26"/>
    </w:rPr>
  </w:style>
  <w:style w:type="paragraph" w:styleId="Heading3">
    <w:name w:val="heading 3"/>
    <w:basedOn w:val="Normal"/>
    <w:next w:val="Normal"/>
    <w:link w:val="Heading3Char"/>
    <w:uiPriority w:val="9"/>
    <w:unhideWhenUsed/>
    <w:qFormat/>
    <w:rsid w:val="004E2330"/>
    <w:pPr>
      <w:numPr>
        <w:ilvl w:val="2"/>
        <w:numId w:val="1"/>
      </w:numPr>
      <w:outlineLvl w:val="2"/>
    </w:pPr>
    <w:rPr>
      <w:b/>
      <w:bCs/>
      <w:szCs w:val="24"/>
    </w:rPr>
  </w:style>
  <w:style w:type="paragraph" w:styleId="Heading4">
    <w:name w:val="heading 4"/>
    <w:basedOn w:val="Normal"/>
    <w:next w:val="Normal"/>
    <w:link w:val="Heading4Char"/>
    <w:uiPriority w:val="9"/>
    <w:unhideWhenUsed/>
    <w:qFormat/>
    <w:rsid w:val="00716087"/>
    <w:pPr>
      <w:keepNext/>
      <w:keepLines/>
      <w:numPr>
        <w:ilvl w:val="3"/>
        <w:numId w:val="1"/>
      </w:numPr>
      <w:spacing w:before="40" w:after="0" w:line="259" w:lineRule="auto"/>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unhideWhenUsed/>
    <w:qFormat/>
    <w:rsid w:val="00716087"/>
    <w:pPr>
      <w:keepNext/>
      <w:keepLines/>
      <w:numPr>
        <w:ilvl w:val="4"/>
        <w:numId w:val="1"/>
      </w:numPr>
      <w:spacing w:before="40" w:after="0" w:line="259" w:lineRule="auto"/>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unhideWhenUsed/>
    <w:qFormat/>
    <w:rsid w:val="00716087"/>
    <w:pPr>
      <w:keepNext/>
      <w:keepLines/>
      <w:numPr>
        <w:ilvl w:val="5"/>
        <w:numId w:val="1"/>
      </w:numPr>
      <w:spacing w:before="40" w:after="0" w:line="259" w:lineRule="auto"/>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unhideWhenUsed/>
    <w:qFormat/>
    <w:rsid w:val="00716087"/>
    <w:pPr>
      <w:keepNext/>
      <w:keepLines/>
      <w:numPr>
        <w:ilvl w:val="6"/>
        <w:numId w:val="1"/>
      </w:numPr>
      <w:spacing w:before="40" w:after="0" w:line="259" w:lineRule="auto"/>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unhideWhenUsed/>
    <w:qFormat/>
    <w:rsid w:val="00716087"/>
    <w:pPr>
      <w:keepNext/>
      <w:keepLines/>
      <w:numPr>
        <w:ilvl w:val="7"/>
        <w:numId w:val="1"/>
      </w:numPr>
      <w:spacing w:before="40" w:after="0" w:line="259" w:lineRule="auto"/>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716087"/>
    <w:pPr>
      <w:keepNext/>
      <w:keepLines/>
      <w:numPr>
        <w:ilvl w:val="8"/>
        <w:numId w:val="1"/>
      </w:numPr>
      <w:spacing w:before="40" w:after="0" w:line="259" w:lineRule="auto"/>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link w:val="TitleChar"/>
    <w:uiPriority w:val="99"/>
    <w:qFormat/>
    <w:rsid w:val="007D7F4B"/>
    <w:pPr>
      <w:widowControl w:val="0"/>
      <w:spacing w:after="0" w:line="240" w:lineRule="auto"/>
      <w:jc w:val="center"/>
      <w:outlineLvl w:val="0"/>
    </w:pPr>
    <w:rPr>
      <w:rFonts w:ascii="Times New Roman" w:eastAsia="Times New Roman" w:hAnsi="Times New Roman"/>
      <w:b/>
      <w:sz w:val="24"/>
      <w:szCs w:val="20"/>
    </w:rPr>
  </w:style>
  <w:style w:type="character" w:customStyle="1" w:styleId="TitleChar">
    <w:name w:val="Title Char"/>
    <w:basedOn w:val="DefaultParagraphFont"/>
    <w:link w:val="Title"/>
    <w:uiPriority w:val="99"/>
    <w:rsid w:val="007D7F4B"/>
    <w:rPr>
      <w:rFonts w:ascii="Times New Roman" w:eastAsia="Times New Roman" w:hAnsi="Times New Roman" w:cs="Times New Roman"/>
      <w:b/>
      <w:sz w:val="24"/>
      <w:szCs w:val="20"/>
    </w:rPr>
  </w:style>
  <w:style w:type="paragraph" w:styleId="ListParagraph">
    <w:name w:val="List Paragraph"/>
    <w:basedOn w:val="Normal"/>
    <w:uiPriority w:val="34"/>
    <w:qFormat/>
    <w:rsid w:val="007D7F4B"/>
    <w:pPr>
      <w:ind w:left="720"/>
      <w:contextualSpacing/>
    </w:pPr>
  </w:style>
  <w:style w:type="character" w:customStyle="1" w:styleId="Heading1Char">
    <w:name w:val="Heading 1 Char"/>
    <w:basedOn w:val="DefaultParagraphFont"/>
    <w:link w:val="Heading1"/>
    <w:uiPriority w:val="9"/>
    <w:rsid w:val="00716087"/>
    <w:rPr>
      <w:rFonts w:ascii="Calibri" w:eastAsiaTheme="majorEastAsia" w:hAnsi="Calibri" w:cstheme="majorBidi"/>
      <w:b/>
      <w:caps/>
      <w:sz w:val="28"/>
      <w:szCs w:val="32"/>
    </w:rPr>
  </w:style>
  <w:style w:type="character" w:customStyle="1" w:styleId="Heading2Char">
    <w:name w:val="Heading 2 Char"/>
    <w:basedOn w:val="DefaultParagraphFont"/>
    <w:link w:val="Heading2"/>
    <w:uiPriority w:val="9"/>
    <w:rsid w:val="00716087"/>
    <w:rPr>
      <w:rFonts w:ascii="Calibri" w:eastAsiaTheme="majorEastAsia" w:hAnsi="Calibri" w:cstheme="majorBidi"/>
      <w:b/>
      <w:szCs w:val="26"/>
    </w:rPr>
  </w:style>
  <w:style w:type="character" w:customStyle="1" w:styleId="Heading3Char">
    <w:name w:val="Heading 3 Char"/>
    <w:basedOn w:val="DefaultParagraphFont"/>
    <w:link w:val="Heading3"/>
    <w:uiPriority w:val="9"/>
    <w:rsid w:val="004E2330"/>
    <w:rPr>
      <w:rFonts w:ascii="Calibri" w:eastAsia="Calibri" w:hAnsi="Calibri" w:cs="Times New Roman"/>
      <w:b/>
      <w:bCs/>
      <w:szCs w:val="24"/>
    </w:rPr>
  </w:style>
  <w:style w:type="character" w:customStyle="1" w:styleId="Heading4Char">
    <w:name w:val="Heading 4 Char"/>
    <w:basedOn w:val="DefaultParagraphFont"/>
    <w:link w:val="Heading4"/>
    <w:uiPriority w:val="9"/>
    <w:rsid w:val="00716087"/>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rsid w:val="00716087"/>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rsid w:val="00716087"/>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rsid w:val="00716087"/>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rsid w:val="00716087"/>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716087"/>
    <w:rPr>
      <w:rFonts w:asciiTheme="majorHAnsi" w:eastAsiaTheme="majorEastAsia" w:hAnsiTheme="majorHAnsi" w:cstheme="majorBidi"/>
      <w:i/>
      <w:iCs/>
      <w:color w:val="272727" w:themeColor="text1" w:themeTint="D8"/>
      <w:sz w:val="21"/>
      <w:szCs w:val="21"/>
    </w:rPr>
  </w:style>
  <w:style w:type="paragraph" w:styleId="Caption">
    <w:name w:val="caption"/>
    <w:basedOn w:val="Normal"/>
    <w:next w:val="Normal"/>
    <w:uiPriority w:val="35"/>
    <w:unhideWhenUsed/>
    <w:qFormat/>
    <w:rsid w:val="00716087"/>
    <w:pPr>
      <w:spacing w:after="60" w:line="240" w:lineRule="auto"/>
    </w:pPr>
    <w:rPr>
      <w:rFonts w:asciiTheme="minorHAnsi" w:eastAsiaTheme="minorHAnsi" w:hAnsiTheme="minorHAnsi" w:cstheme="minorBidi"/>
      <w:b/>
      <w:iCs/>
      <w:sz w:val="20"/>
      <w:szCs w:val="18"/>
    </w:rPr>
  </w:style>
  <w:style w:type="table" w:styleId="TableGrid">
    <w:name w:val="Table Grid"/>
    <w:basedOn w:val="TableNormal"/>
    <w:uiPriority w:val="39"/>
    <w:rsid w:val="003635A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39"/>
    <w:rsid w:val="000F760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202E01"/>
    <w:rPr>
      <w:color w:val="0000FF"/>
      <w:u w:val="single"/>
    </w:rPr>
  </w:style>
  <w:style w:type="paragraph" w:styleId="Header">
    <w:name w:val="header"/>
    <w:basedOn w:val="Normal"/>
    <w:link w:val="HeaderChar"/>
    <w:uiPriority w:val="99"/>
    <w:unhideWhenUsed/>
    <w:rsid w:val="005D0551"/>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0551"/>
    <w:rPr>
      <w:rFonts w:ascii="Calibri" w:eastAsia="Calibri" w:hAnsi="Calibri" w:cs="Times New Roman"/>
    </w:rPr>
  </w:style>
  <w:style w:type="paragraph" w:styleId="Footer">
    <w:name w:val="footer"/>
    <w:basedOn w:val="Normal"/>
    <w:link w:val="FooterChar"/>
    <w:uiPriority w:val="99"/>
    <w:unhideWhenUsed/>
    <w:rsid w:val="005D0551"/>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0551"/>
    <w:rPr>
      <w:rFonts w:ascii="Calibri" w:eastAsia="Calibri" w:hAnsi="Calibri" w:cs="Times New Roman"/>
    </w:rPr>
  </w:style>
  <w:style w:type="paragraph" w:styleId="TOC1">
    <w:name w:val="toc 1"/>
    <w:basedOn w:val="Normal"/>
    <w:next w:val="Normal"/>
    <w:autoRedefine/>
    <w:uiPriority w:val="39"/>
    <w:unhideWhenUsed/>
    <w:rsid w:val="00F42493"/>
    <w:pPr>
      <w:spacing w:after="100" w:line="256" w:lineRule="auto"/>
    </w:pPr>
    <w:rPr>
      <w:rFonts w:eastAsiaTheme="minorHAnsi" w:cstheme="minorBidi"/>
      <w:b/>
      <w:caps/>
    </w:rPr>
  </w:style>
  <w:style w:type="paragraph" w:styleId="TOC2">
    <w:name w:val="toc 2"/>
    <w:basedOn w:val="Normal"/>
    <w:next w:val="Normal"/>
    <w:autoRedefine/>
    <w:uiPriority w:val="39"/>
    <w:unhideWhenUsed/>
    <w:rsid w:val="00F42493"/>
    <w:pPr>
      <w:spacing w:after="100" w:line="256" w:lineRule="auto"/>
      <w:ind w:left="220"/>
    </w:pPr>
    <w:rPr>
      <w:rFonts w:asciiTheme="minorHAnsi" w:eastAsiaTheme="minorHAnsi" w:hAnsiTheme="minorHAnsi" w:cstheme="minorBidi"/>
    </w:rPr>
  </w:style>
  <w:style w:type="paragraph" w:styleId="TOCHeading">
    <w:name w:val="TOC Heading"/>
    <w:basedOn w:val="Heading1"/>
    <w:next w:val="Normal"/>
    <w:uiPriority w:val="39"/>
    <w:unhideWhenUsed/>
    <w:qFormat/>
    <w:rsid w:val="00F42493"/>
    <w:pPr>
      <w:numPr>
        <w:numId w:val="0"/>
      </w:numPr>
      <w:spacing w:line="256" w:lineRule="auto"/>
      <w:outlineLvl w:val="9"/>
    </w:pPr>
  </w:style>
  <w:style w:type="paragraph" w:customStyle="1" w:styleId="Style1">
    <w:name w:val="Style1"/>
    <w:basedOn w:val="Heading1"/>
    <w:qFormat/>
    <w:rsid w:val="00F96091"/>
    <w:pPr>
      <w:numPr>
        <w:numId w:val="0"/>
      </w:numPr>
    </w:pPr>
  </w:style>
  <w:style w:type="paragraph" w:styleId="BalloonText">
    <w:name w:val="Balloon Text"/>
    <w:basedOn w:val="Normal"/>
    <w:link w:val="BalloonTextChar"/>
    <w:uiPriority w:val="99"/>
    <w:semiHidden/>
    <w:unhideWhenUsed/>
    <w:rsid w:val="00E5249A"/>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5249A"/>
    <w:rPr>
      <w:rFonts w:ascii="Segoe UI" w:eastAsia="Calibri" w:hAnsi="Segoe UI" w:cs="Segoe UI"/>
      <w:sz w:val="18"/>
      <w:szCs w:val="18"/>
    </w:rPr>
  </w:style>
  <w:style w:type="paragraph" w:styleId="TOC3">
    <w:name w:val="toc 3"/>
    <w:basedOn w:val="Normal"/>
    <w:next w:val="Normal"/>
    <w:autoRedefine/>
    <w:uiPriority w:val="39"/>
    <w:unhideWhenUsed/>
    <w:rsid w:val="000C19A5"/>
    <w:pPr>
      <w:spacing w:after="100"/>
      <w:ind w:left="440"/>
    </w:pPr>
  </w:style>
  <w:style w:type="paragraph" w:customStyle="1" w:styleId="Body">
    <w:name w:val="Body"/>
    <w:basedOn w:val="Normal"/>
    <w:link w:val="BodyChar"/>
    <w:qFormat/>
    <w:rsid w:val="000C19A5"/>
    <w:pPr>
      <w:spacing w:after="240" w:line="300" w:lineRule="exact"/>
    </w:pPr>
    <w:rPr>
      <w:rFonts w:asciiTheme="minorHAnsi" w:eastAsiaTheme="minorHAnsi" w:hAnsiTheme="minorHAnsi"/>
      <w:szCs w:val="21"/>
    </w:rPr>
  </w:style>
  <w:style w:type="character" w:customStyle="1" w:styleId="BodyChar">
    <w:name w:val="Body Char"/>
    <w:basedOn w:val="DefaultParagraphFont"/>
    <w:link w:val="Body"/>
    <w:rsid w:val="000C19A5"/>
    <w:rPr>
      <w:rFonts w:cs="Times New Roman"/>
      <w:szCs w:val="21"/>
    </w:rPr>
  </w:style>
  <w:style w:type="paragraph" w:customStyle="1" w:styleId="TableofContents">
    <w:name w:val="Table of Contents"/>
    <w:basedOn w:val="Normal"/>
    <w:autoRedefine/>
    <w:qFormat/>
    <w:rsid w:val="00591649"/>
    <w:pPr>
      <w:shd w:val="clear" w:color="auto" w:fill="323E4F" w:themeFill="text2" w:themeFillShade="BF"/>
      <w:spacing w:before="240" w:after="120" w:line="211" w:lineRule="atLeast"/>
      <w:ind w:left="90" w:firstLine="270"/>
    </w:pPr>
    <w:rPr>
      <w:rFonts w:ascii="Arial Black" w:eastAsiaTheme="minorHAnsi" w:hAnsi="Arial Black"/>
      <w:b/>
      <w:bCs/>
      <w:color w:val="FFFFFF" w:themeColor="background1"/>
      <w:sz w:val="28"/>
      <w:szCs w:val="32"/>
    </w:rPr>
  </w:style>
  <w:style w:type="table" w:styleId="PlainTable1">
    <w:name w:val="Plain Table 1"/>
    <w:basedOn w:val="TableNormal"/>
    <w:uiPriority w:val="41"/>
    <w:rsid w:val="00D804E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NormalWeb">
    <w:name w:val="Normal (Web)"/>
    <w:basedOn w:val="Normal"/>
    <w:uiPriority w:val="99"/>
    <w:semiHidden/>
    <w:unhideWhenUsed/>
    <w:rsid w:val="00FA0016"/>
    <w:rPr>
      <w:rFonts w:ascii="Times New Roman" w:hAnsi="Times New Roman"/>
      <w:sz w:val="24"/>
      <w:szCs w:val="24"/>
    </w:rPr>
  </w:style>
  <w:style w:type="character" w:styleId="IntenseReference">
    <w:name w:val="Intense Reference"/>
    <w:basedOn w:val="DefaultParagraphFont"/>
    <w:uiPriority w:val="32"/>
    <w:qFormat/>
    <w:rsid w:val="009F6D38"/>
    <w:rPr>
      <w:b/>
      <w:bCs/>
      <w:smallCaps/>
      <w:color w:val="4472C4" w:themeColor="accent1"/>
      <w:spacing w:val="5"/>
    </w:rPr>
  </w:style>
  <w:style w:type="character" w:styleId="Strong">
    <w:name w:val="Strong"/>
    <w:basedOn w:val="DefaultParagraphFont"/>
    <w:uiPriority w:val="22"/>
    <w:qFormat/>
    <w:rsid w:val="00C63F1B"/>
    <w:rPr>
      <w:b/>
      <w:bCs/>
    </w:rPr>
  </w:style>
  <w:style w:type="character" w:styleId="CommentReference">
    <w:name w:val="annotation reference"/>
    <w:basedOn w:val="DefaultParagraphFont"/>
    <w:uiPriority w:val="99"/>
    <w:semiHidden/>
    <w:unhideWhenUsed/>
    <w:rsid w:val="00DF15DC"/>
    <w:rPr>
      <w:sz w:val="16"/>
      <w:szCs w:val="16"/>
    </w:rPr>
  </w:style>
  <w:style w:type="paragraph" w:styleId="CommentText">
    <w:name w:val="annotation text"/>
    <w:basedOn w:val="Normal"/>
    <w:link w:val="CommentTextChar"/>
    <w:uiPriority w:val="99"/>
    <w:unhideWhenUsed/>
    <w:rsid w:val="00DF15DC"/>
    <w:pPr>
      <w:spacing w:line="240" w:lineRule="auto"/>
    </w:pPr>
    <w:rPr>
      <w:sz w:val="20"/>
      <w:szCs w:val="20"/>
    </w:rPr>
  </w:style>
  <w:style w:type="character" w:customStyle="1" w:styleId="CommentTextChar">
    <w:name w:val="Comment Text Char"/>
    <w:basedOn w:val="DefaultParagraphFont"/>
    <w:link w:val="CommentText"/>
    <w:uiPriority w:val="99"/>
    <w:rsid w:val="00DF15DC"/>
    <w:rPr>
      <w:rFonts w:ascii="Calibri" w:eastAsia="Calibri" w:hAnsi="Calibri" w:cs="Times New Roman"/>
      <w:sz w:val="20"/>
      <w:szCs w:val="20"/>
    </w:rPr>
  </w:style>
  <w:style w:type="paragraph" w:styleId="CommentSubject">
    <w:name w:val="annotation subject"/>
    <w:basedOn w:val="CommentText"/>
    <w:next w:val="CommentText"/>
    <w:link w:val="CommentSubjectChar"/>
    <w:uiPriority w:val="99"/>
    <w:semiHidden/>
    <w:unhideWhenUsed/>
    <w:rsid w:val="00DF15DC"/>
    <w:rPr>
      <w:b/>
      <w:bCs/>
    </w:rPr>
  </w:style>
  <w:style w:type="character" w:customStyle="1" w:styleId="CommentSubjectChar">
    <w:name w:val="Comment Subject Char"/>
    <w:basedOn w:val="CommentTextChar"/>
    <w:link w:val="CommentSubject"/>
    <w:uiPriority w:val="99"/>
    <w:semiHidden/>
    <w:rsid w:val="00DF15DC"/>
    <w:rPr>
      <w:rFonts w:ascii="Calibri" w:eastAsia="Calibri" w:hAnsi="Calibri" w:cs="Times New Roman"/>
      <w:b/>
      <w:bCs/>
      <w:sz w:val="20"/>
      <w:szCs w:val="20"/>
    </w:rPr>
  </w:style>
  <w:style w:type="character" w:styleId="FollowedHyperlink">
    <w:name w:val="FollowedHyperlink"/>
    <w:basedOn w:val="DefaultParagraphFont"/>
    <w:uiPriority w:val="99"/>
    <w:semiHidden/>
    <w:unhideWhenUsed/>
    <w:rsid w:val="0004281E"/>
    <w:rPr>
      <w:color w:val="954F72" w:themeColor="followedHyperlink"/>
      <w:u w:val="single"/>
    </w:rPr>
  </w:style>
  <w:style w:type="paragraph" w:customStyle="1" w:styleId="111aHeading4">
    <w:name w:val="1.1.1(a) Heading 4"/>
    <w:basedOn w:val="Heading4"/>
    <w:link w:val="111aHeading4Char"/>
    <w:qFormat/>
    <w:rsid w:val="002970CE"/>
    <w:pPr>
      <w:numPr>
        <w:ilvl w:val="0"/>
        <w:numId w:val="0"/>
      </w:numPr>
      <w:ind w:left="720" w:hanging="720"/>
    </w:pPr>
    <w:rPr>
      <w:b/>
      <w:color w:val="000000" w:themeColor="text1"/>
    </w:rPr>
  </w:style>
  <w:style w:type="character" w:customStyle="1" w:styleId="111aHeading4Char">
    <w:name w:val="1.1.1(a) Heading 4 Char"/>
    <w:basedOn w:val="Heading3Char"/>
    <w:link w:val="111aHeading4"/>
    <w:rsid w:val="002970CE"/>
    <w:rPr>
      <w:rFonts w:asciiTheme="majorHAnsi" w:eastAsia="Calibri" w:hAnsiTheme="majorHAnsi" w:cs="Times New Roman"/>
      <w:b w:val="0"/>
      <w:bCs/>
      <w:i/>
      <w:iCs/>
      <w:color w:val="000000" w:themeColor="text1"/>
      <w:szCs w:val="24"/>
    </w:rPr>
  </w:style>
  <w:style w:type="table" w:styleId="GridTable5Dark-Accent1">
    <w:name w:val="Grid Table 5 Dark Accent 1"/>
    <w:basedOn w:val="TableNormal"/>
    <w:uiPriority w:val="50"/>
    <w:rsid w:val="00055217"/>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9E2F3"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472C4"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472C4"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472C4"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472C4" w:themeFill="accent1"/>
      </w:tcPr>
    </w:tblStylePr>
    <w:tblStylePr w:type="band1Vert">
      <w:tblPr/>
      <w:tcPr>
        <w:shd w:val="clear" w:color="auto" w:fill="B4C6E7" w:themeFill="accent1" w:themeFillTint="66"/>
      </w:tcPr>
    </w:tblStylePr>
    <w:tblStylePr w:type="band1Horz">
      <w:tblPr/>
      <w:tcPr>
        <w:shd w:val="clear" w:color="auto" w:fill="B4C6E7" w:themeFill="accent1" w:themeFillTint="66"/>
      </w:tcPr>
    </w:tblStylePr>
  </w:style>
  <w:style w:type="paragraph" w:styleId="NoSpacing">
    <w:name w:val="No Spacing"/>
    <w:link w:val="NoSpacingChar"/>
    <w:uiPriority w:val="1"/>
    <w:qFormat/>
    <w:rsid w:val="005D0A50"/>
    <w:pPr>
      <w:spacing w:after="0" w:line="240" w:lineRule="auto"/>
    </w:pPr>
    <w:rPr>
      <w:rFonts w:eastAsiaTheme="minorEastAsia"/>
    </w:rPr>
  </w:style>
  <w:style w:type="character" w:customStyle="1" w:styleId="NoSpacingChar">
    <w:name w:val="No Spacing Char"/>
    <w:basedOn w:val="DefaultParagraphFont"/>
    <w:link w:val="NoSpacing"/>
    <w:uiPriority w:val="1"/>
    <w:rsid w:val="005D0A50"/>
    <w:rPr>
      <w:rFonts w:eastAsiaTheme="minorEastAsia"/>
    </w:rPr>
  </w:style>
  <w:style w:type="paragraph" w:styleId="Revision">
    <w:name w:val="Revision"/>
    <w:hidden/>
    <w:uiPriority w:val="99"/>
    <w:semiHidden/>
    <w:rsid w:val="001E6D48"/>
    <w:pPr>
      <w:spacing w:after="0" w:line="240" w:lineRule="auto"/>
    </w:pPr>
    <w:rPr>
      <w:rFonts w:ascii="Calibri" w:eastAsia="Calibri" w:hAnsi="Calibri" w:cs="Times New Roman"/>
    </w:rPr>
  </w:style>
  <w:style w:type="character" w:styleId="PlaceholderText">
    <w:name w:val="Placeholder Text"/>
    <w:basedOn w:val="DefaultParagraphFont"/>
    <w:uiPriority w:val="99"/>
    <w:semiHidden/>
    <w:rsid w:val="001E6D48"/>
    <w:rPr>
      <w:color w:val="666666"/>
    </w:rPr>
  </w:style>
  <w:style w:type="paragraph" w:styleId="TableofFigures">
    <w:name w:val="table of figures"/>
    <w:basedOn w:val="Normal"/>
    <w:next w:val="Normal"/>
    <w:uiPriority w:val="99"/>
    <w:unhideWhenUsed/>
    <w:rsid w:val="0031482A"/>
    <w:pPr>
      <w:spacing w:after="0"/>
    </w:pPr>
  </w:style>
  <w:style w:type="table" w:styleId="TableGridLight">
    <w:name w:val="Grid Table Light"/>
    <w:basedOn w:val="TableNormal"/>
    <w:uiPriority w:val="40"/>
    <w:rsid w:val="000F703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3">
    <w:name w:val="Plain Table 3"/>
    <w:basedOn w:val="TableNormal"/>
    <w:uiPriority w:val="43"/>
    <w:rsid w:val="000F703F"/>
    <w:pPr>
      <w:spacing w:after="0" w:line="240" w:lineRule="auto"/>
    </w:p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GridTable1Light">
    <w:name w:val="Grid Table 1 Light"/>
    <w:basedOn w:val="TableNormal"/>
    <w:uiPriority w:val="46"/>
    <w:rsid w:val="000F703F"/>
    <w:pPr>
      <w:spacing w:after="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0F703F"/>
    <w:pPr>
      <w:spacing w:after="0" w:line="240" w:lineRule="auto"/>
    </w:pPr>
    <w:tblPr>
      <w:tblStyleRowBandSize w:val="1"/>
      <w:tblStyleColBandSize w:val="1"/>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blStylePr w:type="firstRow">
      <w:rPr>
        <w:b/>
        <w:bCs/>
      </w:rPr>
      <w:tblPr/>
      <w:tcPr>
        <w:tcBorders>
          <w:bottom w:val="single" w:sz="12" w:space="0" w:color="8EAADB" w:themeColor="accent1" w:themeTint="99"/>
        </w:tcBorders>
      </w:tcPr>
    </w:tblStylePr>
    <w:tblStylePr w:type="lastRow">
      <w:rPr>
        <w:b/>
        <w:bCs/>
      </w:rPr>
      <w:tblPr/>
      <w:tcPr>
        <w:tcBorders>
          <w:top w:val="double" w:sz="2" w:space="0" w:color="8EAADB" w:themeColor="accent1" w:themeTint="99"/>
        </w:tcBorders>
      </w:tcPr>
    </w:tblStylePr>
    <w:tblStylePr w:type="firstCol">
      <w:rPr>
        <w:b/>
        <w:bCs/>
      </w:rPr>
    </w:tblStylePr>
    <w:tblStylePr w:type="lastCol">
      <w:rPr>
        <w:b/>
        <w:bCs/>
      </w:rPr>
    </w:tblStylePr>
  </w:style>
  <w:style w:type="table" w:styleId="GridTable5Dark-Accent5">
    <w:name w:val="Grid Table 5 Dark Accent 5"/>
    <w:basedOn w:val="TableNormal"/>
    <w:uiPriority w:val="50"/>
    <w:rsid w:val="009A64F0"/>
    <w:pPr>
      <w:spacing w:after="0" w:line="240" w:lineRule="auto"/>
    </w:p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EEAF6"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5B9BD5"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5B9BD5"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5B9BD5"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5B9BD5" w:themeFill="accent5"/>
      </w:tcPr>
    </w:tblStylePr>
    <w:tblStylePr w:type="band1Vert">
      <w:tblPr/>
      <w:tcPr>
        <w:shd w:val="clear" w:color="auto" w:fill="BDD6EE" w:themeFill="accent5" w:themeFillTint="66"/>
      </w:tcPr>
    </w:tblStylePr>
    <w:tblStylePr w:type="band1Horz">
      <w:tblPr/>
      <w:tcPr>
        <w:shd w:val="clear" w:color="auto" w:fill="BDD6EE" w:themeFill="accent5" w:themeFillTint="66"/>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2930">
      <w:bodyDiv w:val="1"/>
      <w:marLeft w:val="0"/>
      <w:marRight w:val="0"/>
      <w:marTop w:val="0"/>
      <w:marBottom w:val="0"/>
      <w:divBdr>
        <w:top w:val="none" w:sz="0" w:space="0" w:color="auto"/>
        <w:left w:val="none" w:sz="0" w:space="0" w:color="auto"/>
        <w:bottom w:val="none" w:sz="0" w:space="0" w:color="auto"/>
        <w:right w:val="none" w:sz="0" w:space="0" w:color="auto"/>
      </w:divBdr>
    </w:div>
    <w:div w:id="13919090">
      <w:bodyDiv w:val="1"/>
      <w:marLeft w:val="0"/>
      <w:marRight w:val="0"/>
      <w:marTop w:val="0"/>
      <w:marBottom w:val="0"/>
      <w:divBdr>
        <w:top w:val="none" w:sz="0" w:space="0" w:color="auto"/>
        <w:left w:val="none" w:sz="0" w:space="0" w:color="auto"/>
        <w:bottom w:val="none" w:sz="0" w:space="0" w:color="auto"/>
        <w:right w:val="none" w:sz="0" w:space="0" w:color="auto"/>
      </w:divBdr>
    </w:div>
    <w:div w:id="57897456">
      <w:bodyDiv w:val="1"/>
      <w:marLeft w:val="0"/>
      <w:marRight w:val="0"/>
      <w:marTop w:val="0"/>
      <w:marBottom w:val="0"/>
      <w:divBdr>
        <w:top w:val="none" w:sz="0" w:space="0" w:color="auto"/>
        <w:left w:val="none" w:sz="0" w:space="0" w:color="auto"/>
        <w:bottom w:val="none" w:sz="0" w:space="0" w:color="auto"/>
        <w:right w:val="none" w:sz="0" w:space="0" w:color="auto"/>
      </w:divBdr>
    </w:div>
    <w:div w:id="145555834">
      <w:bodyDiv w:val="1"/>
      <w:marLeft w:val="0"/>
      <w:marRight w:val="0"/>
      <w:marTop w:val="0"/>
      <w:marBottom w:val="0"/>
      <w:divBdr>
        <w:top w:val="none" w:sz="0" w:space="0" w:color="auto"/>
        <w:left w:val="none" w:sz="0" w:space="0" w:color="auto"/>
        <w:bottom w:val="none" w:sz="0" w:space="0" w:color="auto"/>
        <w:right w:val="none" w:sz="0" w:space="0" w:color="auto"/>
      </w:divBdr>
    </w:div>
    <w:div w:id="188839019">
      <w:bodyDiv w:val="1"/>
      <w:marLeft w:val="0"/>
      <w:marRight w:val="0"/>
      <w:marTop w:val="0"/>
      <w:marBottom w:val="0"/>
      <w:divBdr>
        <w:top w:val="none" w:sz="0" w:space="0" w:color="auto"/>
        <w:left w:val="none" w:sz="0" w:space="0" w:color="auto"/>
        <w:bottom w:val="none" w:sz="0" w:space="0" w:color="auto"/>
        <w:right w:val="none" w:sz="0" w:space="0" w:color="auto"/>
      </w:divBdr>
    </w:div>
    <w:div w:id="192887997">
      <w:bodyDiv w:val="1"/>
      <w:marLeft w:val="0"/>
      <w:marRight w:val="0"/>
      <w:marTop w:val="0"/>
      <w:marBottom w:val="0"/>
      <w:divBdr>
        <w:top w:val="none" w:sz="0" w:space="0" w:color="auto"/>
        <w:left w:val="none" w:sz="0" w:space="0" w:color="auto"/>
        <w:bottom w:val="none" w:sz="0" w:space="0" w:color="auto"/>
        <w:right w:val="none" w:sz="0" w:space="0" w:color="auto"/>
      </w:divBdr>
    </w:div>
    <w:div w:id="208689706">
      <w:bodyDiv w:val="1"/>
      <w:marLeft w:val="0"/>
      <w:marRight w:val="0"/>
      <w:marTop w:val="0"/>
      <w:marBottom w:val="0"/>
      <w:divBdr>
        <w:top w:val="none" w:sz="0" w:space="0" w:color="auto"/>
        <w:left w:val="none" w:sz="0" w:space="0" w:color="auto"/>
        <w:bottom w:val="none" w:sz="0" w:space="0" w:color="auto"/>
        <w:right w:val="none" w:sz="0" w:space="0" w:color="auto"/>
      </w:divBdr>
    </w:div>
    <w:div w:id="209388079">
      <w:bodyDiv w:val="1"/>
      <w:marLeft w:val="0"/>
      <w:marRight w:val="0"/>
      <w:marTop w:val="0"/>
      <w:marBottom w:val="0"/>
      <w:divBdr>
        <w:top w:val="none" w:sz="0" w:space="0" w:color="auto"/>
        <w:left w:val="none" w:sz="0" w:space="0" w:color="auto"/>
        <w:bottom w:val="none" w:sz="0" w:space="0" w:color="auto"/>
        <w:right w:val="none" w:sz="0" w:space="0" w:color="auto"/>
      </w:divBdr>
    </w:div>
    <w:div w:id="224072972">
      <w:bodyDiv w:val="1"/>
      <w:marLeft w:val="0"/>
      <w:marRight w:val="0"/>
      <w:marTop w:val="0"/>
      <w:marBottom w:val="0"/>
      <w:divBdr>
        <w:top w:val="none" w:sz="0" w:space="0" w:color="auto"/>
        <w:left w:val="none" w:sz="0" w:space="0" w:color="auto"/>
        <w:bottom w:val="none" w:sz="0" w:space="0" w:color="auto"/>
        <w:right w:val="none" w:sz="0" w:space="0" w:color="auto"/>
      </w:divBdr>
    </w:div>
    <w:div w:id="249386507">
      <w:bodyDiv w:val="1"/>
      <w:marLeft w:val="0"/>
      <w:marRight w:val="0"/>
      <w:marTop w:val="0"/>
      <w:marBottom w:val="0"/>
      <w:divBdr>
        <w:top w:val="none" w:sz="0" w:space="0" w:color="auto"/>
        <w:left w:val="none" w:sz="0" w:space="0" w:color="auto"/>
        <w:bottom w:val="none" w:sz="0" w:space="0" w:color="auto"/>
        <w:right w:val="none" w:sz="0" w:space="0" w:color="auto"/>
      </w:divBdr>
    </w:div>
    <w:div w:id="253101078">
      <w:bodyDiv w:val="1"/>
      <w:marLeft w:val="0"/>
      <w:marRight w:val="0"/>
      <w:marTop w:val="0"/>
      <w:marBottom w:val="0"/>
      <w:divBdr>
        <w:top w:val="none" w:sz="0" w:space="0" w:color="auto"/>
        <w:left w:val="none" w:sz="0" w:space="0" w:color="auto"/>
        <w:bottom w:val="none" w:sz="0" w:space="0" w:color="auto"/>
        <w:right w:val="none" w:sz="0" w:space="0" w:color="auto"/>
      </w:divBdr>
    </w:div>
    <w:div w:id="269707595">
      <w:bodyDiv w:val="1"/>
      <w:marLeft w:val="0"/>
      <w:marRight w:val="0"/>
      <w:marTop w:val="0"/>
      <w:marBottom w:val="0"/>
      <w:divBdr>
        <w:top w:val="none" w:sz="0" w:space="0" w:color="auto"/>
        <w:left w:val="none" w:sz="0" w:space="0" w:color="auto"/>
        <w:bottom w:val="none" w:sz="0" w:space="0" w:color="auto"/>
        <w:right w:val="none" w:sz="0" w:space="0" w:color="auto"/>
      </w:divBdr>
    </w:div>
    <w:div w:id="320697355">
      <w:bodyDiv w:val="1"/>
      <w:marLeft w:val="0"/>
      <w:marRight w:val="0"/>
      <w:marTop w:val="0"/>
      <w:marBottom w:val="0"/>
      <w:divBdr>
        <w:top w:val="none" w:sz="0" w:space="0" w:color="auto"/>
        <w:left w:val="none" w:sz="0" w:space="0" w:color="auto"/>
        <w:bottom w:val="none" w:sz="0" w:space="0" w:color="auto"/>
        <w:right w:val="none" w:sz="0" w:space="0" w:color="auto"/>
      </w:divBdr>
    </w:div>
    <w:div w:id="321592322">
      <w:bodyDiv w:val="1"/>
      <w:marLeft w:val="0"/>
      <w:marRight w:val="0"/>
      <w:marTop w:val="0"/>
      <w:marBottom w:val="0"/>
      <w:divBdr>
        <w:top w:val="none" w:sz="0" w:space="0" w:color="auto"/>
        <w:left w:val="none" w:sz="0" w:space="0" w:color="auto"/>
        <w:bottom w:val="none" w:sz="0" w:space="0" w:color="auto"/>
        <w:right w:val="none" w:sz="0" w:space="0" w:color="auto"/>
      </w:divBdr>
    </w:div>
    <w:div w:id="328413699">
      <w:bodyDiv w:val="1"/>
      <w:marLeft w:val="0"/>
      <w:marRight w:val="0"/>
      <w:marTop w:val="0"/>
      <w:marBottom w:val="0"/>
      <w:divBdr>
        <w:top w:val="none" w:sz="0" w:space="0" w:color="auto"/>
        <w:left w:val="none" w:sz="0" w:space="0" w:color="auto"/>
        <w:bottom w:val="none" w:sz="0" w:space="0" w:color="auto"/>
        <w:right w:val="none" w:sz="0" w:space="0" w:color="auto"/>
      </w:divBdr>
    </w:div>
    <w:div w:id="334456328">
      <w:bodyDiv w:val="1"/>
      <w:marLeft w:val="0"/>
      <w:marRight w:val="0"/>
      <w:marTop w:val="0"/>
      <w:marBottom w:val="0"/>
      <w:divBdr>
        <w:top w:val="none" w:sz="0" w:space="0" w:color="auto"/>
        <w:left w:val="none" w:sz="0" w:space="0" w:color="auto"/>
        <w:bottom w:val="none" w:sz="0" w:space="0" w:color="auto"/>
        <w:right w:val="none" w:sz="0" w:space="0" w:color="auto"/>
      </w:divBdr>
      <w:divsChild>
        <w:div w:id="1527016206">
          <w:marLeft w:val="0"/>
          <w:marRight w:val="0"/>
          <w:marTop w:val="0"/>
          <w:marBottom w:val="0"/>
          <w:divBdr>
            <w:top w:val="single" w:sz="2" w:space="0" w:color="E5E7EB"/>
            <w:left w:val="single" w:sz="2" w:space="0" w:color="E5E7EB"/>
            <w:bottom w:val="single" w:sz="2" w:space="0" w:color="E5E7EB"/>
            <w:right w:val="single" w:sz="2" w:space="0" w:color="E5E7EB"/>
          </w:divBdr>
          <w:divsChild>
            <w:div w:id="424419417">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406535055">
      <w:bodyDiv w:val="1"/>
      <w:marLeft w:val="0"/>
      <w:marRight w:val="0"/>
      <w:marTop w:val="0"/>
      <w:marBottom w:val="0"/>
      <w:divBdr>
        <w:top w:val="none" w:sz="0" w:space="0" w:color="auto"/>
        <w:left w:val="none" w:sz="0" w:space="0" w:color="auto"/>
        <w:bottom w:val="none" w:sz="0" w:space="0" w:color="auto"/>
        <w:right w:val="none" w:sz="0" w:space="0" w:color="auto"/>
      </w:divBdr>
    </w:div>
    <w:div w:id="434248219">
      <w:bodyDiv w:val="1"/>
      <w:marLeft w:val="0"/>
      <w:marRight w:val="0"/>
      <w:marTop w:val="0"/>
      <w:marBottom w:val="0"/>
      <w:divBdr>
        <w:top w:val="none" w:sz="0" w:space="0" w:color="auto"/>
        <w:left w:val="none" w:sz="0" w:space="0" w:color="auto"/>
        <w:bottom w:val="none" w:sz="0" w:space="0" w:color="auto"/>
        <w:right w:val="none" w:sz="0" w:space="0" w:color="auto"/>
      </w:divBdr>
    </w:div>
    <w:div w:id="500900463">
      <w:bodyDiv w:val="1"/>
      <w:marLeft w:val="0"/>
      <w:marRight w:val="0"/>
      <w:marTop w:val="0"/>
      <w:marBottom w:val="0"/>
      <w:divBdr>
        <w:top w:val="none" w:sz="0" w:space="0" w:color="auto"/>
        <w:left w:val="none" w:sz="0" w:space="0" w:color="auto"/>
        <w:bottom w:val="none" w:sz="0" w:space="0" w:color="auto"/>
        <w:right w:val="none" w:sz="0" w:space="0" w:color="auto"/>
      </w:divBdr>
    </w:div>
    <w:div w:id="552811421">
      <w:bodyDiv w:val="1"/>
      <w:marLeft w:val="0"/>
      <w:marRight w:val="0"/>
      <w:marTop w:val="0"/>
      <w:marBottom w:val="0"/>
      <w:divBdr>
        <w:top w:val="none" w:sz="0" w:space="0" w:color="auto"/>
        <w:left w:val="none" w:sz="0" w:space="0" w:color="auto"/>
        <w:bottom w:val="none" w:sz="0" w:space="0" w:color="auto"/>
        <w:right w:val="none" w:sz="0" w:space="0" w:color="auto"/>
      </w:divBdr>
    </w:div>
    <w:div w:id="568883607">
      <w:bodyDiv w:val="1"/>
      <w:marLeft w:val="0"/>
      <w:marRight w:val="0"/>
      <w:marTop w:val="0"/>
      <w:marBottom w:val="0"/>
      <w:divBdr>
        <w:top w:val="none" w:sz="0" w:space="0" w:color="auto"/>
        <w:left w:val="none" w:sz="0" w:space="0" w:color="auto"/>
        <w:bottom w:val="none" w:sz="0" w:space="0" w:color="auto"/>
        <w:right w:val="none" w:sz="0" w:space="0" w:color="auto"/>
      </w:divBdr>
    </w:div>
    <w:div w:id="588850197">
      <w:bodyDiv w:val="1"/>
      <w:marLeft w:val="0"/>
      <w:marRight w:val="0"/>
      <w:marTop w:val="0"/>
      <w:marBottom w:val="0"/>
      <w:divBdr>
        <w:top w:val="none" w:sz="0" w:space="0" w:color="auto"/>
        <w:left w:val="none" w:sz="0" w:space="0" w:color="auto"/>
        <w:bottom w:val="none" w:sz="0" w:space="0" w:color="auto"/>
        <w:right w:val="none" w:sz="0" w:space="0" w:color="auto"/>
      </w:divBdr>
    </w:div>
    <w:div w:id="599532830">
      <w:bodyDiv w:val="1"/>
      <w:marLeft w:val="0"/>
      <w:marRight w:val="0"/>
      <w:marTop w:val="0"/>
      <w:marBottom w:val="0"/>
      <w:divBdr>
        <w:top w:val="none" w:sz="0" w:space="0" w:color="auto"/>
        <w:left w:val="none" w:sz="0" w:space="0" w:color="auto"/>
        <w:bottom w:val="none" w:sz="0" w:space="0" w:color="auto"/>
        <w:right w:val="none" w:sz="0" w:space="0" w:color="auto"/>
      </w:divBdr>
    </w:div>
    <w:div w:id="607201674">
      <w:bodyDiv w:val="1"/>
      <w:marLeft w:val="0"/>
      <w:marRight w:val="0"/>
      <w:marTop w:val="0"/>
      <w:marBottom w:val="0"/>
      <w:divBdr>
        <w:top w:val="none" w:sz="0" w:space="0" w:color="auto"/>
        <w:left w:val="none" w:sz="0" w:space="0" w:color="auto"/>
        <w:bottom w:val="none" w:sz="0" w:space="0" w:color="auto"/>
        <w:right w:val="none" w:sz="0" w:space="0" w:color="auto"/>
      </w:divBdr>
    </w:div>
    <w:div w:id="667446385">
      <w:bodyDiv w:val="1"/>
      <w:marLeft w:val="0"/>
      <w:marRight w:val="0"/>
      <w:marTop w:val="0"/>
      <w:marBottom w:val="0"/>
      <w:divBdr>
        <w:top w:val="none" w:sz="0" w:space="0" w:color="auto"/>
        <w:left w:val="none" w:sz="0" w:space="0" w:color="auto"/>
        <w:bottom w:val="none" w:sz="0" w:space="0" w:color="auto"/>
        <w:right w:val="none" w:sz="0" w:space="0" w:color="auto"/>
      </w:divBdr>
    </w:div>
    <w:div w:id="680425303">
      <w:bodyDiv w:val="1"/>
      <w:marLeft w:val="0"/>
      <w:marRight w:val="0"/>
      <w:marTop w:val="0"/>
      <w:marBottom w:val="0"/>
      <w:divBdr>
        <w:top w:val="none" w:sz="0" w:space="0" w:color="auto"/>
        <w:left w:val="none" w:sz="0" w:space="0" w:color="auto"/>
        <w:bottom w:val="none" w:sz="0" w:space="0" w:color="auto"/>
        <w:right w:val="none" w:sz="0" w:space="0" w:color="auto"/>
      </w:divBdr>
    </w:div>
    <w:div w:id="689070662">
      <w:bodyDiv w:val="1"/>
      <w:marLeft w:val="0"/>
      <w:marRight w:val="0"/>
      <w:marTop w:val="0"/>
      <w:marBottom w:val="0"/>
      <w:divBdr>
        <w:top w:val="none" w:sz="0" w:space="0" w:color="auto"/>
        <w:left w:val="none" w:sz="0" w:space="0" w:color="auto"/>
        <w:bottom w:val="none" w:sz="0" w:space="0" w:color="auto"/>
        <w:right w:val="none" w:sz="0" w:space="0" w:color="auto"/>
      </w:divBdr>
    </w:div>
    <w:div w:id="712998388">
      <w:bodyDiv w:val="1"/>
      <w:marLeft w:val="0"/>
      <w:marRight w:val="0"/>
      <w:marTop w:val="0"/>
      <w:marBottom w:val="0"/>
      <w:divBdr>
        <w:top w:val="none" w:sz="0" w:space="0" w:color="auto"/>
        <w:left w:val="none" w:sz="0" w:space="0" w:color="auto"/>
        <w:bottom w:val="none" w:sz="0" w:space="0" w:color="auto"/>
        <w:right w:val="none" w:sz="0" w:space="0" w:color="auto"/>
      </w:divBdr>
    </w:div>
    <w:div w:id="714349251">
      <w:bodyDiv w:val="1"/>
      <w:marLeft w:val="0"/>
      <w:marRight w:val="0"/>
      <w:marTop w:val="0"/>
      <w:marBottom w:val="0"/>
      <w:divBdr>
        <w:top w:val="none" w:sz="0" w:space="0" w:color="auto"/>
        <w:left w:val="none" w:sz="0" w:space="0" w:color="auto"/>
        <w:bottom w:val="none" w:sz="0" w:space="0" w:color="auto"/>
        <w:right w:val="none" w:sz="0" w:space="0" w:color="auto"/>
      </w:divBdr>
    </w:div>
    <w:div w:id="716201255">
      <w:bodyDiv w:val="1"/>
      <w:marLeft w:val="0"/>
      <w:marRight w:val="0"/>
      <w:marTop w:val="0"/>
      <w:marBottom w:val="0"/>
      <w:divBdr>
        <w:top w:val="none" w:sz="0" w:space="0" w:color="auto"/>
        <w:left w:val="none" w:sz="0" w:space="0" w:color="auto"/>
        <w:bottom w:val="none" w:sz="0" w:space="0" w:color="auto"/>
        <w:right w:val="none" w:sz="0" w:space="0" w:color="auto"/>
      </w:divBdr>
    </w:div>
    <w:div w:id="747578458">
      <w:bodyDiv w:val="1"/>
      <w:marLeft w:val="0"/>
      <w:marRight w:val="0"/>
      <w:marTop w:val="0"/>
      <w:marBottom w:val="0"/>
      <w:divBdr>
        <w:top w:val="none" w:sz="0" w:space="0" w:color="auto"/>
        <w:left w:val="none" w:sz="0" w:space="0" w:color="auto"/>
        <w:bottom w:val="none" w:sz="0" w:space="0" w:color="auto"/>
        <w:right w:val="none" w:sz="0" w:space="0" w:color="auto"/>
      </w:divBdr>
    </w:div>
    <w:div w:id="805732280">
      <w:bodyDiv w:val="1"/>
      <w:marLeft w:val="0"/>
      <w:marRight w:val="0"/>
      <w:marTop w:val="0"/>
      <w:marBottom w:val="0"/>
      <w:divBdr>
        <w:top w:val="none" w:sz="0" w:space="0" w:color="auto"/>
        <w:left w:val="none" w:sz="0" w:space="0" w:color="auto"/>
        <w:bottom w:val="none" w:sz="0" w:space="0" w:color="auto"/>
        <w:right w:val="none" w:sz="0" w:space="0" w:color="auto"/>
      </w:divBdr>
      <w:divsChild>
        <w:div w:id="313879183">
          <w:marLeft w:val="0"/>
          <w:marRight w:val="0"/>
          <w:marTop w:val="0"/>
          <w:marBottom w:val="0"/>
          <w:divBdr>
            <w:top w:val="single" w:sz="2" w:space="0" w:color="E5E7EB"/>
            <w:left w:val="single" w:sz="2" w:space="0" w:color="E5E7EB"/>
            <w:bottom w:val="single" w:sz="2" w:space="0" w:color="E5E7EB"/>
            <w:right w:val="single" w:sz="2" w:space="0" w:color="E5E7EB"/>
          </w:divBdr>
          <w:divsChild>
            <w:div w:id="50764337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704136114">
          <w:marLeft w:val="0"/>
          <w:marRight w:val="0"/>
          <w:marTop w:val="0"/>
          <w:marBottom w:val="0"/>
          <w:divBdr>
            <w:top w:val="single" w:sz="2" w:space="0" w:color="E5E7EB"/>
            <w:left w:val="single" w:sz="2" w:space="0" w:color="E5E7EB"/>
            <w:bottom w:val="single" w:sz="2" w:space="0" w:color="E5E7EB"/>
            <w:right w:val="single" w:sz="2" w:space="0" w:color="E5E7EB"/>
          </w:divBdr>
          <w:divsChild>
            <w:div w:id="1143541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45964180">
          <w:marLeft w:val="0"/>
          <w:marRight w:val="0"/>
          <w:marTop w:val="0"/>
          <w:marBottom w:val="0"/>
          <w:divBdr>
            <w:top w:val="single" w:sz="2" w:space="0" w:color="E5E7EB"/>
            <w:left w:val="single" w:sz="2" w:space="0" w:color="E5E7EB"/>
            <w:bottom w:val="single" w:sz="2" w:space="0" w:color="E5E7EB"/>
            <w:right w:val="single" w:sz="2" w:space="0" w:color="E5E7EB"/>
          </w:divBdr>
          <w:divsChild>
            <w:div w:id="6152118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64067828">
          <w:marLeft w:val="0"/>
          <w:marRight w:val="0"/>
          <w:marTop w:val="0"/>
          <w:marBottom w:val="0"/>
          <w:divBdr>
            <w:top w:val="single" w:sz="2" w:space="0" w:color="E5E7EB"/>
            <w:left w:val="single" w:sz="2" w:space="0" w:color="E5E7EB"/>
            <w:bottom w:val="single" w:sz="2" w:space="0" w:color="E5E7EB"/>
            <w:right w:val="single" w:sz="2" w:space="0" w:color="E5E7EB"/>
          </w:divBdr>
          <w:divsChild>
            <w:div w:id="2963036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823425567">
      <w:bodyDiv w:val="1"/>
      <w:marLeft w:val="0"/>
      <w:marRight w:val="0"/>
      <w:marTop w:val="0"/>
      <w:marBottom w:val="0"/>
      <w:divBdr>
        <w:top w:val="none" w:sz="0" w:space="0" w:color="auto"/>
        <w:left w:val="none" w:sz="0" w:space="0" w:color="auto"/>
        <w:bottom w:val="none" w:sz="0" w:space="0" w:color="auto"/>
        <w:right w:val="none" w:sz="0" w:space="0" w:color="auto"/>
      </w:divBdr>
    </w:div>
    <w:div w:id="905651926">
      <w:bodyDiv w:val="1"/>
      <w:marLeft w:val="0"/>
      <w:marRight w:val="0"/>
      <w:marTop w:val="0"/>
      <w:marBottom w:val="0"/>
      <w:divBdr>
        <w:top w:val="none" w:sz="0" w:space="0" w:color="auto"/>
        <w:left w:val="none" w:sz="0" w:space="0" w:color="auto"/>
        <w:bottom w:val="none" w:sz="0" w:space="0" w:color="auto"/>
        <w:right w:val="none" w:sz="0" w:space="0" w:color="auto"/>
      </w:divBdr>
      <w:divsChild>
        <w:div w:id="1473865710">
          <w:marLeft w:val="0"/>
          <w:marRight w:val="0"/>
          <w:marTop w:val="0"/>
          <w:marBottom w:val="0"/>
          <w:divBdr>
            <w:top w:val="single" w:sz="2" w:space="0" w:color="E5E7EB"/>
            <w:left w:val="single" w:sz="2" w:space="0" w:color="E5E7EB"/>
            <w:bottom w:val="single" w:sz="2" w:space="0" w:color="E5E7EB"/>
            <w:right w:val="single" w:sz="2" w:space="0" w:color="E5E7EB"/>
          </w:divBdr>
          <w:divsChild>
            <w:div w:id="787748134">
              <w:marLeft w:val="0"/>
              <w:marRight w:val="0"/>
              <w:marTop w:val="0"/>
              <w:marBottom w:val="0"/>
              <w:divBdr>
                <w:top w:val="single" w:sz="2" w:space="0" w:color="E5E7EB"/>
                <w:left w:val="single" w:sz="2" w:space="9" w:color="E5E7EB"/>
                <w:bottom w:val="single" w:sz="2" w:space="0" w:color="E5E7EB"/>
                <w:right w:val="single" w:sz="2" w:space="0" w:color="E5E7EB"/>
              </w:divBdr>
            </w:div>
          </w:divsChild>
        </w:div>
      </w:divsChild>
    </w:div>
    <w:div w:id="928851851">
      <w:bodyDiv w:val="1"/>
      <w:marLeft w:val="0"/>
      <w:marRight w:val="0"/>
      <w:marTop w:val="0"/>
      <w:marBottom w:val="0"/>
      <w:divBdr>
        <w:top w:val="none" w:sz="0" w:space="0" w:color="auto"/>
        <w:left w:val="none" w:sz="0" w:space="0" w:color="auto"/>
        <w:bottom w:val="none" w:sz="0" w:space="0" w:color="auto"/>
        <w:right w:val="none" w:sz="0" w:space="0" w:color="auto"/>
      </w:divBdr>
    </w:div>
    <w:div w:id="941034062">
      <w:bodyDiv w:val="1"/>
      <w:marLeft w:val="0"/>
      <w:marRight w:val="0"/>
      <w:marTop w:val="0"/>
      <w:marBottom w:val="0"/>
      <w:divBdr>
        <w:top w:val="none" w:sz="0" w:space="0" w:color="auto"/>
        <w:left w:val="none" w:sz="0" w:space="0" w:color="auto"/>
        <w:bottom w:val="none" w:sz="0" w:space="0" w:color="auto"/>
        <w:right w:val="none" w:sz="0" w:space="0" w:color="auto"/>
      </w:divBdr>
    </w:div>
    <w:div w:id="1026827179">
      <w:bodyDiv w:val="1"/>
      <w:marLeft w:val="0"/>
      <w:marRight w:val="0"/>
      <w:marTop w:val="0"/>
      <w:marBottom w:val="0"/>
      <w:divBdr>
        <w:top w:val="none" w:sz="0" w:space="0" w:color="auto"/>
        <w:left w:val="none" w:sz="0" w:space="0" w:color="auto"/>
        <w:bottom w:val="none" w:sz="0" w:space="0" w:color="auto"/>
        <w:right w:val="none" w:sz="0" w:space="0" w:color="auto"/>
      </w:divBdr>
    </w:div>
    <w:div w:id="1033774433">
      <w:bodyDiv w:val="1"/>
      <w:marLeft w:val="0"/>
      <w:marRight w:val="0"/>
      <w:marTop w:val="0"/>
      <w:marBottom w:val="0"/>
      <w:divBdr>
        <w:top w:val="none" w:sz="0" w:space="0" w:color="auto"/>
        <w:left w:val="none" w:sz="0" w:space="0" w:color="auto"/>
        <w:bottom w:val="none" w:sz="0" w:space="0" w:color="auto"/>
        <w:right w:val="none" w:sz="0" w:space="0" w:color="auto"/>
      </w:divBdr>
    </w:div>
    <w:div w:id="1039892420">
      <w:bodyDiv w:val="1"/>
      <w:marLeft w:val="0"/>
      <w:marRight w:val="0"/>
      <w:marTop w:val="0"/>
      <w:marBottom w:val="0"/>
      <w:divBdr>
        <w:top w:val="none" w:sz="0" w:space="0" w:color="auto"/>
        <w:left w:val="none" w:sz="0" w:space="0" w:color="auto"/>
        <w:bottom w:val="none" w:sz="0" w:space="0" w:color="auto"/>
        <w:right w:val="none" w:sz="0" w:space="0" w:color="auto"/>
      </w:divBdr>
    </w:div>
    <w:div w:id="1042365245">
      <w:bodyDiv w:val="1"/>
      <w:marLeft w:val="0"/>
      <w:marRight w:val="0"/>
      <w:marTop w:val="0"/>
      <w:marBottom w:val="0"/>
      <w:divBdr>
        <w:top w:val="none" w:sz="0" w:space="0" w:color="auto"/>
        <w:left w:val="none" w:sz="0" w:space="0" w:color="auto"/>
        <w:bottom w:val="none" w:sz="0" w:space="0" w:color="auto"/>
        <w:right w:val="none" w:sz="0" w:space="0" w:color="auto"/>
      </w:divBdr>
    </w:div>
    <w:div w:id="1053698135">
      <w:bodyDiv w:val="1"/>
      <w:marLeft w:val="0"/>
      <w:marRight w:val="0"/>
      <w:marTop w:val="0"/>
      <w:marBottom w:val="0"/>
      <w:divBdr>
        <w:top w:val="none" w:sz="0" w:space="0" w:color="auto"/>
        <w:left w:val="none" w:sz="0" w:space="0" w:color="auto"/>
        <w:bottom w:val="none" w:sz="0" w:space="0" w:color="auto"/>
        <w:right w:val="none" w:sz="0" w:space="0" w:color="auto"/>
      </w:divBdr>
    </w:div>
    <w:div w:id="1079600523">
      <w:bodyDiv w:val="1"/>
      <w:marLeft w:val="0"/>
      <w:marRight w:val="0"/>
      <w:marTop w:val="0"/>
      <w:marBottom w:val="0"/>
      <w:divBdr>
        <w:top w:val="none" w:sz="0" w:space="0" w:color="auto"/>
        <w:left w:val="none" w:sz="0" w:space="0" w:color="auto"/>
        <w:bottom w:val="none" w:sz="0" w:space="0" w:color="auto"/>
        <w:right w:val="none" w:sz="0" w:space="0" w:color="auto"/>
      </w:divBdr>
    </w:div>
    <w:div w:id="1123186559">
      <w:bodyDiv w:val="1"/>
      <w:marLeft w:val="0"/>
      <w:marRight w:val="0"/>
      <w:marTop w:val="0"/>
      <w:marBottom w:val="0"/>
      <w:divBdr>
        <w:top w:val="none" w:sz="0" w:space="0" w:color="auto"/>
        <w:left w:val="none" w:sz="0" w:space="0" w:color="auto"/>
        <w:bottom w:val="none" w:sz="0" w:space="0" w:color="auto"/>
        <w:right w:val="none" w:sz="0" w:space="0" w:color="auto"/>
      </w:divBdr>
    </w:div>
    <w:div w:id="1134832321">
      <w:bodyDiv w:val="1"/>
      <w:marLeft w:val="0"/>
      <w:marRight w:val="0"/>
      <w:marTop w:val="0"/>
      <w:marBottom w:val="0"/>
      <w:divBdr>
        <w:top w:val="none" w:sz="0" w:space="0" w:color="auto"/>
        <w:left w:val="none" w:sz="0" w:space="0" w:color="auto"/>
        <w:bottom w:val="none" w:sz="0" w:space="0" w:color="auto"/>
        <w:right w:val="none" w:sz="0" w:space="0" w:color="auto"/>
      </w:divBdr>
    </w:div>
    <w:div w:id="1135561678">
      <w:bodyDiv w:val="1"/>
      <w:marLeft w:val="0"/>
      <w:marRight w:val="0"/>
      <w:marTop w:val="0"/>
      <w:marBottom w:val="0"/>
      <w:divBdr>
        <w:top w:val="none" w:sz="0" w:space="0" w:color="auto"/>
        <w:left w:val="none" w:sz="0" w:space="0" w:color="auto"/>
        <w:bottom w:val="none" w:sz="0" w:space="0" w:color="auto"/>
        <w:right w:val="none" w:sz="0" w:space="0" w:color="auto"/>
      </w:divBdr>
    </w:div>
    <w:div w:id="1136678475">
      <w:bodyDiv w:val="1"/>
      <w:marLeft w:val="0"/>
      <w:marRight w:val="0"/>
      <w:marTop w:val="0"/>
      <w:marBottom w:val="0"/>
      <w:divBdr>
        <w:top w:val="none" w:sz="0" w:space="0" w:color="auto"/>
        <w:left w:val="none" w:sz="0" w:space="0" w:color="auto"/>
        <w:bottom w:val="none" w:sz="0" w:space="0" w:color="auto"/>
        <w:right w:val="none" w:sz="0" w:space="0" w:color="auto"/>
      </w:divBdr>
    </w:div>
    <w:div w:id="1148519032">
      <w:bodyDiv w:val="1"/>
      <w:marLeft w:val="0"/>
      <w:marRight w:val="0"/>
      <w:marTop w:val="0"/>
      <w:marBottom w:val="0"/>
      <w:divBdr>
        <w:top w:val="none" w:sz="0" w:space="0" w:color="auto"/>
        <w:left w:val="none" w:sz="0" w:space="0" w:color="auto"/>
        <w:bottom w:val="none" w:sz="0" w:space="0" w:color="auto"/>
        <w:right w:val="none" w:sz="0" w:space="0" w:color="auto"/>
      </w:divBdr>
    </w:div>
    <w:div w:id="1208107175">
      <w:bodyDiv w:val="1"/>
      <w:marLeft w:val="0"/>
      <w:marRight w:val="0"/>
      <w:marTop w:val="0"/>
      <w:marBottom w:val="0"/>
      <w:divBdr>
        <w:top w:val="none" w:sz="0" w:space="0" w:color="auto"/>
        <w:left w:val="none" w:sz="0" w:space="0" w:color="auto"/>
        <w:bottom w:val="none" w:sz="0" w:space="0" w:color="auto"/>
        <w:right w:val="none" w:sz="0" w:space="0" w:color="auto"/>
      </w:divBdr>
    </w:div>
    <w:div w:id="1229531362">
      <w:bodyDiv w:val="1"/>
      <w:marLeft w:val="0"/>
      <w:marRight w:val="0"/>
      <w:marTop w:val="0"/>
      <w:marBottom w:val="0"/>
      <w:divBdr>
        <w:top w:val="none" w:sz="0" w:space="0" w:color="auto"/>
        <w:left w:val="none" w:sz="0" w:space="0" w:color="auto"/>
        <w:bottom w:val="none" w:sz="0" w:space="0" w:color="auto"/>
        <w:right w:val="none" w:sz="0" w:space="0" w:color="auto"/>
      </w:divBdr>
    </w:div>
    <w:div w:id="1233464107">
      <w:bodyDiv w:val="1"/>
      <w:marLeft w:val="0"/>
      <w:marRight w:val="0"/>
      <w:marTop w:val="0"/>
      <w:marBottom w:val="0"/>
      <w:divBdr>
        <w:top w:val="none" w:sz="0" w:space="0" w:color="auto"/>
        <w:left w:val="none" w:sz="0" w:space="0" w:color="auto"/>
        <w:bottom w:val="none" w:sz="0" w:space="0" w:color="auto"/>
        <w:right w:val="none" w:sz="0" w:space="0" w:color="auto"/>
      </w:divBdr>
    </w:div>
    <w:div w:id="1308128955">
      <w:bodyDiv w:val="1"/>
      <w:marLeft w:val="0"/>
      <w:marRight w:val="0"/>
      <w:marTop w:val="0"/>
      <w:marBottom w:val="0"/>
      <w:divBdr>
        <w:top w:val="none" w:sz="0" w:space="0" w:color="auto"/>
        <w:left w:val="none" w:sz="0" w:space="0" w:color="auto"/>
        <w:bottom w:val="none" w:sz="0" w:space="0" w:color="auto"/>
        <w:right w:val="none" w:sz="0" w:space="0" w:color="auto"/>
      </w:divBdr>
    </w:div>
    <w:div w:id="1327048935">
      <w:bodyDiv w:val="1"/>
      <w:marLeft w:val="0"/>
      <w:marRight w:val="0"/>
      <w:marTop w:val="0"/>
      <w:marBottom w:val="0"/>
      <w:divBdr>
        <w:top w:val="none" w:sz="0" w:space="0" w:color="auto"/>
        <w:left w:val="none" w:sz="0" w:space="0" w:color="auto"/>
        <w:bottom w:val="none" w:sz="0" w:space="0" w:color="auto"/>
        <w:right w:val="none" w:sz="0" w:space="0" w:color="auto"/>
      </w:divBdr>
    </w:div>
    <w:div w:id="1332879085">
      <w:bodyDiv w:val="1"/>
      <w:marLeft w:val="0"/>
      <w:marRight w:val="0"/>
      <w:marTop w:val="0"/>
      <w:marBottom w:val="0"/>
      <w:divBdr>
        <w:top w:val="none" w:sz="0" w:space="0" w:color="auto"/>
        <w:left w:val="none" w:sz="0" w:space="0" w:color="auto"/>
        <w:bottom w:val="none" w:sz="0" w:space="0" w:color="auto"/>
        <w:right w:val="none" w:sz="0" w:space="0" w:color="auto"/>
      </w:divBdr>
    </w:div>
    <w:div w:id="1340886735">
      <w:bodyDiv w:val="1"/>
      <w:marLeft w:val="0"/>
      <w:marRight w:val="0"/>
      <w:marTop w:val="0"/>
      <w:marBottom w:val="0"/>
      <w:divBdr>
        <w:top w:val="none" w:sz="0" w:space="0" w:color="auto"/>
        <w:left w:val="none" w:sz="0" w:space="0" w:color="auto"/>
        <w:bottom w:val="none" w:sz="0" w:space="0" w:color="auto"/>
        <w:right w:val="none" w:sz="0" w:space="0" w:color="auto"/>
      </w:divBdr>
    </w:div>
    <w:div w:id="1415858975">
      <w:bodyDiv w:val="1"/>
      <w:marLeft w:val="0"/>
      <w:marRight w:val="0"/>
      <w:marTop w:val="0"/>
      <w:marBottom w:val="0"/>
      <w:divBdr>
        <w:top w:val="none" w:sz="0" w:space="0" w:color="auto"/>
        <w:left w:val="none" w:sz="0" w:space="0" w:color="auto"/>
        <w:bottom w:val="none" w:sz="0" w:space="0" w:color="auto"/>
        <w:right w:val="none" w:sz="0" w:space="0" w:color="auto"/>
      </w:divBdr>
    </w:div>
    <w:div w:id="1425767284">
      <w:bodyDiv w:val="1"/>
      <w:marLeft w:val="0"/>
      <w:marRight w:val="0"/>
      <w:marTop w:val="0"/>
      <w:marBottom w:val="0"/>
      <w:divBdr>
        <w:top w:val="none" w:sz="0" w:space="0" w:color="auto"/>
        <w:left w:val="none" w:sz="0" w:space="0" w:color="auto"/>
        <w:bottom w:val="none" w:sz="0" w:space="0" w:color="auto"/>
        <w:right w:val="none" w:sz="0" w:space="0" w:color="auto"/>
      </w:divBdr>
      <w:divsChild>
        <w:div w:id="72244734">
          <w:marLeft w:val="0"/>
          <w:marRight w:val="0"/>
          <w:marTop w:val="0"/>
          <w:marBottom w:val="0"/>
          <w:divBdr>
            <w:top w:val="single" w:sz="2" w:space="0" w:color="E5E7EB"/>
            <w:left w:val="single" w:sz="2" w:space="0" w:color="E5E7EB"/>
            <w:bottom w:val="single" w:sz="2" w:space="0" w:color="E5E7EB"/>
            <w:right w:val="single" w:sz="2" w:space="0" w:color="E5E7EB"/>
          </w:divBdr>
          <w:divsChild>
            <w:div w:id="995720698">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851451031">
          <w:marLeft w:val="0"/>
          <w:marRight w:val="0"/>
          <w:marTop w:val="0"/>
          <w:marBottom w:val="0"/>
          <w:divBdr>
            <w:top w:val="single" w:sz="2" w:space="0" w:color="E5E7EB"/>
            <w:left w:val="single" w:sz="2" w:space="0" w:color="E5E7EB"/>
            <w:bottom w:val="single" w:sz="2" w:space="0" w:color="E5E7EB"/>
            <w:right w:val="single" w:sz="2" w:space="0" w:color="E5E7EB"/>
          </w:divBdr>
          <w:divsChild>
            <w:div w:id="1118181092">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950618629">
          <w:marLeft w:val="0"/>
          <w:marRight w:val="0"/>
          <w:marTop w:val="0"/>
          <w:marBottom w:val="0"/>
          <w:divBdr>
            <w:top w:val="single" w:sz="2" w:space="0" w:color="E5E7EB"/>
            <w:left w:val="single" w:sz="2" w:space="0" w:color="E5E7EB"/>
            <w:bottom w:val="single" w:sz="2" w:space="0" w:color="E5E7EB"/>
            <w:right w:val="single" w:sz="2" w:space="0" w:color="E5E7EB"/>
          </w:divBdr>
          <w:divsChild>
            <w:div w:id="183383510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03973076">
          <w:marLeft w:val="0"/>
          <w:marRight w:val="0"/>
          <w:marTop w:val="0"/>
          <w:marBottom w:val="0"/>
          <w:divBdr>
            <w:top w:val="single" w:sz="2" w:space="0" w:color="E5E7EB"/>
            <w:left w:val="single" w:sz="2" w:space="0" w:color="E5E7EB"/>
            <w:bottom w:val="single" w:sz="2" w:space="0" w:color="E5E7EB"/>
            <w:right w:val="single" w:sz="2" w:space="0" w:color="E5E7EB"/>
          </w:divBdr>
          <w:divsChild>
            <w:div w:id="87116765">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481456373">
      <w:bodyDiv w:val="1"/>
      <w:marLeft w:val="0"/>
      <w:marRight w:val="0"/>
      <w:marTop w:val="0"/>
      <w:marBottom w:val="0"/>
      <w:divBdr>
        <w:top w:val="none" w:sz="0" w:space="0" w:color="auto"/>
        <w:left w:val="none" w:sz="0" w:space="0" w:color="auto"/>
        <w:bottom w:val="none" w:sz="0" w:space="0" w:color="auto"/>
        <w:right w:val="none" w:sz="0" w:space="0" w:color="auto"/>
      </w:divBdr>
    </w:div>
    <w:div w:id="1485854410">
      <w:bodyDiv w:val="1"/>
      <w:marLeft w:val="0"/>
      <w:marRight w:val="0"/>
      <w:marTop w:val="0"/>
      <w:marBottom w:val="0"/>
      <w:divBdr>
        <w:top w:val="none" w:sz="0" w:space="0" w:color="auto"/>
        <w:left w:val="none" w:sz="0" w:space="0" w:color="auto"/>
        <w:bottom w:val="none" w:sz="0" w:space="0" w:color="auto"/>
        <w:right w:val="none" w:sz="0" w:space="0" w:color="auto"/>
      </w:divBdr>
    </w:div>
    <w:div w:id="1487747379">
      <w:bodyDiv w:val="1"/>
      <w:marLeft w:val="0"/>
      <w:marRight w:val="0"/>
      <w:marTop w:val="0"/>
      <w:marBottom w:val="0"/>
      <w:divBdr>
        <w:top w:val="none" w:sz="0" w:space="0" w:color="auto"/>
        <w:left w:val="none" w:sz="0" w:space="0" w:color="auto"/>
        <w:bottom w:val="none" w:sz="0" w:space="0" w:color="auto"/>
        <w:right w:val="none" w:sz="0" w:space="0" w:color="auto"/>
      </w:divBdr>
    </w:div>
    <w:div w:id="1488790016">
      <w:bodyDiv w:val="1"/>
      <w:marLeft w:val="0"/>
      <w:marRight w:val="0"/>
      <w:marTop w:val="0"/>
      <w:marBottom w:val="0"/>
      <w:divBdr>
        <w:top w:val="none" w:sz="0" w:space="0" w:color="auto"/>
        <w:left w:val="none" w:sz="0" w:space="0" w:color="auto"/>
        <w:bottom w:val="none" w:sz="0" w:space="0" w:color="auto"/>
        <w:right w:val="none" w:sz="0" w:space="0" w:color="auto"/>
      </w:divBdr>
    </w:div>
    <w:div w:id="1488790316">
      <w:bodyDiv w:val="1"/>
      <w:marLeft w:val="0"/>
      <w:marRight w:val="0"/>
      <w:marTop w:val="0"/>
      <w:marBottom w:val="0"/>
      <w:divBdr>
        <w:top w:val="none" w:sz="0" w:space="0" w:color="auto"/>
        <w:left w:val="none" w:sz="0" w:space="0" w:color="auto"/>
        <w:bottom w:val="none" w:sz="0" w:space="0" w:color="auto"/>
        <w:right w:val="none" w:sz="0" w:space="0" w:color="auto"/>
      </w:divBdr>
    </w:div>
    <w:div w:id="1493401112">
      <w:bodyDiv w:val="1"/>
      <w:marLeft w:val="0"/>
      <w:marRight w:val="0"/>
      <w:marTop w:val="0"/>
      <w:marBottom w:val="0"/>
      <w:divBdr>
        <w:top w:val="none" w:sz="0" w:space="0" w:color="auto"/>
        <w:left w:val="none" w:sz="0" w:space="0" w:color="auto"/>
        <w:bottom w:val="none" w:sz="0" w:space="0" w:color="auto"/>
        <w:right w:val="none" w:sz="0" w:space="0" w:color="auto"/>
      </w:divBdr>
      <w:divsChild>
        <w:div w:id="58944357">
          <w:marLeft w:val="0"/>
          <w:marRight w:val="0"/>
          <w:marTop w:val="0"/>
          <w:marBottom w:val="0"/>
          <w:divBdr>
            <w:top w:val="single" w:sz="2" w:space="0" w:color="E5E7EB"/>
            <w:left w:val="single" w:sz="2" w:space="0" w:color="E5E7EB"/>
            <w:bottom w:val="single" w:sz="2" w:space="0" w:color="E5E7EB"/>
            <w:right w:val="single" w:sz="2" w:space="0" w:color="E5E7EB"/>
          </w:divBdr>
          <w:divsChild>
            <w:div w:id="18245880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950864955">
          <w:marLeft w:val="0"/>
          <w:marRight w:val="0"/>
          <w:marTop w:val="0"/>
          <w:marBottom w:val="0"/>
          <w:divBdr>
            <w:top w:val="single" w:sz="2" w:space="0" w:color="E5E7EB"/>
            <w:left w:val="single" w:sz="2" w:space="0" w:color="E5E7EB"/>
            <w:bottom w:val="single" w:sz="2" w:space="0" w:color="E5E7EB"/>
            <w:right w:val="single" w:sz="2" w:space="0" w:color="E5E7EB"/>
          </w:divBdr>
          <w:divsChild>
            <w:div w:id="1805806654">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5980674">
          <w:marLeft w:val="0"/>
          <w:marRight w:val="0"/>
          <w:marTop w:val="0"/>
          <w:marBottom w:val="0"/>
          <w:divBdr>
            <w:top w:val="single" w:sz="2" w:space="0" w:color="E5E7EB"/>
            <w:left w:val="single" w:sz="2" w:space="0" w:color="E5E7EB"/>
            <w:bottom w:val="single" w:sz="2" w:space="0" w:color="E5E7EB"/>
            <w:right w:val="single" w:sz="2" w:space="0" w:color="E5E7EB"/>
          </w:divBdr>
          <w:divsChild>
            <w:div w:id="70382296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628197977">
          <w:marLeft w:val="0"/>
          <w:marRight w:val="0"/>
          <w:marTop w:val="0"/>
          <w:marBottom w:val="0"/>
          <w:divBdr>
            <w:top w:val="single" w:sz="2" w:space="0" w:color="E5E7EB"/>
            <w:left w:val="single" w:sz="2" w:space="0" w:color="E5E7EB"/>
            <w:bottom w:val="single" w:sz="2" w:space="0" w:color="E5E7EB"/>
            <w:right w:val="single" w:sz="2" w:space="0" w:color="E5E7EB"/>
          </w:divBdr>
          <w:divsChild>
            <w:div w:id="451754427">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33374336">
      <w:bodyDiv w:val="1"/>
      <w:marLeft w:val="0"/>
      <w:marRight w:val="0"/>
      <w:marTop w:val="0"/>
      <w:marBottom w:val="0"/>
      <w:divBdr>
        <w:top w:val="none" w:sz="0" w:space="0" w:color="auto"/>
        <w:left w:val="none" w:sz="0" w:space="0" w:color="auto"/>
        <w:bottom w:val="none" w:sz="0" w:space="0" w:color="auto"/>
        <w:right w:val="none" w:sz="0" w:space="0" w:color="auto"/>
      </w:divBdr>
    </w:div>
    <w:div w:id="1598247811">
      <w:bodyDiv w:val="1"/>
      <w:marLeft w:val="0"/>
      <w:marRight w:val="0"/>
      <w:marTop w:val="0"/>
      <w:marBottom w:val="0"/>
      <w:divBdr>
        <w:top w:val="none" w:sz="0" w:space="0" w:color="auto"/>
        <w:left w:val="none" w:sz="0" w:space="0" w:color="auto"/>
        <w:bottom w:val="none" w:sz="0" w:space="0" w:color="auto"/>
        <w:right w:val="none" w:sz="0" w:space="0" w:color="auto"/>
      </w:divBdr>
    </w:div>
    <w:div w:id="1635482244">
      <w:bodyDiv w:val="1"/>
      <w:marLeft w:val="0"/>
      <w:marRight w:val="0"/>
      <w:marTop w:val="0"/>
      <w:marBottom w:val="0"/>
      <w:divBdr>
        <w:top w:val="none" w:sz="0" w:space="0" w:color="auto"/>
        <w:left w:val="none" w:sz="0" w:space="0" w:color="auto"/>
        <w:bottom w:val="none" w:sz="0" w:space="0" w:color="auto"/>
        <w:right w:val="none" w:sz="0" w:space="0" w:color="auto"/>
      </w:divBdr>
    </w:div>
    <w:div w:id="1677997062">
      <w:bodyDiv w:val="1"/>
      <w:marLeft w:val="0"/>
      <w:marRight w:val="0"/>
      <w:marTop w:val="0"/>
      <w:marBottom w:val="0"/>
      <w:divBdr>
        <w:top w:val="none" w:sz="0" w:space="0" w:color="auto"/>
        <w:left w:val="none" w:sz="0" w:space="0" w:color="auto"/>
        <w:bottom w:val="none" w:sz="0" w:space="0" w:color="auto"/>
        <w:right w:val="none" w:sz="0" w:space="0" w:color="auto"/>
      </w:divBdr>
    </w:div>
    <w:div w:id="1744713758">
      <w:bodyDiv w:val="1"/>
      <w:marLeft w:val="0"/>
      <w:marRight w:val="0"/>
      <w:marTop w:val="0"/>
      <w:marBottom w:val="0"/>
      <w:divBdr>
        <w:top w:val="none" w:sz="0" w:space="0" w:color="auto"/>
        <w:left w:val="none" w:sz="0" w:space="0" w:color="auto"/>
        <w:bottom w:val="none" w:sz="0" w:space="0" w:color="auto"/>
        <w:right w:val="none" w:sz="0" w:space="0" w:color="auto"/>
      </w:divBdr>
    </w:div>
    <w:div w:id="1782337062">
      <w:bodyDiv w:val="1"/>
      <w:marLeft w:val="0"/>
      <w:marRight w:val="0"/>
      <w:marTop w:val="0"/>
      <w:marBottom w:val="0"/>
      <w:divBdr>
        <w:top w:val="none" w:sz="0" w:space="0" w:color="auto"/>
        <w:left w:val="none" w:sz="0" w:space="0" w:color="auto"/>
        <w:bottom w:val="none" w:sz="0" w:space="0" w:color="auto"/>
        <w:right w:val="none" w:sz="0" w:space="0" w:color="auto"/>
      </w:divBdr>
    </w:div>
    <w:div w:id="1793207015">
      <w:bodyDiv w:val="1"/>
      <w:marLeft w:val="0"/>
      <w:marRight w:val="0"/>
      <w:marTop w:val="0"/>
      <w:marBottom w:val="0"/>
      <w:divBdr>
        <w:top w:val="none" w:sz="0" w:space="0" w:color="auto"/>
        <w:left w:val="none" w:sz="0" w:space="0" w:color="auto"/>
        <w:bottom w:val="none" w:sz="0" w:space="0" w:color="auto"/>
        <w:right w:val="none" w:sz="0" w:space="0" w:color="auto"/>
      </w:divBdr>
    </w:div>
    <w:div w:id="1820461399">
      <w:bodyDiv w:val="1"/>
      <w:marLeft w:val="0"/>
      <w:marRight w:val="0"/>
      <w:marTop w:val="0"/>
      <w:marBottom w:val="0"/>
      <w:divBdr>
        <w:top w:val="none" w:sz="0" w:space="0" w:color="auto"/>
        <w:left w:val="none" w:sz="0" w:space="0" w:color="auto"/>
        <w:bottom w:val="none" w:sz="0" w:space="0" w:color="auto"/>
        <w:right w:val="none" w:sz="0" w:space="0" w:color="auto"/>
      </w:divBdr>
    </w:div>
    <w:div w:id="1961570510">
      <w:bodyDiv w:val="1"/>
      <w:marLeft w:val="0"/>
      <w:marRight w:val="0"/>
      <w:marTop w:val="0"/>
      <w:marBottom w:val="0"/>
      <w:divBdr>
        <w:top w:val="none" w:sz="0" w:space="0" w:color="auto"/>
        <w:left w:val="none" w:sz="0" w:space="0" w:color="auto"/>
        <w:bottom w:val="none" w:sz="0" w:space="0" w:color="auto"/>
        <w:right w:val="none" w:sz="0" w:space="0" w:color="auto"/>
      </w:divBdr>
    </w:div>
    <w:div w:id="1962179548">
      <w:bodyDiv w:val="1"/>
      <w:marLeft w:val="0"/>
      <w:marRight w:val="0"/>
      <w:marTop w:val="0"/>
      <w:marBottom w:val="0"/>
      <w:divBdr>
        <w:top w:val="none" w:sz="0" w:space="0" w:color="auto"/>
        <w:left w:val="none" w:sz="0" w:space="0" w:color="auto"/>
        <w:bottom w:val="none" w:sz="0" w:space="0" w:color="auto"/>
        <w:right w:val="none" w:sz="0" w:space="0" w:color="auto"/>
      </w:divBdr>
    </w:div>
    <w:div w:id="1981035852">
      <w:bodyDiv w:val="1"/>
      <w:marLeft w:val="0"/>
      <w:marRight w:val="0"/>
      <w:marTop w:val="0"/>
      <w:marBottom w:val="0"/>
      <w:divBdr>
        <w:top w:val="none" w:sz="0" w:space="0" w:color="auto"/>
        <w:left w:val="none" w:sz="0" w:space="0" w:color="auto"/>
        <w:bottom w:val="none" w:sz="0" w:space="0" w:color="auto"/>
        <w:right w:val="none" w:sz="0" w:space="0" w:color="auto"/>
      </w:divBdr>
    </w:div>
    <w:div w:id="1989938996">
      <w:bodyDiv w:val="1"/>
      <w:marLeft w:val="0"/>
      <w:marRight w:val="0"/>
      <w:marTop w:val="0"/>
      <w:marBottom w:val="0"/>
      <w:divBdr>
        <w:top w:val="none" w:sz="0" w:space="0" w:color="auto"/>
        <w:left w:val="none" w:sz="0" w:space="0" w:color="auto"/>
        <w:bottom w:val="none" w:sz="0" w:space="0" w:color="auto"/>
        <w:right w:val="none" w:sz="0" w:space="0" w:color="auto"/>
      </w:divBdr>
    </w:div>
    <w:div w:id="2013675234">
      <w:bodyDiv w:val="1"/>
      <w:marLeft w:val="0"/>
      <w:marRight w:val="0"/>
      <w:marTop w:val="0"/>
      <w:marBottom w:val="0"/>
      <w:divBdr>
        <w:top w:val="none" w:sz="0" w:space="0" w:color="auto"/>
        <w:left w:val="none" w:sz="0" w:space="0" w:color="auto"/>
        <w:bottom w:val="none" w:sz="0" w:space="0" w:color="auto"/>
        <w:right w:val="none" w:sz="0" w:space="0" w:color="auto"/>
      </w:divBdr>
    </w:div>
    <w:div w:id="2036955743">
      <w:bodyDiv w:val="1"/>
      <w:marLeft w:val="0"/>
      <w:marRight w:val="0"/>
      <w:marTop w:val="0"/>
      <w:marBottom w:val="0"/>
      <w:divBdr>
        <w:top w:val="none" w:sz="0" w:space="0" w:color="auto"/>
        <w:left w:val="none" w:sz="0" w:space="0" w:color="auto"/>
        <w:bottom w:val="none" w:sz="0" w:space="0" w:color="auto"/>
        <w:right w:val="none" w:sz="0" w:space="0" w:color="auto"/>
      </w:divBdr>
    </w:div>
    <w:div w:id="2100830143">
      <w:bodyDiv w:val="1"/>
      <w:marLeft w:val="0"/>
      <w:marRight w:val="0"/>
      <w:marTop w:val="0"/>
      <w:marBottom w:val="0"/>
      <w:divBdr>
        <w:top w:val="none" w:sz="0" w:space="0" w:color="auto"/>
        <w:left w:val="none" w:sz="0" w:space="0" w:color="auto"/>
        <w:bottom w:val="none" w:sz="0" w:space="0" w:color="auto"/>
        <w:right w:val="none" w:sz="0" w:space="0" w:color="auto"/>
      </w:divBdr>
    </w:div>
    <w:div w:id="21042526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tmp"/><Relationship Id="rId13" Type="http://schemas.openxmlformats.org/officeDocument/2006/relationships/image" Target="media/image4.png"/><Relationship Id="rId18" Type="http://schemas.openxmlformats.org/officeDocument/2006/relationships/footer" Target="footer4.xml"/><Relationship Id="rId3" Type="http://schemas.openxmlformats.org/officeDocument/2006/relationships/styles" Target="styles.xml"/><Relationship Id="rId21" Type="http://schemas.openxmlformats.org/officeDocument/2006/relationships/footer" Target="footer7.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footer" Target="footer3.xml"/><Relationship Id="rId25"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microsoft.com/office/2011/relationships/people" Target="people.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footer" Target="footer5.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5.png"/><Relationship Id="rId22" Type="http://schemas.openxmlformats.org/officeDocument/2006/relationships/footer" Target="footer8.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er3.xml.rels><?xml version="1.0" encoding="UTF-8" standalone="yes"?>
<Relationships xmlns="http://schemas.openxmlformats.org/package/2006/relationships"><Relationship Id="rId1" Type="http://schemas.openxmlformats.org/officeDocument/2006/relationships/image" Target="media/image2.png"/></Relationships>
</file>

<file path=word/_rels/footer4.xml.rels><?xml version="1.0" encoding="UTF-8" standalone="yes"?>
<Relationships xmlns="http://schemas.openxmlformats.org/package/2006/relationships"><Relationship Id="rId1" Type="http://schemas.openxmlformats.org/officeDocument/2006/relationships/image" Target="media/image2.png"/></Relationships>
</file>

<file path=word/_rels/footer5.xml.rels><?xml version="1.0" encoding="UTF-8" standalone="yes"?>
<Relationships xmlns="http://schemas.openxmlformats.org/package/2006/relationships"><Relationship Id="rId1" Type="http://schemas.openxmlformats.org/officeDocument/2006/relationships/image" Target="media/image2.png"/></Relationships>
</file>

<file path=word/_rels/footer6.xml.rels><?xml version="1.0" encoding="UTF-8" standalone="yes"?>
<Relationships xmlns="http://schemas.openxmlformats.org/package/2006/relationships"><Relationship Id="rId1" Type="http://schemas.openxmlformats.org/officeDocument/2006/relationships/image" Target="media/image2.png"/></Relationships>
</file>

<file path=word/_rels/footer7.xml.rels><?xml version="1.0" encoding="UTF-8" standalone="yes"?>
<Relationships xmlns="http://schemas.openxmlformats.org/package/2006/relationships"><Relationship Id="rId1" Type="http://schemas.openxmlformats.org/officeDocument/2006/relationships/image" Target="media/image2.png"/></Relationships>
</file>

<file path=word/_rels/footer8.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21E2B33-283F-48E4-8B37-BF2804C6E7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1863</TotalTime>
  <Pages>91</Pages>
  <Words>22279</Words>
  <Characters>126993</Characters>
  <Application>Microsoft Office Word</Application>
  <DocSecurity>0</DocSecurity>
  <Lines>1058</Lines>
  <Paragraphs>297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148975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Quinn</dc:creator>
  <cp:keywords/>
  <dc:description/>
  <cp:lastModifiedBy>Jason Froelich</cp:lastModifiedBy>
  <cp:revision>3</cp:revision>
  <cp:lastPrinted>2025-09-15T08:23:00Z</cp:lastPrinted>
  <dcterms:created xsi:type="dcterms:W3CDTF">2025-09-14T01:26:00Z</dcterms:created>
  <dcterms:modified xsi:type="dcterms:W3CDTF">2025-09-15T08:24:00Z</dcterms:modified>
</cp:coreProperties>
</file>